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182433" w14:textId="3794CD28" w:rsidR="00DD3BCA" w:rsidRDefault="00700FF2" w:rsidP="00C173EF">
      <w:pPr>
        <w:rPr>
          <w:rFonts w:cstheme="majorHAnsi"/>
          <w:color w:val="489D43"/>
        </w:rPr>
      </w:pPr>
      <w:r>
        <w:rPr>
          <w:rFonts w:asciiTheme="majorHAnsi" w:hAnsiTheme="majorHAnsi" w:cstheme="majorHAnsi"/>
          <w:noProof/>
          <w:lang w:eastAsia="en-US"/>
        </w:rPr>
        <w:drawing>
          <wp:anchor distT="0" distB="0" distL="114300" distR="114300" simplePos="0" relativeHeight="251739136" behindDoc="0" locked="0" layoutInCell="1" allowOverlap="1" wp14:anchorId="592F79C9" wp14:editId="652CFC53">
            <wp:simplePos x="0" y="0"/>
            <wp:positionH relativeFrom="margin">
              <wp:align>center</wp:align>
            </wp:positionH>
            <wp:positionV relativeFrom="margin">
              <wp:align>top</wp:align>
            </wp:positionV>
            <wp:extent cx="2197100" cy="1371600"/>
            <wp:effectExtent l="0" t="0" r="12700" b="0"/>
            <wp:wrapSquare wrapText="bothSides"/>
            <wp:docPr id="14" name="Picture 3" descr="Macintosh HD:Users:dcherry:Dropbox:o (1):DAVIS:Communications:Branding_Graphics_Logos:new_logos:index_lore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cherry:Dropbox:o (1):DAVIS:Communications:Branding_Graphics_Logos:new_logos:index_lores cop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97C09" w14:textId="77777777" w:rsidR="0065704F" w:rsidRDefault="0065704F" w:rsidP="00C173EF">
      <w:pPr>
        <w:rPr>
          <w:rFonts w:cstheme="majorHAnsi"/>
          <w:color w:val="489D43"/>
        </w:rPr>
      </w:pPr>
    </w:p>
    <w:p w14:paraId="7EC816A5" w14:textId="77777777" w:rsidR="0065704F" w:rsidRDefault="0065704F" w:rsidP="00C173EF">
      <w:pPr>
        <w:rPr>
          <w:rFonts w:cstheme="majorHAnsi"/>
          <w:color w:val="489D43"/>
        </w:rPr>
      </w:pPr>
    </w:p>
    <w:p w14:paraId="5D19ACAE" w14:textId="77777777" w:rsidR="0065704F" w:rsidRDefault="0065704F" w:rsidP="00C173EF">
      <w:pPr>
        <w:rPr>
          <w:rFonts w:cstheme="majorHAnsi"/>
          <w:color w:val="489D43"/>
        </w:rPr>
      </w:pPr>
    </w:p>
    <w:p w14:paraId="3D02690D" w14:textId="77777777" w:rsidR="0065704F" w:rsidRDefault="0065704F" w:rsidP="00C173EF">
      <w:pPr>
        <w:rPr>
          <w:rFonts w:cstheme="majorHAnsi"/>
          <w:color w:val="489D43"/>
        </w:rPr>
      </w:pPr>
    </w:p>
    <w:p w14:paraId="2084E966" w14:textId="77777777" w:rsidR="0065704F" w:rsidRDefault="0065704F" w:rsidP="00C173EF">
      <w:pPr>
        <w:rPr>
          <w:rFonts w:cstheme="majorHAnsi"/>
          <w:color w:val="489D43"/>
        </w:rPr>
      </w:pPr>
    </w:p>
    <w:p w14:paraId="25FAA115" w14:textId="77777777" w:rsidR="0065704F" w:rsidRDefault="0065704F" w:rsidP="00C173EF">
      <w:pPr>
        <w:rPr>
          <w:rFonts w:cstheme="majorHAnsi"/>
          <w:color w:val="489D43"/>
        </w:rPr>
      </w:pPr>
    </w:p>
    <w:p w14:paraId="1B0270DB" w14:textId="77777777" w:rsidR="0065704F" w:rsidRDefault="0065704F" w:rsidP="00C173EF">
      <w:pPr>
        <w:rPr>
          <w:rFonts w:cstheme="majorHAnsi"/>
          <w:color w:val="489D43"/>
        </w:rPr>
      </w:pPr>
    </w:p>
    <w:p w14:paraId="47B04D50" w14:textId="77777777" w:rsidR="0065704F" w:rsidRDefault="0065704F" w:rsidP="00C173EF">
      <w:pPr>
        <w:rPr>
          <w:rFonts w:cstheme="majorHAnsi"/>
          <w:color w:val="489D43"/>
        </w:rPr>
      </w:pPr>
    </w:p>
    <w:p w14:paraId="5192C20A" w14:textId="77777777" w:rsidR="0065704F" w:rsidRDefault="0065704F" w:rsidP="00C173EF">
      <w:pPr>
        <w:rPr>
          <w:rFonts w:cstheme="majorHAnsi"/>
          <w:color w:val="489D43"/>
        </w:rPr>
      </w:pPr>
    </w:p>
    <w:p w14:paraId="062ADA85" w14:textId="77777777" w:rsidR="0065704F" w:rsidRDefault="0065704F" w:rsidP="00C173EF">
      <w:pPr>
        <w:rPr>
          <w:rFonts w:cstheme="majorHAnsi"/>
          <w:color w:val="489D43"/>
        </w:rPr>
      </w:pPr>
    </w:p>
    <w:p w14:paraId="73ACA593" w14:textId="77777777" w:rsidR="0065704F" w:rsidRPr="006C5085" w:rsidRDefault="0065704F" w:rsidP="00C173EF">
      <w:pPr>
        <w:rPr>
          <w:rFonts w:cstheme="majorHAnsi"/>
          <w:color w:val="489D43"/>
        </w:rPr>
      </w:pPr>
    </w:p>
    <w:p w14:paraId="2C316F00" w14:textId="59CAC0E1" w:rsidR="00BB61CE" w:rsidRPr="00C173EF" w:rsidRDefault="002E2E2D" w:rsidP="00BB61CE">
      <w:pPr>
        <w:spacing w:line="276" w:lineRule="auto"/>
        <w:ind w:left="-630"/>
        <w:jc w:val="center"/>
        <w:rPr>
          <w:rFonts w:cstheme="majorHAnsi"/>
          <w:b/>
          <w:sz w:val="44"/>
          <w:szCs w:val="44"/>
          <w:rPrChange w:id="0" w:author="Jamie Carson" w:date="2012-08-20T13:03:00Z">
            <w:rPr>
              <w:rFonts w:cstheme="majorHAnsi"/>
              <w:sz w:val="44"/>
              <w:szCs w:val="44"/>
            </w:rPr>
          </w:rPrChange>
        </w:rPr>
      </w:pPr>
      <w:r w:rsidRPr="00C173EF">
        <w:rPr>
          <w:rFonts w:cstheme="majorHAnsi"/>
          <w:b/>
          <w:sz w:val="44"/>
          <w:szCs w:val="44"/>
          <w:rPrChange w:id="1" w:author="Jamie Carson" w:date="2012-08-20T13:03:00Z">
            <w:rPr>
              <w:rFonts w:cstheme="majorHAnsi"/>
              <w:sz w:val="44"/>
              <w:szCs w:val="44"/>
            </w:rPr>
          </w:rPrChange>
        </w:rPr>
        <w:t xml:space="preserve">2012 </w:t>
      </w:r>
      <w:ins w:id="2" w:author="Jamie Carson" w:date="2012-08-20T13:00:00Z">
        <w:r w:rsidR="00C173EF" w:rsidRPr="00C173EF">
          <w:rPr>
            <w:rFonts w:cstheme="majorHAnsi"/>
            <w:b/>
            <w:sz w:val="44"/>
            <w:szCs w:val="44"/>
            <w:rPrChange w:id="3" w:author="Jamie Carson" w:date="2012-08-20T13:03:00Z">
              <w:rPr>
                <w:rFonts w:cstheme="majorHAnsi"/>
                <w:sz w:val="44"/>
                <w:szCs w:val="44"/>
              </w:rPr>
            </w:rPrChange>
          </w:rPr>
          <w:t>C</w:t>
        </w:r>
      </w:ins>
      <w:del w:id="4" w:author="Jamie Carson" w:date="2012-08-20T13:00:00Z">
        <w:r w:rsidRPr="00C173EF" w:rsidDel="00C173EF">
          <w:rPr>
            <w:rFonts w:cstheme="majorHAnsi"/>
            <w:b/>
            <w:sz w:val="44"/>
            <w:szCs w:val="44"/>
            <w:rPrChange w:id="5" w:author="Jamie Carson" w:date="2012-08-20T13:03:00Z">
              <w:rPr>
                <w:rFonts w:cstheme="majorHAnsi"/>
                <w:sz w:val="44"/>
                <w:szCs w:val="44"/>
              </w:rPr>
            </w:rPrChange>
          </w:rPr>
          <w:delText>c</w:delText>
        </w:r>
      </w:del>
      <w:r w:rsidRPr="00C173EF">
        <w:rPr>
          <w:rFonts w:cstheme="majorHAnsi"/>
          <w:b/>
          <w:sz w:val="44"/>
          <w:szCs w:val="44"/>
          <w:rPrChange w:id="6" w:author="Jamie Carson" w:date="2012-08-20T13:03:00Z">
            <w:rPr>
              <w:rFonts w:cstheme="majorHAnsi"/>
              <w:sz w:val="44"/>
              <w:szCs w:val="44"/>
            </w:rPr>
          </w:rPrChange>
        </w:rPr>
        <w:t xml:space="preserve">onsultation </w:t>
      </w:r>
      <w:ins w:id="7" w:author="Jamie Carson" w:date="2012-08-20T13:03:00Z">
        <w:r w:rsidR="00C173EF" w:rsidRPr="00C173EF">
          <w:rPr>
            <w:rFonts w:cstheme="majorHAnsi"/>
            <w:b/>
            <w:sz w:val="44"/>
            <w:szCs w:val="44"/>
            <w:rPrChange w:id="8" w:author="Jamie Carson" w:date="2012-08-20T13:03:00Z">
              <w:rPr>
                <w:rFonts w:cstheme="majorHAnsi"/>
                <w:sz w:val="44"/>
                <w:szCs w:val="44"/>
              </w:rPr>
            </w:rPrChange>
          </w:rPr>
          <w:t>P</w:t>
        </w:r>
      </w:ins>
      <w:del w:id="9" w:author="Jamie Carson" w:date="2012-08-20T13:03:00Z">
        <w:r w:rsidRPr="00C173EF" w:rsidDel="00C173EF">
          <w:rPr>
            <w:rFonts w:cstheme="majorHAnsi"/>
            <w:b/>
            <w:sz w:val="44"/>
            <w:szCs w:val="44"/>
            <w:rPrChange w:id="10" w:author="Jamie Carson" w:date="2012-08-20T13:03:00Z">
              <w:rPr>
                <w:rFonts w:cstheme="majorHAnsi"/>
                <w:sz w:val="44"/>
                <w:szCs w:val="44"/>
              </w:rPr>
            </w:rPrChange>
          </w:rPr>
          <w:delText>p</w:delText>
        </w:r>
      </w:del>
      <w:r w:rsidRPr="00C173EF">
        <w:rPr>
          <w:rFonts w:cstheme="majorHAnsi"/>
          <w:b/>
          <w:sz w:val="44"/>
          <w:szCs w:val="44"/>
          <w:rPrChange w:id="11" w:author="Jamie Carson" w:date="2012-08-20T13:03:00Z">
            <w:rPr>
              <w:rFonts w:cstheme="majorHAnsi"/>
              <w:sz w:val="44"/>
              <w:szCs w:val="44"/>
            </w:rPr>
          </w:rPrChange>
        </w:rPr>
        <w:t>rocess</w:t>
      </w:r>
      <w:r w:rsidR="00DC2511" w:rsidRPr="00C173EF">
        <w:rPr>
          <w:rFonts w:cstheme="majorHAnsi"/>
          <w:b/>
          <w:sz w:val="44"/>
          <w:szCs w:val="44"/>
          <w:rPrChange w:id="12" w:author="Jamie Carson" w:date="2012-08-20T13:03:00Z">
            <w:rPr>
              <w:rFonts w:cstheme="majorHAnsi"/>
              <w:sz w:val="44"/>
              <w:szCs w:val="44"/>
            </w:rPr>
          </w:rPrChange>
        </w:rPr>
        <w:t>:</w:t>
      </w:r>
    </w:p>
    <w:p w14:paraId="0CAD68A6" w14:textId="5BC6996F" w:rsidR="00DC2511" w:rsidRPr="00C173EF" w:rsidRDefault="00DC2511" w:rsidP="00BB61CE">
      <w:pPr>
        <w:spacing w:line="276" w:lineRule="auto"/>
        <w:ind w:left="-630"/>
        <w:jc w:val="center"/>
        <w:rPr>
          <w:rFonts w:cstheme="majorHAnsi"/>
          <w:sz w:val="36"/>
          <w:szCs w:val="36"/>
          <w:rPrChange w:id="13" w:author="Jamie Carson" w:date="2012-08-20T13:03:00Z">
            <w:rPr>
              <w:rFonts w:cstheme="majorHAnsi"/>
              <w:sz w:val="44"/>
              <w:szCs w:val="44"/>
            </w:rPr>
          </w:rPrChange>
        </w:rPr>
      </w:pPr>
      <w:r w:rsidRPr="00C173EF">
        <w:rPr>
          <w:rFonts w:cstheme="majorHAnsi"/>
          <w:sz w:val="36"/>
          <w:szCs w:val="36"/>
          <w:rPrChange w:id="14" w:author="Jamie Carson" w:date="2012-08-20T13:03:00Z">
            <w:rPr>
              <w:rFonts w:cstheme="majorHAnsi"/>
              <w:sz w:val="44"/>
              <w:szCs w:val="44"/>
            </w:rPr>
          </w:rPrChange>
        </w:rPr>
        <w:t xml:space="preserve">Summary of </w:t>
      </w:r>
      <w:ins w:id="15" w:author="Jamie Carson" w:date="2012-08-20T13:03:00Z">
        <w:r w:rsidR="00C173EF" w:rsidRPr="00C173EF">
          <w:rPr>
            <w:rFonts w:cstheme="majorHAnsi"/>
            <w:sz w:val="36"/>
            <w:szCs w:val="36"/>
            <w:rPrChange w:id="16" w:author="Jamie Carson" w:date="2012-08-20T13:03:00Z">
              <w:rPr>
                <w:rFonts w:cstheme="majorHAnsi"/>
                <w:sz w:val="44"/>
                <w:szCs w:val="44"/>
              </w:rPr>
            </w:rPrChange>
          </w:rPr>
          <w:t>C</w:t>
        </w:r>
      </w:ins>
      <w:del w:id="17" w:author="Jamie Carson" w:date="2012-08-20T13:03:00Z">
        <w:r w:rsidRPr="00C173EF" w:rsidDel="00C173EF">
          <w:rPr>
            <w:rFonts w:cstheme="majorHAnsi"/>
            <w:sz w:val="36"/>
            <w:szCs w:val="36"/>
            <w:rPrChange w:id="18" w:author="Jamie Carson" w:date="2012-08-20T13:03:00Z">
              <w:rPr>
                <w:rFonts w:cstheme="majorHAnsi"/>
                <w:sz w:val="44"/>
                <w:szCs w:val="44"/>
              </w:rPr>
            </w:rPrChange>
          </w:rPr>
          <w:delText>c</w:delText>
        </w:r>
      </w:del>
      <w:r w:rsidRPr="00C173EF">
        <w:rPr>
          <w:rFonts w:cstheme="majorHAnsi"/>
          <w:sz w:val="36"/>
          <w:szCs w:val="36"/>
          <w:rPrChange w:id="19" w:author="Jamie Carson" w:date="2012-08-20T13:03:00Z">
            <w:rPr>
              <w:rFonts w:cstheme="majorHAnsi"/>
              <w:sz w:val="44"/>
              <w:szCs w:val="44"/>
            </w:rPr>
          </w:rPrChange>
        </w:rPr>
        <w:t>hanges and Feedback</w:t>
      </w:r>
    </w:p>
    <w:p w14:paraId="38E66925" w14:textId="5010BF20" w:rsidR="00F34E4D" w:rsidRPr="002E2E2D" w:rsidRDefault="00700FF2" w:rsidP="002E2E2D">
      <w:pPr>
        <w:spacing w:line="276" w:lineRule="auto"/>
        <w:ind w:left="-630"/>
        <w:jc w:val="center"/>
        <w:rPr>
          <w:rFonts w:cstheme="majorHAnsi"/>
          <w:i/>
          <w:iCs/>
          <w:sz w:val="44"/>
          <w:szCs w:val="44"/>
        </w:rPr>
      </w:pPr>
      <w:r>
        <w:rPr>
          <w:rFonts w:asciiTheme="majorHAnsi" w:hAnsiTheme="majorHAnsi" w:cstheme="majorHAnsi"/>
          <w:i/>
          <w:iCs/>
          <w:noProof/>
          <w:color w:val="33521D"/>
          <w:sz w:val="34"/>
          <w:szCs w:val="34"/>
          <w:lang w:eastAsia="en-US"/>
        </w:rPr>
        <w:t xml:space="preserve"> </w:t>
      </w:r>
    </w:p>
    <w:p w14:paraId="7A5C8C13" w14:textId="50413C04" w:rsidR="00F34E4D" w:rsidRDefault="00584CCD" w:rsidP="00E34F0C">
      <w:pPr>
        <w:ind w:left="-630"/>
        <w:jc w:val="center"/>
        <w:rPr>
          <w:rFonts w:asciiTheme="majorHAnsi" w:hAnsiTheme="majorHAnsi" w:cstheme="majorHAnsi"/>
          <w:i/>
          <w:iCs/>
          <w:color w:val="33521D"/>
          <w:sz w:val="34"/>
          <w:szCs w:val="34"/>
        </w:rPr>
      </w:pPr>
      <w:r>
        <w:rPr>
          <w:rFonts w:asciiTheme="majorHAnsi" w:hAnsiTheme="majorHAnsi" w:cstheme="majorHAnsi"/>
          <w:i/>
          <w:iCs/>
          <w:noProof/>
          <w:color w:val="33521D"/>
          <w:sz w:val="34"/>
          <w:szCs w:val="34"/>
          <w:lang w:eastAsia="en-US"/>
        </w:rPr>
        <w:drawing>
          <wp:anchor distT="0" distB="0" distL="114300" distR="114300" simplePos="0" relativeHeight="251689983" behindDoc="0" locked="0" layoutInCell="1" allowOverlap="1" wp14:anchorId="517A7E11" wp14:editId="5E9F5145">
            <wp:simplePos x="0" y="0"/>
            <wp:positionH relativeFrom="margin">
              <wp:posOffset>685800</wp:posOffset>
            </wp:positionH>
            <wp:positionV relativeFrom="paragraph">
              <wp:posOffset>42545</wp:posOffset>
            </wp:positionV>
            <wp:extent cx="3946525" cy="3424555"/>
            <wp:effectExtent l="0" t="0" r="0" b="4445"/>
            <wp:wrapTight wrapText="bothSides">
              <wp:wrapPolygon edited="0">
                <wp:start x="0" y="0"/>
                <wp:lineTo x="0" y="21468"/>
                <wp:lineTo x="21409" y="21468"/>
                <wp:lineTo x="21409" y="0"/>
                <wp:lineTo x="0" y="0"/>
              </wp:wrapPolygon>
            </wp:wrapTight>
            <wp:docPr id="24" name="Picture 1" descr="Macintosh HD:Users:dcherry:Desktop:Screen shot 2012-08-09 at 2.1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cherry:Desktop:Screen shot 2012-08-09 at 2.12.39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10" r="2718"/>
                    <a:stretch/>
                  </pic:blipFill>
                  <pic:spPr bwMode="auto">
                    <a:xfrm>
                      <a:off x="0" y="0"/>
                      <a:ext cx="3946525" cy="3424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6BAB9" w14:textId="4AD88D04" w:rsidR="00F34E4D" w:rsidRDefault="00F34E4D" w:rsidP="00E34F0C">
      <w:pPr>
        <w:ind w:left="-630"/>
        <w:jc w:val="center"/>
        <w:rPr>
          <w:rFonts w:asciiTheme="majorHAnsi" w:hAnsiTheme="majorHAnsi" w:cstheme="majorHAnsi"/>
          <w:i/>
          <w:iCs/>
          <w:color w:val="33521D"/>
          <w:sz w:val="34"/>
          <w:szCs w:val="34"/>
        </w:rPr>
      </w:pPr>
    </w:p>
    <w:p w14:paraId="24E634EF" w14:textId="4F5206B7" w:rsidR="00F34E4D" w:rsidRDefault="00F34E4D" w:rsidP="00E34F0C">
      <w:pPr>
        <w:ind w:left="-630"/>
        <w:jc w:val="center"/>
        <w:rPr>
          <w:rFonts w:asciiTheme="majorHAnsi" w:hAnsiTheme="majorHAnsi" w:cstheme="majorHAnsi"/>
          <w:i/>
          <w:iCs/>
          <w:color w:val="33521D"/>
          <w:sz w:val="34"/>
          <w:szCs w:val="34"/>
        </w:rPr>
      </w:pPr>
    </w:p>
    <w:p w14:paraId="2E89739E" w14:textId="4536B196" w:rsidR="00F34E4D" w:rsidRPr="008E606C" w:rsidRDefault="00A93402" w:rsidP="00E34F0C">
      <w:pPr>
        <w:ind w:left="-630"/>
        <w:jc w:val="center"/>
        <w:rPr>
          <w:rFonts w:asciiTheme="majorHAnsi" w:hAnsiTheme="majorHAnsi" w:cstheme="majorHAnsi"/>
        </w:rPr>
      </w:pPr>
      <w:r>
        <w:rPr>
          <w:rStyle w:val="CommentReference"/>
        </w:rPr>
        <w:commentReference w:id="20"/>
      </w:r>
    </w:p>
    <w:p w14:paraId="6A25301D" w14:textId="3C9F1FE4" w:rsidR="00F34E4D" w:rsidRDefault="007D6E82" w:rsidP="000E47AC">
      <w:pPr>
        <w:jc w:val="center"/>
        <w:rPr>
          <w:rFonts w:asciiTheme="majorHAnsi" w:hAnsiTheme="majorHAnsi" w:cstheme="majorHAnsi"/>
          <w:sz w:val="32"/>
          <w:szCs w:val="32"/>
        </w:rPr>
      </w:pPr>
      <w:r>
        <w:rPr>
          <w:rFonts w:asciiTheme="majorHAnsi" w:hAnsiTheme="majorHAnsi" w:cstheme="majorHAnsi"/>
          <w:i/>
          <w:iCs/>
          <w:noProof/>
          <w:color w:val="33521D"/>
          <w:sz w:val="34"/>
          <w:szCs w:val="34"/>
          <w:lang w:eastAsia="en-US"/>
        </w:rPr>
        <w:drawing>
          <wp:anchor distT="0" distB="0" distL="114300" distR="114300" simplePos="0" relativeHeight="251738112" behindDoc="0" locked="0" layoutInCell="1" allowOverlap="1" wp14:anchorId="686B34CC" wp14:editId="3F974977">
            <wp:simplePos x="0" y="0"/>
            <wp:positionH relativeFrom="margin">
              <wp:posOffset>1828800</wp:posOffset>
            </wp:positionH>
            <wp:positionV relativeFrom="paragraph">
              <wp:posOffset>219710</wp:posOffset>
            </wp:positionV>
            <wp:extent cx="1828800" cy="1219200"/>
            <wp:effectExtent l="0" t="0" r="0" b="0"/>
            <wp:wrapTight wrapText="bothSides">
              <wp:wrapPolygon edited="0">
                <wp:start x="300" y="0"/>
                <wp:lineTo x="0" y="1350"/>
                <wp:lineTo x="0" y="20700"/>
                <wp:lineTo x="300" y="21150"/>
                <wp:lineTo x="21000" y="21150"/>
                <wp:lineTo x="21300" y="20700"/>
                <wp:lineTo x="21300" y="1350"/>
                <wp:lineTo x="21000" y="0"/>
                <wp:lineTo x="300" y="0"/>
              </wp:wrapPolygon>
            </wp:wrapTight>
            <wp:docPr id="35" name="Picture 2" descr="Macintosh HD:Users:dcherry:Dropbox:o (1):DAVIS:Pictures:Pictures:People:Vulnerable_People:Pad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dcherry:Dropbox:o (1):DAVIS:Pictures:Pictures:People:Vulnerable_People:Paddling.jpg"/>
                    <pic:cNvPicPr>
                      <a:picLocks noChangeAspect="1" noChangeArrowheads="1"/>
                    </pic:cNvPicPr>
                  </pic:nvPicPr>
                  <pic:blipFill>
                    <a:blip r:embed="rId12">
                      <a:alphaModFix amt="800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FB3BFD3" w14:textId="72828C6A" w:rsidR="00F34E4D" w:rsidRDefault="00F34E4D" w:rsidP="000E47AC">
      <w:pPr>
        <w:jc w:val="center"/>
        <w:rPr>
          <w:rFonts w:asciiTheme="majorHAnsi" w:hAnsiTheme="majorHAnsi" w:cstheme="majorHAnsi"/>
          <w:sz w:val="32"/>
          <w:szCs w:val="32"/>
        </w:rPr>
      </w:pPr>
    </w:p>
    <w:p w14:paraId="1DD2BBB9" w14:textId="0891E3C3" w:rsidR="00F34E4D" w:rsidRDefault="00F34E4D" w:rsidP="000E47AC">
      <w:pPr>
        <w:jc w:val="center"/>
        <w:rPr>
          <w:rFonts w:asciiTheme="majorHAnsi" w:hAnsiTheme="majorHAnsi" w:cstheme="majorHAnsi"/>
          <w:sz w:val="32"/>
          <w:szCs w:val="32"/>
        </w:rPr>
      </w:pPr>
    </w:p>
    <w:p w14:paraId="38787948" w14:textId="3C735E93" w:rsidR="00F34E4D" w:rsidRDefault="00F34E4D" w:rsidP="000E47AC">
      <w:pPr>
        <w:jc w:val="center"/>
        <w:rPr>
          <w:rFonts w:asciiTheme="majorHAnsi" w:hAnsiTheme="majorHAnsi" w:cstheme="majorHAnsi"/>
          <w:sz w:val="32"/>
          <w:szCs w:val="32"/>
        </w:rPr>
      </w:pPr>
    </w:p>
    <w:p w14:paraId="00D1872B" w14:textId="74AD6F98" w:rsidR="00F34E4D" w:rsidRDefault="00F34E4D" w:rsidP="000E47AC">
      <w:pPr>
        <w:jc w:val="center"/>
        <w:rPr>
          <w:rFonts w:asciiTheme="majorHAnsi" w:hAnsiTheme="majorHAnsi" w:cstheme="majorHAnsi"/>
          <w:sz w:val="32"/>
          <w:szCs w:val="32"/>
        </w:rPr>
      </w:pPr>
    </w:p>
    <w:p w14:paraId="013B1F18" w14:textId="3A4D21ED" w:rsidR="00F34E4D" w:rsidRDefault="00F34E4D" w:rsidP="000E47AC">
      <w:pPr>
        <w:jc w:val="center"/>
        <w:rPr>
          <w:rFonts w:asciiTheme="majorHAnsi" w:hAnsiTheme="majorHAnsi" w:cstheme="majorHAnsi"/>
          <w:sz w:val="32"/>
          <w:szCs w:val="32"/>
        </w:rPr>
      </w:pPr>
    </w:p>
    <w:p w14:paraId="54247E1C" w14:textId="535B2861" w:rsidR="008721CC" w:rsidRDefault="008721CC" w:rsidP="00F34E4D">
      <w:pPr>
        <w:rPr>
          <w:rFonts w:asciiTheme="majorHAnsi" w:hAnsiTheme="majorHAnsi" w:cstheme="majorHAnsi"/>
          <w:sz w:val="32"/>
          <w:szCs w:val="32"/>
        </w:rPr>
      </w:pPr>
    </w:p>
    <w:p w14:paraId="2A13BF19" w14:textId="77777777" w:rsidR="000F338A" w:rsidRDefault="000F338A" w:rsidP="00F34E4D">
      <w:pPr>
        <w:rPr>
          <w:rFonts w:cstheme="majorHAnsi"/>
          <w:sz w:val="32"/>
          <w:szCs w:val="32"/>
        </w:rPr>
      </w:pPr>
    </w:p>
    <w:p w14:paraId="5296FDDE" w14:textId="77777777" w:rsidR="000F338A" w:rsidRDefault="000F338A" w:rsidP="00F34E4D">
      <w:pPr>
        <w:rPr>
          <w:rFonts w:cstheme="majorHAnsi"/>
          <w:sz w:val="32"/>
          <w:szCs w:val="32"/>
        </w:rPr>
      </w:pPr>
    </w:p>
    <w:p w14:paraId="55DA941E" w14:textId="77777777" w:rsidR="002E2E2D" w:rsidRDefault="002E2E2D" w:rsidP="00F34E4D">
      <w:pPr>
        <w:rPr>
          <w:rFonts w:cstheme="majorHAnsi"/>
          <w:sz w:val="32"/>
          <w:szCs w:val="32"/>
        </w:rPr>
      </w:pPr>
    </w:p>
    <w:p w14:paraId="63BC3CB1" w14:textId="77777777" w:rsidR="0065704F" w:rsidRDefault="0065704F" w:rsidP="00F34E4D">
      <w:pPr>
        <w:rPr>
          <w:rFonts w:cstheme="majorHAnsi"/>
          <w:sz w:val="32"/>
          <w:szCs w:val="32"/>
        </w:rPr>
      </w:pPr>
    </w:p>
    <w:p w14:paraId="4771332F" w14:textId="77777777" w:rsidR="0065704F" w:rsidRDefault="0065704F" w:rsidP="00F34E4D">
      <w:pPr>
        <w:rPr>
          <w:rFonts w:cstheme="majorHAnsi"/>
          <w:sz w:val="32"/>
          <w:szCs w:val="32"/>
        </w:rPr>
      </w:pPr>
    </w:p>
    <w:p w14:paraId="27988DCB" w14:textId="7FE056B7" w:rsidR="00700FF2" w:rsidRPr="00C173EF" w:rsidRDefault="00F34E4D" w:rsidP="00F34E4D">
      <w:pPr>
        <w:rPr>
          <w:rFonts w:cstheme="majorHAnsi"/>
          <w:sz w:val="28"/>
          <w:szCs w:val="28"/>
          <w:rPrChange w:id="21" w:author="Jamie Carson" w:date="2012-08-20T13:04:00Z">
            <w:rPr>
              <w:rFonts w:cstheme="majorHAnsi"/>
              <w:sz w:val="32"/>
              <w:szCs w:val="32"/>
            </w:rPr>
          </w:rPrChange>
        </w:rPr>
      </w:pPr>
      <w:r w:rsidRPr="00C173EF">
        <w:rPr>
          <w:rFonts w:cstheme="majorHAnsi"/>
          <w:sz w:val="28"/>
          <w:szCs w:val="28"/>
          <w:rPrChange w:id="22" w:author="Jamie Carson" w:date="2012-08-20T13:04:00Z">
            <w:rPr>
              <w:rFonts w:cstheme="majorHAnsi"/>
              <w:sz w:val="32"/>
              <w:szCs w:val="32"/>
            </w:rPr>
          </w:rPrChange>
        </w:rPr>
        <w:t xml:space="preserve">Building </w:t>
      </w:r>
      <w:ins w:id="23" w:author="Jamie Carson" w:date="2012-08-20T13:03:00Z">
        <w:r w:rsidR="00C173EF" w:rsidRPr="00C173EF">
          <w:rPr>
            <w:rFonts w:cstheme="majorHAnsi"/>
            <w:sz w:val="28"/>
            <w:szCs w:val="28"/>
            <w:rPrChange w:id="24" w:author="Jamie Carson" w:date="2012-08-20T13:04:00Z">
              <w:rPr>
                <w:rFonts w:cstheme="majorHAnsi"/>
                <w:sz w:val="32"/>
                <w:szCs w:val="32"/>
              </w:rPr>
            </w:rPrChange>
          </w:rPr>
          <w:t>R</w:t>
        </w:r>
      </w:ins>
      <w:del w:id="25" w:author="Jamie Carson" w:date="2012-08-20T13:03:00Z">
        <w:r w:rsidRPr="00C173EF" w:rsidDel="00C173EF">
          <w:rPr>
            <w:rFonts w:cstheme="majorHAnsi"/>
            <w:sz w:val="28"/>
            <w:szCs w:val="28"/>
            <w:rPrChange w:id="26" w:author="Jamie Carson" w:date="2012-08-20T13:04:00Z">
              <w:rPr>
                <w:rFonts w:cstheme="majorHAnsi"/>
                <w:sz w:val="32"/>
                <w:szCs w:val="32"/>
              </w:rPr>
            </w:rPrChange>
          </w:rPr>
          <w:delText>r</w:delText>
        </w:r>
      </w:del>
      <w:r w:rsidRPr="00C173EF">
        <w:rPr>
          <w:rFonts w:cstheme="majorHAnsi"/>
          <w:sz w:val="28"/>
          <w:szCs w:val="28"/>
          <w:rPrChange w:id="27" w:author="Jamie Carson" w:date="2012-08-20T13:04:00Z">
            <w:rPr>
              <w:rFonts w:cstheme="majorHAnsi"/>
              <w:sz w:val="32"/>
              <w:szCs w:val="32"/>
            </w:rPr>
          </w:rPrChange>
        </w:rPr>
        <w:t xml:space="preserve">esilience to </w:t>
      </w:r>
      <w:ins w:id="28" w:author="Jamie Carson" w:date="2012-08-20T13:03:00Z">
        <w:r w:rsidR="00C173EF" w:rsidRPr="00C173EF">
          <w:rPr>
            <w:rFonts w:cstheme="majorHAnsi"/>
            <w:sz w:val="28"/>
            <w:szCs w:val="28"/>
            <w:rPrChange w:id="29" w:author="Jamie Carson" w:date="2012-08-20T13:04:00Z">
              <w:rPr>
                <w:rFonts w:cstheme="majorHAnsi"/>
                <w:sz w:val="32"/>
                <w:szCs w:val="32"/>
              </w:rPr>
            </w:rPrChange>
          </w:rPr>
          <w:t>C</w:t>
        </w:r>
      </w:ins>
      <w:del w:id="30" w:author="Jamie Carson" w:date="2012-08-20T13:03:00Z">
        <w:r w:rsidRPr="00C173EF" w:rsidDel="00C173EF">
          <w:rPr>
            <w:rFonts w:cstheme="majorHAnsi"/>
            <w:sz w:val="28"/>
            <w:szCs w:val="28"/>
            <w:rPrChange w:id="31" w:author="Jamie Carson" w:date="2012-08-20T13:04:00Z">
              <w:rPr>
                <w:rFonts w:cstheme="majorHAnsi"/>
                <w:sz w:val="32"/>
                <w:szCs w:val="32"/>
              </w:rPr>
            </w:rPrChange>
          </w:rPr>
          <w:delText>c</w:delText>
        </w:r>
      </w:del>
      <w:r w:rsidRPr="00C173EF">
        <w:rPr>
          <w:rFonts w:cstheme="majorHAnsi"/>
          <w:sz w:val="28"/>
          <w:szCs w:val="28"/>
          <w:rPrChange w:id="32" w:author="Jamie Carson" w:date="2012-08-20T13:04:00Z">
            <w:rPr>
              <w:rFonts w:cstheme="majorHAnsi"/>
              <w:sz w:val="32"/>
              <w:szCs w:val="32"/>
            </w:rPr>
          </w:rPrChange>
        </w:rPr>
        <w:t xml:space="preserve">limate </w:t>
      </w:r>
      <w:ins w:id="33" w:author="Jamie Carson" w:date="2012-08-20T13:03:00Z">
        <w:r w:rsidR="00C173EF" w:rsidRPr="00C173EF">
          <w:rPr>
            <w:rFonts w:cstheme="majorHAnsi"/>
            <w:sz w:val="28"/>
            <w:szCs w:val="28"/>
            <w:rPrChange w:id="34" w:author="Jamie Carson" w:date="2012-08-20T13:04:00Z">
              <w:rPr>
                <w:rFonts w:cstheme="majorHAnsi"/>
                <w:sz w:val="32"/>
                <w:szCs w:val="32"/>
              </w:rPr>
            </w:rPrChange>
          </w:rPr>
          <w:t>C</w:t>
        </w:r>
      </w:ins>
      <w:del w:id="35" w:author="Jamie Carson" w:date="2012-08-20T13:03:00Z">
        <w:r w:rsidRPr="00C173EF" w:rsidDel="00C173EF">
          <w:rPr>
            <w:rFonts w:cstheme="majorHAnsi"/>
            <w:sz w:val="28"/>
            <w:szCs w:val="28"/>
            <w:rPrChange w:id="36" w:author="Jamie Carson" w:date="2012-08-20T13:04:00Z">
              <w:rPr>
                <w:rFonts w:cstheme="majorHAnsi"/>
                <w:sz w:val="32"/>
                <w:szCs w:val="32"/>
              </w:rPr>
            </w:rPrChange>
          </w:rPr>
          <w:delText>c</w:delText>
        </w:r>
      </w:del>
      <w:r w:rsidRPr="00C173EF">
        <w:rPr>
          <w:rFonts w:cstheme="majorHAnsi"/>
          <w:sz w:val="28"/>
          <w:szCs w:val="28"/>
          <w:rPrChange w:id="37" w:author="Jamie Carson" w:date="2012-08-20T13:04:00Z">
            <w:rPr>
              <w:rFonts w:cstheme="majorHAnsi"/>
              <w:sz w:val="32"/>
              <w:szCs w:val="32"/>
            </w:rPr>
          </w:rPrChange>
        </w:rPr>
        <w:t xml:space="preserve">hange and </w:t>
      </w:r>
      <w:ins w:id="38" w:author="Jamie Carson" w:date="2012-08-20T13:03:00Z">
        <w:r w:rsidR="00C173EF" w:rsidRPr="00C173EF">
          <w:rPr>
            <w:rFonts w:cstheme="majorHAnsi"/>
            <w:sz w:val="28"/>
            <w:szCs w:val="28"/>
            <w:rPrChange w:id="39" w:author="Jamie Carson" w:date="2012-08-20T13:04:00Z">
              <w:rPr>
                <w:rFonts w:cstheme="majorHAnsi"/>
                <w:sz w:val="32"/>
                <w:szCs w:val="32"/>
              </w:rPr>
            </w:rPrChange>
          </w:rPr>
          <w:t>O</w:t>
        </w:r>
      </w:ins>
      <w:del w:id="40" w:author="Jamie Carson" w:date="2012-08-20T13:03:00Z">
        <w:r w:rsidRPr="00C173EF" w:rsidDel="00C173EF">
          <w:rPr>
            <w:rFonts w:cstheme="majorHAnsi"/>
            <w:sz w:val="28"/>
            <w:szCs w:val="28"/>
            <w:rPrChange w:id="41" w:author="Jamie Carson" w:date="2012-08-20T13:04:00Z">
              <w:rPr>
                <w:rFonts w:cstheme="majorHAnsi"/>
                <w:sz w:val="32"/>
                <w:szCs w:val="32"/>
              </w:rPr>
            </w:rPrChange>
          </w:rPr>
          <w:delText>o</w:delText>
        </w:r>
      </w:del>
      <w:r w:rsidRPr="00C173EF">
        <w:rPr>
          <w:rFonts w:cstheme="majorHAnsi"/>
          <w:sz w:val="28"/>
          <w:szCs w:val="28"/>
          <w:rPrChange w:id="42" w:author="Jamie Carson" w:date="2012-08-20T13:04:00Z">
            <w:rPr>
              <w:rFonts w:cstheme="majorHAnsi"/>
              <w:sz w:val="32"/>
              <w:szCs w:val="32"/>
            </w:rPr>
          </w:rPrChange>
        </w:rPr>
        <w:t xml:space="preserve">ther </w:t>
      </w:r>
      <w:ins w:id="43" w:author="Jamie Carson" w:date="2012-08-20T13:03:00Z">
        <w:r w:rsidR="00C173EF" w:rsidRPr="00C173EF">
          <w:rPr>
            <w:rFonts w:cstheme="majorHAnsi"/>
            <w:sz w:val="28"/>
            <w:szCs w:val="28"/>
            <w:rPrChange w:id="44" w:author="Jamie Carson" w:date="2012-08-20T13:04:00Z">
              <w:rPr>
                <w:rFonts w:cstheme="majorHAnsi"/>
                <w:sz w:val="32"/>
                <w:szCs w:val="32"/>
              </w:rPr>
            </w:rPrChange>
          </w:rPr>
          <w:t>G</w:t>
        </w:r>
      </w:ins>
      <w:del w:id="45" w:author="Jamie Carson" w:date="2012-08-20T13:03:00Z">
        <w:r w:rsidRPr="00C173EF" w:rsidDel="00C173EF">
          <w:rPr>
            <w:rFonts w:cstheme="majorHAnsi"/>
            <w:sz w:val="28"/>
            <w:szCs w:val="28"/>
            <w:rPrChange w:id="46" w:author="Jamie Carson" w:date="2012-08-20T13:04:00Z">
              <w:rPr>
                <w:rFonts w:cstheme="majorHAnsi"/>
                <w:sz w:val="32"/>
                <w:szCs w:val="32"/>
              </w:rPr>
            </w:rPrChange>
          </w:rPr>
          <w:delText>g</w:delText>
        </w:r>
      </w:del>
      <w:r w:rsidRPr="00C173EF">
        <w:rPr>
          <w:rFonts w:cstheme="majorHAnsi"/>
          <w:sz w:val="28"/>
          <w:szCs w:val="28"/>
          <w:rPrChange w:id="47" w:author="Jamie Carson" w:date="2012-08-20T13:04:00Z">
            <w:rPr>
              <w:rFonts w:cstheme="majorHAnsi"/>
              <w:sz w:val="32"/>
              <w:szCs w:val="32"/>
            </w:rPr>
          </w:rPrChange>
        </w:rPr>
        <w:t xml:space="preserve">lobal </w:t>
      </w:r>
      <w:ins w:id="48" w:author="Jamie Carson" w:date="2012-08-20T13:04:00Z">
        <w:r w:rsidR="00C173EF" w:rsidRPr="00C173EF">
          <w:rPr>
            <w:rFonts w:cstheme="majorHAnsi"/>
            <w:sz w:val="28"/>
            <w:szCs w:val="28"/>
            <w:rPrChange w:id="49" w:author="Jamie Carson" w:date="2012-08-20T13:04:00Z">
              <w:rPr>
                <w:rFonts w:cstheme="majorHAnsi"/>
                <w:sz w:val="32"/>
                <w:szCs w:val="32"/>
              </w:rPr>
            </w:rPrChange>
          </w:rPr>
          <w:t>Challenges</w:t>
        </w:r>
      </w:ins>
      <w:del w:id="50" w:author="Jamie Carson" w:date="2012-08-20T13:04:00Z">
        <w:r w:rsidRPr="00C173EF" w:rsidDel="00C173EF">
          <w:rPr>
            <w:rFonts w:cstheme="majorHAnsi"/>
            <w:sz w:val="28"/>
            <w:szCs w:val="28"/>
            <w:rPrChange w:id="51" w:author="Jamie Carson" w:date="2012-08-20T13:04:00Z">
              <w:rPr>
                <w:rFonts w:cstheme="majorHAnsi"/>
                <w:sz w:val="32"/>
                <w:szCs w:val="32"/>
              </w:rPr>
            </w:rPrChange>
          </w:rPr>
          <w:delText>forces</w:delText>
        </w:r>
      </w:del>
      <w:del w:id="52" w:author="Jamie Carson" w:date="2012-08-20T13:03:00Z">
        <w:r w:rsidR="00700FF2" w:rsidRPr="00C173EF" w:rsidDel="00C173EF">
          <w:rPr>
            <w:rFonts w:cstheme="majorHAnsi"/>
            <w:sz w:val="28"/>
            <w:szCs w:val="28"/>
            <w:rPrChange w:id="53" w:author="Jamie Carson" w:date="2012-08-20T13:04:00Z">
              <w:rPr>
                <w:rFonts w:cstheme="majorHAnsi"/>
                <w:sz w:val="32"/>
                <w:szCs w:val="32"/>
              </w:rPr>
            </w:rPrChange>
          </w:rPr>
          <w:delText>.</w:delText>
        </w:r>
      </w:del>
      <w:del w:id="54" w:author="Jamie Carson" w:date="2012-08-20T13:04:00Z">
        <w:r w:rsidR="00700FF2" w:rsidRPr="00C173EF" w:rsidDel="00C173EF">
          <w:rPr>
            <w:rFonts w:cstheme="majorHAnsi"/>
            <w:sz w:val="28"/>
            <w:szCs w:val="28"/>
            <w:rPrChange w:id="55" w:author="Jamie Carson" w:date="2012-08-20T13:04:00Z">
              <w:rPr>
                <w:rFonts w:cstheme="majorHAnsi"/>
                <w:sz w:val="32"/>
                <w:szCs w:val="32"/>
              </w:rPr>
            </w:rPrChange>
          </w:rPr>
          <w:delText xml:space="preserve"> </w:delText>
        </w:r>
      </w:del>
    </w:p>
    <w:p w14:paraId="4A75B1AA" w14:textId="18A8901A" w:rsidR="00700FF2" w:rsidRDefault="00700FF2" w:rsidP="00F34E4D">
      <w:pPr>
        <w:rPr>
          <w:rFonts w:cstheme="majorHAnsi"/>
          <w:sz w:val="32"/>
          <w:szCs w:val="32"/>
        </w:rPr>
      </w:pPr>
    </w:p>
    <w:p w14:paraId="0FED10FA" w14:textId="394B7367" w:rsidR="00700FF2" w:rsidRDefault="00700FF2" w:rsidP="000F338A">
      <w:pPr>
        <w:jc w:val="center"/>
        <w:rPr>
          <w:rFonts w:cstheme="majorHAnsi"/>
          <w:sz w:val="32"/>
          <w:szCs w:val="32"/>
        </w:rPr>
      </w:pPr>
    </w:p>
    <w:p w14:paraId="184F4ABA" w14:textId="77777777" w:rsidR="002E2E2D" w:rsidRDefault="002E2E2D" w:rsidP="000F338A">
      <w:pPr>
        <w:jc w:val="center"/>
        <w:rPr>
          <w:rFonts w:cstheme="majorHAnsi"/>
          <w:sz w:val="44"/>
          <w:szCs w:val="44"/>
        </w:rPr>
      </w:pPr>
    </w:p>
    <w:p w14:paraId="7F91BB3D" w14:textId="259ED050" w:rsidR="002E2E2D" w:rsidRDefault="002E2E2D">
      <w:pPr>
        <w:rPr>
          <w:rFonts w:cstheme="majorHAnsi"/>
          <w:sz w:val="32"/>
          <w:szCs w:val="32"/>
        </w:rPr>
      </w:pPr>
      <w:r>
        <w:rPr>
          <w:rFonts w:cstheme="majorHAnsi"/>
          <w:sz w:val="32"/>
          <w:szCs w:val="32"/>
        </w:rPr>
        <w:br w:type="page"/>
      </w:r>
    </w:p>
    <w:p w14:paraId="58AA4CC0" w14:textId="77777777" w:rsidR="00F34E4D" w:rsidRPr="00180722" w:rsidRDefault="00F34E4D" w:rsidP="00F34E4D">
      <w:pPr>
        <w:rPr>
          <w:rFonts w:cstheme="majorHAnsi"/>
          <w:sz w:val="32"/>
          <w:szCs w:val="32"/>
        </w:rPr>
      </w:pPr>
    </w:p>
    <w:sdt>
      <w:sdtPr>
        <w:rPr>
          <w:rFonts w:asciiTheme="minorHAnsi" w:eastAsiaTheme="minorEastAsia" w:hAnsiTheme="minorHAnsi" w:cstheme="minorBidi"/>
          <w:b/>
          <w:bCs/>
          <w:color w:val="auto"/>
          <w:sz w:val="24"/>
          <w:szCs w:val="24"/>
        </w:rPr>
        <w:id w:val="-1616980293"/>
        <w:docPartObj>
          <w:docPartGallery w:val="Table of Contents"/>
          <w:docPartUnique/>
        </w:docPartObj>
      </w:sdtPr>
      <w:sdtEndPr>
        <w:rPr>
          <w:rFonts w:ascii="Georgia" w:hAnsi="Georgia" w:cs="Arial"/>
          <w:b w:val="0"/>
          <w:bCs w:val="0"/>
          <w:noProof/>
          <w:color w:val="192C43"/>
          <w:sz w:val="22"/>
          <w:szCs w:val="22"/>
        </w:rPr>
      </w:sdtEndPr>
      <w:sdtContent>
        <w:p w14:paraId="1857A87A" w14:textId="77777777" w:rsidR="0074244C" w:rsidRPr="00C91AB5" w:rsidRDefault="0074244C" w:rsidP="0074244C">
          <w:pPr>
            <w:pStyle w:val="TOCHeading"/>
            <w:rPr>
              <w:color w:val="192C43"/>
            </w:rPr>
          </w:pPr>
          <w:r w:rsidRPr="00C91AB5">
            <w:rPr>
              <w:color w:val="192C43"/>
            </w:rPr>
            <w:t>Table of Contents</w:t>
          </w:r>
        </w:p>
        <w:p w14:paraId="70AB4439" w14:textId="77777777" w:rsidR="007D6E82" w:rsidRDefault="0074244C">
          <w:pPr>
            <w:pStyle w:val="TOC2"/>
            <w:tabs>
              <w:tab w:val="right" w:leader="dot" w:pos="8630"/>
            </w:tabs>
            <w:rPr>
              <w:ins w:id="56" w:author="Bruno Sanchez-Andrade Nuno" w:date="2012-08-20T15:06:00Z"/>
              <w:rFonts w:asciiTheme="minorHAnsi" w:hAnsiTheme="minorHAnsi" w:cstheme="minorBidi"/>
              <w:b w:val="0"/>
              <w:noProof/>
              <w:sz w:val="24"/>
              <w:szCs w:val="24"/>
            </w:rPr>
          </w:pPr>
          <w:r w:rsidRPr="00C91AB5">
            <w:rPr>
              <w:rFonts w:asciiTheme="majorHAnsi" w:hAnsiTheme="majorHAnsi" w:cstheme="majorHAnsi"/>
              <w:color w:val="192C43"/>
            </w:rPr>
            <w:fldChar w:fldCharType="begin"/>
          </w:r>
          <w:r w:rsidRPr="00C91AB5">
            <w:rPr>
              <w:rFonts w:asciiTheme="majorHAnsi" w:hAnsiTheme="majorHAnsi" w:cstheme="majorHAnsi"/>
              <w:color w:val="192C43"/>
            </w:rPr>
            <w:instrText xml:space="preserve"> TOC \o "1-3" \h \z \u </w:instrText>
          </w:r>
          <w:r w:rsidRPr="00C91AB5">
            <w:rPr>
              <w:rFonts w:asciiTheme="majorHAnsi" w:hAnsiTheme="majorHAnsi" w:cstheme="majorHAnsi"/>
              <w:color w:val="192C43"/>
            </w:rPr>
            <w:fldChar w:fldCharType="separate"/>
          </w:r>
          <w:ins w:id="57" w:author="Bruno Sanchez-Andrade Nuno" w:date="2012-08-20T15:06:00Z">
            <w:r w:rsidR="007D6E82">
              <w:rPr>
                <w:noProof/>
              </w:rPr>
              <w:t>GAIN Advisory Council</w:t>
            </w:r>
            <w:r w:rsidR="007D6E82">
              <w:rPr>
                <w:noProof/>
              </w:rPr>
              <w:tab/>
            </w:r>
            <w:r w:rsidR="007D6E82">
              <w:rPr>
                <w:noProof/>
              </w:rPr>
              <w:fldChar w:fldCharType="begin"/>
            </w:r>
            <w:r w:rsidR="007D6E82">
              <w:rPr>
                <w:noProof/>
              </w:rPr>
              <w:instrText xml:space="preserve"> PAGEREF _Toc207094494 \h </w:instrText>
            </w:r>
            <w:r w:rsidR="007D6E82">
              <w:rPr>
                <w:noProof/>
              </w:rPr>
            </w:r>
          </w:ins>
          <w:r w:rsidR="007D6E82">
            <w:rPr>
              <w:noProof/>
            </w:rPr>
            <w:fldChar w:fldCharType="separate"/>
          </w:r>
          <w:ins w:id="58" w:author="Bruno Sanchez-Andrade Nuno" w:date="2012-08-20T15:06:00Z">
            <w:r w:rsidR="007D6E82">
              <w:rPr>
                <w:noProof/>
              </w:rPr>
              <w:t>3</w:t>
            </w:r>
            <w:r w:rsidR="007D6E82">
              <w:rPr>
                <w:noProof/>
              </w:rPr>
              <w:fldChar w:fldCharType="end"/>
            </w:r>
          </w:ins>
        </w:p>
        <w:p w14:paraId="75653BAF" w14:textId="77777777" w:rsidR="007D6E82" w:rsidRDefault="007D6E82">
          <w:pPr>
            <w:pStyle w:val="TOC2"/>
            <w:tabs>
              <w:tab w:val="right" w:leader="dot" w:pos="8630"/>
            </w:tabs>
            <w:rPr>
              <w:ins w:id="59" w:author="Bruno Sanchez-Andrade Nuno" w:date="2012-08-20T15:06:00Z"/>
              <w:rFonts w:asciiTheme="minorHAnsi" w:hAnsiTheme="minorHAnsi" w:cstheme="minorBidi"/>
              <w:b w:val="0"/>
              <w:noProof/>
              <w:sz w:val="24"/>
              <w:szCs w:val="24"/>
            </w:rPr>
          </w:pPr>
          <w:ins w:id="60" w:author="Bruno Sanchez-Andrade Nuno" w:date="2012-08-20T15:06:00Z">
            <w:r>
              <w:rPr>
                <w:noProof/>
              </w:rPr>
              <w:t>GAIN Staff</w:t>
            </w:r>
            <w:r>
              <w:rPr>
                <w:noProof/>
              </w:rPr>
              <w:tab/>
            </w:r>
            <w:r>
              <w:rPr>
                <w:noProof/>
              </w:rPr>
              <w:fldChar w:fldCharType="begin"/>
            </w:r>
            <w:r>
              <w:rPr>
                <w:noProof/>
              </w:rPr>
              <w:instrText xml:space="preserve"> PAGEREF _Toc207094495 \h </w:instrText>
            </w:r>
            <w:r>
              <w:rPr>
                <w:noProof/>
              </w:rPr>
            </w:r>
          </w:ins>
          <w:r>
            <w:rPr>
              <w:noProof/>
            </w:rPr>
            <w:fldChar w:fldCharType="separate"/>
          </w:r>
          <w:ins w:id="61" w:author="Bruno Sanchez-Andrade Nuno" w:date="2012-08-20T15:06:00Z">
            <w:r>
              <w:rPr>
                <w:noProof/>
              </w:rPr>
              <w:t>3</w:t>
            </w:r>
            <w:r>
              <w:rPr>
                <w:noProof/>
              </w:rPr>
              <w:fldChar w:fldCharType="end"/>
            </w:r>
          </w:ins>
        </w:p>
        <w:p w14:paraId="47AFA7E1" w14:textId="77777777" w:rsidR="007D6E82" w:rsidRDefault="007D6E82">
          <w:pPr>
            <w:pStyle w:val="TOC2"/>
            <w:tabs>
              <w:tab w:val="right" w:leader="dot" w:pos="8630"/>
            </w:tabs>
            <w:rPr>
              <w:ins w:id="62" w:author="Bruno Sanchez-Andrade Nuno" w:date="2012-08-20T15:06:00Z"/>
              <w:rFonts w:asciiTheme="minorHAnsi" w:hAnsiTheme="minorHAnsi" w:cstheme="minorBidi"/>
              <w:b w:val="0"/>
              <w:noProof/>
              <w:sz w:val="24"/>
              <w:szCs w:val="24"/>
            </w:rPr>
          </w:pPr>
          <w:ins w:id="63" w:author="Bruno Sanchez-Andrade Nuno" w:date="2012-08-20T15:06:00Z">
            <w:r>
              <w:rPr>
                <w:noProof/>
              </w:rPr>
              <w:t>Council of Scientific Advisors</w:t>
            </w:r>
            <w:r>
              <w:rPr>
                <w:noProof/>
              </w:rPr>
              <w:tab/>
            </w:r>
            <w:r>
              <w:rPr>
                <w:noProof/>
              </w:rPr>
              <w:fldChar w:fldCharType="begin"/>
            </w:r>
            <w:r>
              <w:rPr>
                <w:noProof/>
              </w:rPr>
              <w:instrText xml:space="preserve"> PAGEREF _Toc207094496 \h </w:instrText>
            </w:r>
            <w:r>
              <w:rPr>
                <w:noProof/>
              </w:rPr>
            </w:r>
          </w:ins>
          <w:r>
            <w:rPr>
              <w:noProof/>
            </w:rPr>
            <w:fldChar w:fldCharType="separate"/>
          </w:r>
          <w:ins w:id="64" w:author="Bruno Sanchez-Andrade Nuno" w:date="2012-08-20T15:06:00Z">
            <w:r>
              <w:rPr>
                <w:noProof/>
              </w:rPr>
              <w:t>4</w:t>
            </w:r>
            <w:r>
              <w:rPr>
                <w:noProof/>
              </w:rPr>
              <w:fldChar w:fldCharType="end"/>
            </w:r>
          </w:ins>
        </w:p>
        <w:p w14:paraId="38C82D98" w14:textId="77777777" w:rsidR="007D6E82" w:rsidRDefault="007D6E82">
          <w:pPr>
            <w:pStyle w:val="TOC1"/>
            <w:rPr>
              <w:ins w:id="65" w:author="Bruno Sanchez-Andrade Nuno" w:date="2012-08-20T15:06:00Z"/>
              <w:rFonts w:asciiTheme="minorHAnsi" w:hAnsiTheme="minorHAnsi" w:cstheme="minorBidi"/>
              <w:b w:val="0"/>
              <w:color w:val="auto"/>
              <w:sz w:val="24"/>
              <w:szCs w:val="24"/>
            </w:rPr>
          </w:pPr>
          <w:ins w:id="66" w:author="Bruno Sanchez-Andrade Nuno" w:date="2012-08-20T15:06:00Z">
            <w:r w:rsidRPr="00375A9F">
              <w:rPr>
                <w:color w:val="1C354C"/>
              </w:rPr>
              <w:t>Mission for the Index</w:t>
            </w:r>
            <w:r>
              <w:tab/>
            </w:r>
            <w:r>
              <w:fldChar w:fldCharType="begin"/>
            </w:r>
            <w:r>
              <w:instrText xml:space="preserve"> PAGEREF _Toc207094497 \h </w:instrText>
            </w:r>
          </w:ins>
          <w:r>
            <w:fldChar w:fldCharType="separate"/>
          </w:r>
          <w:ins w:id="67" w:author="Bruno Sanchez-Andrade Nuno" w:date="2012-08-20T15:06:00Z">
            <w:r>
              <w:t>5</w:t>
            </w:r>
            <w:r>
              <w:fldChar w:fldCharType="end"/>
            </w:r>
          </w:ins>
        </w:p>
        <w:p w14:paraId="7289E54D" w14:textId="77777777" w:rsidR="007D6E82" w:rsidRDefault="007D6E82">
          <w:pPr>
            <w:pStyle w:val="TOC2"/>
            <w:tabs>
              <w:tab w:val="right" w:leader="dot" w:pos="8630"/>
            </w:tabs>
            <w:rPr>
              <w:ins w:id="68" w:author="Bruno Sanchez-Andrade Nuno" w:date="2012-08-20T15:06:00Z"/>
              <w:rFonts w:asciiTheme="minorHAnsi" w:hAnsiTheme="minorHAnsi" w:cstheme="minorBidi"/>
              <w:b w:val="0"/>
              <w:noProof/>
              <w:sz w:val="24"/>
              <w:szCs w:val="24"/>
            </w:rPr>
          </w:pPr>
          <w:ins w:id="69" w:author="Bruno Sanchez-Andrade Nuno" w:date="2012-08-20T15:06:00Z">
            <w:r>
              <w:rPr>
                <w:noProof/>
              </w:rPr>
              <w:t>What makes the GAIN Index unique?</w:t>
            </w:r>
            <w:r>
              <w:rPr>
                <w:noProof/>
              </w:rPr>
              <w:tab/>
            </w:r>
            <w:r>
              <w:rPr>
                <w:noProof/>
              </w:rPr>
              <w:fldChar w:fldCharType="begin"/>
            </w:r>
            <w:r>
              <w:rPr>
                <w:noProof/>
              </w:rPr>
              <w:instrText xml:space="preserve"> PAGEREF _Toc207094498 \h </w:instrText>
            </w:r>
            <w:r>
              <w:rPr>
                <w:noProof/>
              </w:rPr>
            </w:r>
          </w:ins>
          <w:r>
            <w:rPr>
              <w:noProof/>
            </w:rPr>
            <w:fldChar w:fldCharType="separate"/>
          </w:r>
          <w:ins w:id="70" w:author="Bruno Sanchez-Andrade Nuno" w:date="2012-08-20T15:06:00Z">
            <w:r>
              <w:rPr>
                <w:noProof/>
              </w:rPr>
              <w:t>5</w:t>
            </w:r>
            <w:r>
              <w:rPr>
                <w:noProof/>
              </w:rPr>
              <w:fldChar w:fldCharType="end"/>
            </w:r>
          </w:ins>
        </w:p>
        <w:p w14:paraId="2F2EA6F2" w14:textId="77777777" w:rsidR="007D6E82" w:rsidRDefault="007D6E82">
          <w:pPr>
            <w:pStyle w:val="TOC1"/>
            <w:rPr>
              <w:ins w:id="71" w:author="Bruno Sanchez-Andrade Nuno" w:date="2012-08-20T15:06:00Z"/>
              <w:rFonts w:asciiTheme="minorHAnsi" w:hAnsiTheme="minorHAnsi" w:cstheme="minorBidi"/>
              <w:b w:val="0"/>
              <w:color w:val="auto"/>
              <w:sz w:val="24"/>
              <w:szCs w:val="24"/>
            </w:rPr>
          </w:pPr>
          <w:ins w:id="72" w:author="Bruno Sanchez-Andrade Nuno" w:date="2012-08-20T15:06:00Z">
            <w:r>
              <w:t>The consultation process</w:t>
            </w:r>
            <w:r>
              <w:tab/>
            </w:r>
            <w:r>
              <w:fldChar w:fldCharType="begin"/>
            </w:r>
            <w:r>
              <w:instrText xml:space="preserve"> PAGEREF _Toc207094499 \h </w:instrText>
            </w:r>
          </w:ins>
          <w:r>
            <w:fldChar w:fldCharType="separate"/>
          </w:r>
          <w:ins w:id="73" w:author="Bruno Sanchez-Andrade Nuno" w:date="2012-08-20T15:06:00Z">
            <w:r>
              <w:t>6</w:t>
            </w:r>
            <w:r>
              <w:fldChar w:fldCharType="end"/>
            </w:r>
          </w:ins>
        </w:p>
        <w:p w14:paraId="2BC76204" w14:textId="77777777" w:rsidR="007D6E82" w:rsidRDefault="007D6E82">
          <w:pPr>
            <w:pStyle w:val="TOC1"/>
            <w:rPr>
              <w:ins w:id="74" w:author="Bruno Sanchez-Andrade Nuno" w:date="2012-08-20T15:06:00Z"/>
              <w:rFonts w:asciiTheme="minorHAnsi" w:hAnsiTheme="minorHAnsi" w:cstheme="minorBidi"/>
              <w:b w:val="0"/>
              <w:color w:val="auto"/>
              <w:sz w:val="24"/>
              <w:szCs w:val="24"/>
            </w:rPr>
          </w:pPr>
          <w:ins w:id="75" w:author="Bruno Sanchez-Andrade Nuno" w:date="2012-08-20T15:06:00Z">
            <w:r w:rsidRPr="00375A9F">
              <w:t>Summary of 2012 changes</w:t>
            </w:r>
            <w:r>
              <w:tab/>
            </w:r>
            <w:r>
              <w:fldChar w:fldCharType="begin"/>
            </w:r>
            <w:r>
              <w:instrText xml:space="preserve"> PAGEREF _Toc207094500 \h </w:instrText>
            </w:r>
          </w:ins>
          <w:r>
            <w:fldChar w:fldCharType="separate"/>
          </w:r>
          <w:ins w:id="76" w:author="Bruno Sanchez-Andrade Nuno" w:date="2012-08-20T15:06:00Z">
            <w:r>
              <w:t>7</w:t>
            </w:r>
            <w:r>
              <w:fldChar w:fldCharType="end"/>
            </w:r>
          </w:ins>
        </w:p>
        <w:p w14:paraId="1B07ED9A" w14:textId="77777777" w:rsidR="007D6E82" w:rsidRDefault="007D6E82">
          <w:pPr>
            <w:pStyle w:val="TOC2"/>
            <w:tabs>
              <w:tab w:val="right" w:leader="dot" w:pos="8630"/>
            </w:tabs>
            <w:rPr>
              <w:ins w:id="77" w:author="Bruno Sanchez-Andrade Nuno" w:date="2012-08-20T15:06:00Z"/>
              <w:rFonts w:asciiTheme="minorHAnsi" w:hAnsiTheme="minorHAnsi" w:cstheme="minorBidi"/>
              <w:b w:val="0"/>
              <w:noProof/>
              <w:sz w:val="24"/>
              <w:szCs w:val="24"/>
            </w:rPr>
          </w:pPr>
          <w:ins w:id="78" w:author="Bruno Sanchez-Andrade Nuno" w:date="2012-08-20T15:06:00Z">
            <w:r w:rsidRPr="00375A9F">
              <w:rPr>
                <w:noProof/>
                <w:color w:val="192C43"/>
              </w:rPr>
              <w:t>Feedback: Year 1</w:t>
            </w:r>
            <w:r>
              <w:rPr>
                <w:noProof/>
              </w:rPr>
              <w:tab/>
            </w:r>
            <w:r>
              <w:rPr>
                <w:noProof/>
              </w:rPr>
              <w:fldChar w:fldCharType="begin"/>
            </w:r>
            <w:r>
              <w:rPr>
                <w:noProof/>
              </w:rPr>
              <w:instrText xml:space="preserve"> PAGEREF _Toc207094501 \h </w:instrText>
            </w:r>
            <w:r>
              <w:rPr>
                <w:noProof/>
              </w:rPr>
            </w:r>
          </w:ins>
          <w:r>
            <w:rPr>
              <w:noProof/>
            </w:rPr>
            <w:fldChar w:fldCharType="separate"/>
          </w:r>
          <w:ins w:id="79" w:author="Bruno Sanchez-Andrade Nuno" w:date="2012-08-20T15:06:00Z">
            <w:r>
              <w:rPr>
                <w:noProof/>
              </w:rPr>
              <w:t>7</w:t>
            </w:r>
            <w:r>
              <w:rPr>
                <w:noProof/>
              </w:rPr>
              <w:fldChar w:fldCharType="end"/>
            </w:r>
          </w:ins>
        </w:p>
        <w:p w14:paraId="1A32DEA0" w14:textId="77777777" w:rsidR="007D6E82" w:rsidRDefault="007D6E82">
          <w:pPr>
            <w:pStyle w:val="TOC3"/>
            <w:tabs>
              <w:tab w:val="right" w:leader="dot" w:pos="8630"/>
            </w:tabs>
            <w:rPr>
              <w:ins w:id="80" w:author="Bruno Sanchez-Andrade Nuno" w:date="2012-08-20T15:06:00Z"/>
              <w:rFonts w:asciiTheme="minorHAnsi" w:hAnsiTheme="minorHAnsi" w:cstheme="minorBidi"/>
              <w:noProof/>
              <w:sz w:val="24"/>
              <w:szCs w:val="24"/>
            </w:rPr>
          </w:pPr>
          <w:ins w:id="81" w:author="Bruno Sanchez-Andrade Nuno" w:date="2012-08-20T15:06:00Z">
            <w:r w:rsidRPr="00375A9F">
              <w:rPr>
                <w:noProof/>
                <w:color w:val="192C43"/>
              </w:rPr>
              <w:t>GAIN Index Website Analytics</w:t>
            </w:r>
            <w:r>
              <w:rPr>
                <w:noProof/>
              </w:rPr>
              <w:tab/>
            </w:r>
            <w:r>
              <w:rPr>
                <w:noProof/>
              </w:rPr>
              <w:fldChar w:fldCharType="begin"/>
            </w:r>
            <w:r>
              <w:rPr>
                <w:noProof/>
              </w:rPr>
              <w:instrText xml:space="preserve"> PAGEREF _Toc207094502 \h </w:instrText>
            </w:r>
            <w:r>
              <w:rPr>
                <w:noProof/>
              </w:rPr>
            </w:r>
          </w:ins>
          <w:r>
            <w:rPr>
              <w:noProof/>
            </w:rPr>
            <w:fldChar w:fldCharType="separate"/>
          </w:r>
          <w:ins w:id="82" w:author="Bruno Sanchez-Andrade Nuno" w:date="2012-08-20T15:06:00Z">
            <w:r>
              <w:rPr>
                <w:noProof/>
              </w:rPr>
              <w:t>7</w:t>
            </w:r>
            <w:r>
              <w:rPr>
                <w:noProof/>
              </w:rPr>
              <w:fldChar w:fldCharType="end"/>
            </w:r>
          </w:ins>
        </w:p>
        <w:p w14:paraId="2C936403" w14:textId="77777777" w:rsidR="007D6E82" w:rsidRDefault="007D6E82">
          <w:pPr>
            <w:pStyle w:val="TOC3"/>
            <w:tabs>
              <w:tab w:val="right" w:leader="dot" w:pos="8630"/>
            </w:tabs>
            <w:rPr>
              <w:ins w:id="83" w:author="Bruno Sanchez-Andrade Nuno" w:date="2012-08-20T15:06:00Z"/>
              <w:rFonts w:asciiTheme="minorHAnsi" w:hAnsiTheme="minorHAnsi" w:cstheme="minorBidi"/>
              <w:noProof/>
              <w:sz w:val="24"/>
              <w:szCs w:val="24"/>
            </w:rPr>
          </w:pPr>
          <w:ins w:id="84" w:author="Bruno Sanchez-Andrade Nuno" w:date="2012-08-20T15:06:00Z">
            <w:r w:rsidRPr="00375A9F">
              <w:rPr>
                <w:noProof/>
                <w:color w:val="192C43"/>
              </w:rPr>
              <w:t>Presentations</w:t>
            </w:r>
            <w:r>
              <w:rPr>
                <w:noProof/>
              </w:rPr>
              <w:tab/>
            </w:r>
            <w:r>
              <w:rPr>
                <w:noProof/>
              </w:rPr>
              <w:fldChar w:fldCharType="begin"/>
            </w:r>
            <w:r>
              <w:rPr>
                <w:noProof/>
              </w:rPr>
              <w:instrText xml:space="preserve"> PAGEREF _Toc207094503 \h </w:instrText>
            </w:r>
            <w:r>
              <w:rPr>
                <w:noProof/>
              </w:rPr>
            </w:r>
          </w:ins>
          <w:r>
            <w:rPr>
              <w:noProof/>
            </w:rPr>
            <w:fldChar w:fldCharType="separate"/>
          </w:r>
          <w:ins w:id="85" w:author="Bruno Sanchez-Andrade Nuno" w:date="2012-08-20T15:06:00Z">
            <w:r>
              <w:rPr>
                <w:noProof/>
              </w:rPr>
              <w:t>10</w:t>
            </w:r>
            <w:r>
              <w:rPr>
                <w:noProof/>
              </w:rPr>
              <w:fldChar w:fldCharType="end"/>
            </w:r>
          </w:ins>
        </w:p>
        <w:p w14:paraId="2D70904C" w14:textId="77777777" w:rsidR="007D6E82" w:rsidRDefault="007D6E82">
          <w:pPr>
            <w:pStyle w:val="TOC3"/>
            <w:tabs>
              <w:tab w:val="right" w:leader="dot" w:pos="8630"/>
            </w:tabs>
            <w:rPr>
              <w:ins w:id="86" w:author="Bruno Sanchez-Andrade Nuno" w:date="2012-08-20T15:06:00Z"/>
              <w:rFonts w:asciiTheme="minorHAnsi" w:hAnsiTheme="minorHAnsi" w:cstheme="minorBidi"/>
              <w:noProof/>
              <w:sz w:val="24"/>
              <w:szCs w:val="24"/>
            </w:rPr>
          </w:pPr>
          <w:ins w:id="87" w:author="Bruno Sanchez-Andrade Nuno" w:date="2012-08-20T15:06:00Z">
            <w:r>
              <w:rPr>
                <w:noProof/>
              </w:rPr>
              <w:t>Website source code</w:t>
            </w:r>
            <w:r>
              <w:rPr>
                <w:noProof/>
              </w:rPr>
              <w:tab/>
            </w:r>
            <w:r>
              <w:rPr>
                <w:noProof/>
              </w:rPr>
              <w:fldChar w:fldCharType="begin"/>
            </w:r>
            <w:r>
              <w:rPr>
                <w:noProof/>
              </w:rPr>
              <w:instrText xml:space="preserve"> PAGEREF _Toc207094504 \h </w:instrText>
            </w:r>
            <w:r>
              <w:rPr>
                <w:noProof/>
              </w:rPr>
            </w:r>
          </w:ins>
          <w:r>
            <w:rPr>
              <w:noProof/>
            </w:rPr>
            <w:fldChar w:fldCharType="separate"/>
          </w:r>
          <w:ins w:id="88" w:author="Bruno Sanchez-Andrade Nuno" w:date="2012-08-20T15:06:00Z">
            <w:r>
              <w:rPr>
                <w:noProof/>
              </w:rPr>
              <w:t>11</w:t>
            </w:r>
            <w:r>
              <w:rPr>
                <w:noProof/>
              </w:rPr>
              <w:fldChar w:fldCharType="end"/>
            </w:r>
          </w:ins>
        </w:p>
        <w:p w14:paraId="525C78D8" w14:textId="77777777" w:rsidR="007D6E82" w:rsidRDefault="007D6E82">
          <w:pPr>
            <w:pStyle w:val="TOC3"/>
            <w:tabs>
              <w:tab w:val="right" w:leader="dot" w:pos="8630"/>
            </w:tabs>
            <w:rPr>
              <w:ins w:id="89" w:author="Bruno Sanchez-Andrade Nuno" w:date="2012-08-20T15:06:00Z"/>
              <w:rFonts w:asciiTheme="minorHAnsi" w:hAnsiTheme="minorHAnsi" w:cstheme="minorBidi"/>
              <w:noProof/>
              <w:sz w:val="24"/>
              <w:szCs w:val="24"/>
            </w:rPr>
          </w:pPr>
          <w:ins w:id="90" w:author="Bruno Sanchez-Andrade Nuno" w:date="2012-08-20T15:06:00Z">
            <w:r w:rsidRPr="00375A9F">
              <w:rPr>
                <w:noProof/>
                <w:color w:val="192C43"/>
              </w:rPr>
              <w:t>Email and personal feedback</w:t>
            </w:r>
            <w:r>
              <w:rPr>
                <w:noProof/>
              </w:rPr>
              <w:tab/>
            </w:r>
            <w:r>
              <w:rPr>
                <w:noProof/>
              </w:rPr>
              <w:fldChar w:fldCharType="begin"/>
            </w:r>
            <w:r>
              <w:rPr>
                <w:noProof/>
              </w:rPr>
              <w:instrText xml:space="preserve"> PAGEREF _Toc207094505 \h </w:instrText>
            </w:r>
            <w:r>
              <w:rPr>
                <w:noProof/>
              </w:rPr>
            </w:r>
          </w:ins>
          <w:r>
            <w:rPr>
              <w:noProof/>
            </w:rPr>
            <w:fldChar w:fldCharType="separate"/>
          </w:r>
          <w:ins w:id="91" w:author="Bruno Sanchez-Andrade Nuno" w:date="2012-08-20T15:06:00Z">
            <w:r>
              <w:rPr>
                <w:noProof/>
              </w:rPr>
              <w:t>11</w:t>
            </w:r>
            <w:r>
              <w:rPr>
                <w:noProof/>
              </w:rPr>
              <w:fldChar w:fldCharType="end"/>
            </w:r>
          </w:ins>
        </w:p>
        <w:p w14:paraId="4094CA04" w14:textId="77777777" w:rsidR="007D6E82" w:rsidRDefault="007D6E82">
          <w:pPr>
            <w:pStyle w:val="TOC2"/>
            <w:tabs>
              <w:tab w:val="right" w:leader="dot" w:pos="8630"/>
            </w:tabs>
            <w:rPr>
              <w:ins w:id="92" w:author="Bruno Sanchez-Andrade Nuno" w:date="2012-08-20T15:06:00Z"/>
              <w:rFonts w:asciiTheme="minorHAnsi" w:hAnsiTheme="minorHAnsi" w:cstheme="minorBidi"/>
              <w:b w:val="0"/>
              <w:noProof/>
              <w:sz w:val="24"/>
              <w:szCs w:val="24"/>
            </w:rPr>
          </w:pPr>
          <w:ins w:id="93" w:author="Bruno Sanchez-Andrade Nuno" w:date="2012-08-20T15:06:00Z">
            <w:r w:rsidRPr="00375A9F">
              <w:rPr>
                <w:noProof/>
              </w:rPr>
              <w:t>GAIN Index 2012</w:t>
            </w:r>
            <w:r>
              <w:rPr>
                <w:noProof/>
              </w:rPr>
              <w:tab/>
            </w:r>
            <w:r>
              <w:rPr>
                <w:noProof/>
              </w:rPr>
              <w:fldChar w:fldCharType="begin"/>
            </w:r>
            <w:r>
              <w:rPr>
                <w:noProof/>
              </w:rPr>
              <w:instrText xml:space="preserve"> PAGEREF _Toc207094506 \h </w:instrText>
            </w:r>
            <w:r>
              <w:rPr>
                <w:noProof/>
              </w:rPr>
            </w:r>
          </w:ins>
          <w:r>
            <w:rPr>
              <w:noProof/>
            </w:rPr>
            <w:fldChar w:fldCharType="separate"/>
          </w:r>
          <w:ins w:id="94" w:author="Bruno Sanchez-Andrade Nuno" w:date="2012-08-20T15:06:00Z">
            <w:r>
              <w:rPr>
                <w:noProof/>
              </w:rPr>
              <w:t>11</w:t>
            </w:r>
            <w:r>
              <w:rPr>
                <w:noProof/>
              </w:rPr>
              <w:fldChar w:fldCharType="end"/>
            </w:r>
          </w:ins>
        </w:p>
        <w:p w14:paraId="2716C33C" w14:textId="77777777" w:rsidR="007D6E82" w:rsidRDefault="007D6E82">
          <w:pPr>
            <w:pStyle w:val="TOC3"/>
            <w:tabs>
              <w:tab w:val="right" w:leader="dot" w:pos="8630"/>
            </w:tabs>
            <w:rPr>
              <w:ins w:id="95" w:author="Bruno Sanchez-Andrade Nuno" w:date="2012-08-20T15:06:00Z"/>
              <w:rFonts w:asciiTheme="minorHAnsi" w:hAnsiTheme="minorHAnsi" w:cstheme="minorBidi"/>
              <w:noProof/>
              <w:sz w:val="24"/>
              <w:szCs w:val="24"/>
            </w:rPr>
          </w:pPr>
          <w:ins w:id="96" w:author="Bruno Sanchez-Andrade Nuno" w:date="2012-08-20T15:06:00Z">
            <w:r>
              <w:rPr>
                <w:noProof/>
              </w:rPr>
              <w:t>Changes in the code</w:t>
            </w:r>
            <w:r>
              <w:rPr>
                <w:noProof/>
              </w:rPr>
              <w:tab/>
            </w:r>
            <w:r>
              <w:rPr>
                <w:noProof/>
              </w:rPr>
              <w:fldChar w:fldCharType="begin"/>
            </w:r>
            <w:r>
              <w:rPr>
                <w:noProof/>
              </w:rPr>
              <w:instrText xml:space="preserve"> PAGEREF _Toc207094507 \h </w:instrText>
            </w:r>
            <w:r>
              <w:rPr>
                <w:noProof/>
              </w:rPr>
            </w:r>
          </w:ins>
          <w:r>
            <w:rPr>
              <w:noProof/>
            </w:rPr>
            <w:fldChar w:fldCharType="separate"/>
          </w:r>
          <w:ins w:id="97" w:author="Bruno Sanchez-Andrade Nuno" w:date="2012-08-20T15:06:00Z">
            <w:r>
              <w:rPr>
                <w:noProof/>
              </w:rPr>
              <w:t>12</w:t>
            </w:r>
            <w:r>
              <w:rPr>
                <w:noProof/>
              </w:rPr>
              <w:fldChar w:fldCharType="end"/>
            </w:r>
          </w:ins>
        </w:p>
        <w:p w14:paraId="2F4CAF16" w14:textId="77777777" w:rsidR="007D6E82" w:rsidRDefault="007D6E82">
          <w:pPr>
            <w:pStyle w:val="TOC3"/>
            <w:tabs>
              <w:tab w:val="right" w:leader="dot" w:pos="8630"/>
            </w:tabs>
            <w:rPr>
              <w:ins w:id="98" w:author="Bruno Sanchez-Andrade Nuno" w:date="2012-08-20T15:06:00Z"/>
              <w:rFonts w:asciiTheme="minorHAnsi" w:hAnsiTheme="minorHAnsi" w:cstheme="minorBidi"/>
              <w:noProof/>
              <w:sz w:val="24"/>
              <w:szCs w:val="24"/>
            </w:rPr>
          </w:pPr>
          <w:ins w:id="99" w:author="Bruno Sanchez-Andrade Nuno" w:date="2012-08-20T15:06:00Z">
            <w:r>
              <w:rPr>
                <w:noProof/>
              </w:rPr>
              <w:t>Re-sourced data</w:t>
            </w:r>
            <w:r>
              <w:rPr>
                <w:noProof/>
              </w:rPr>
              <w:tab/>
            </w:r>
            <w:r>
              <w:rPr>
                <w:noProof/>
              </w:rPr>
              <w:fldChar w:fldCharType="begin"/>
            </w:r>
            <w:r>
              <w:rPr>
                <w:noProof/>
              </w:rPr>
              <w:instrText xml:space="preserve"> PAGEREF _Toc207094508 \h </w:instrText>
            </w:r>
            <w:r>
              <w:rPr>
                <w:noProof/>
              </w:rPr>
            </w:r>
          </w:ins>
          <w:r>
            <w:rPr>
              <w:noProof/>
            </w:rPr>
            <w:fldChar w:fldCharType="separate"/>
          </w:r>
          <w:ins w:id="100" w:author="Bruno Sanchez-Andrade Nuno" w:date="2012-08-20T15:06:00Z">
            <w:r>
              <w:rPr>
                <w:noProof/>
              </w:rPr>
              <w:t>12</w:t>
            </w:r>
            <w:r>
              <w:rPr>
                <w:noProof/>
              </w:rPr>
              <w:fldChar w:fldCharType="end"/>
            </w:r>
          </w:ins>
        </w:p>
        <w:p w14:paraId="2BE5B41D" w14:textId="77777777" w:rsidR="007D6E82" w:rsidRDefault="007D6E82">
          <w:pPr>
            <w:pStyle w:val="TOC3"/>
            <w:tabs>
              <w:tab w:val="right" w:leader="dot" w:pos="8630"/>
            </w:tabs>
            <w:rPr>
              <w:ins w:id="101" w:author="Bruno Sanchez-Andrade Nuno" w:date="2012-08-20T15:06:00Z"/>
              <w:rFonts w:asciiTheme="minorHAnsi" w:hAnsiTheme="minorHAnsi" w:cstheme="minorBidi"/>
              <w:noProof/>
              <w:sz w:val="24"/>
              <w:szCs w:val="24"/>
            </w:rPr>
          </w:pPr>
          <w:ins w:id="102" w:author="Bruno Sanchez-Andrade Nuno" w:date="2012-08-20T15:06:00Z">
            <w:r>
              <w:rPr>
                <w:noProof/>
              </w:rPr>
              <w:t>Tolerance for missing numbers</w:t>
            </w:r>
            <w:r>
              <w:rPr>
                <w:noProof/>
              </w:rPr>
              <w:tab/>
            </w:r>
            <w:r>
              <w:rPr>
                <w:noProof/>
              </w:rPr>
              <w:fldChar w:fldCharType="begin"/>
            </w:r>
            <w:r>
              <w:rPr>
                <w:noProof/>
              </w:rPr>
              <w:instrText xml:space="preserve"> PAGEREF _Toc207094509 \h </w:instrText>
            </w:r>
            <w:r>
              <w:rPr>
                <w:noProof/>
              </w:rPr>
            </w:r>
          </w:ins>
          <w:r>
            <w:rPr>
              <w:noProof/>
            </w:rPr>
            <w:fldChar w:fldCharType="separate"/>
          </w:r>
          <w:ins w:id="103" w:author="Bruno Sanchez-Andrade Nuno" w:date="2012-08-20T15:06:00Z">
            <w:r>
              <w:rPr>
                <w:noProof/>
              </w:rPr>
              <w:t>12</w:t>
            </w:r>
            <w:r>
              <w:rPr>
                <w:noProof/>
              </w:rPr>
              <w:fldChar w:fldCharType="end"/>
            </w:r>
          </w:ins>
        </w:p>
        <w:p w14:paraId="263B7D33" w14:textId="77777777" w:rsidR="007D6E82" w:rsidRDefault="007D6E82">
          <w:pPr>
            <w:pStyle w:val="TOC3"/>
            <w:tabs>
              <w:tab w:val="right" w:leader="dot" w:pos="8630"/>
            </w:tabs>
            <w:rPr>
              <w:ins w:id="104" w:author="Bruno Sanchez-Andrade Nuno" w:date="2012-08-20T15:06:00Z"/>
              <w:rFonts w:asciiTheme="minorHAnsi" w:hAnsiTheme="minorHAnsi" w:cstheme="minorBidi"/>
              <w:noProof/>
              <w:sz w:val="24"/>
              <w:szCs w:val="24"/>
            </w:rPr>
          </w:pPr>
          <w:ins w:id="105" w:author="Bruno Sanchez-Andrade Nuno" w:date="2012-08-20T15:06:00Z">
            <w:r w:rsidRPr="00375A9F">
              <w:rPr>
                <w:noProof/>
                <w:color w:val="192C43"/>
              </w:rPr>
              <w:t>Preliminary ranking</w:t>
            </w:r>
            <w:r>
              <w:rPr>
                <w:noProof/>
              </w:rPr>
              <w:tab/>
            </w:r>
            <w:r>
              <w:rPr>
                <w:noProof/>
              </w:rPr>
              <w:fldChar w:fldCharType="begin"/>
            </w:r>
            <w:r>
              <w:rPr>
                <w:noProof/>
              </w:rPr>
              <w:instrText xml:space="preserve"> PAGEREF _Toc207094510 \h </w:instrText>
            </w:r>
            <w:r>
              <w:rPr>
                <w:noProof/>
              </w:rPr>
            </w:r>
          </w:ins>
          <w:r>
            <w:rPr>
              <w:noProof/>
            </w:rPr>
            <w:fldChar w:fldCharType="separate"/>
          </w:r>
          <w:ins w:id="106" w:author="Bruno Sanchez-Andrade Nuno" w:date="2012-08-20T15:06:00Z">
            <w:r>
              <w:rPr>
                <w:noProof/>
              </w:rPr>
              <w:t>13</w:t>
            </w:r>
            <w:r>
              <w:rPr>
                <w:noProof/>
              </w:rPr>
              <w:fldChar w:fldCharType="end"/>
            </w:r>
          </w:ins>
        </w:p>
        <w:p w14:paraId="533EDE00" w14:textId="77777777" w:rsidR="007D6E82" w:rsidRDefault="007D6E82">
          <w:pPr>
            <w:pStyle w:val="TOC3"/>
            <w:tabs>
              <w:tab w:val="right" w:leader="dot" w:pos="8630"/>
            </w:tabs>
            <w:rPr>
              <w:ins w:id="107" w:author="Bruno Sanchez-Andrade Nuno" w:date="2012-08-20T15:06:00Z"/>
              <w:rFonts w:asciiTheme="minorHAnsi" w:hAnsiTheme="minorHAnsi" w:cstheme="minorBidi"/>
              <w:noProof/>
              <w:sz w:val="24"/>
              <w:szCs w:val="24"/>
            </w:rPr>
          </w:pPr>
          <w:ins w:id="108" w:author="Bruno Sanchez-Andrade Nuno" w:date="2012-08-20T15:06:00Z">
            <w:r>
              <w:rPr>
                <w:noProof/>
              </w:rPr>
              <w:t>Differences in the score for 2010</w:t>
            </w:r>
            <w:r>
              <w:rPr>
                <w:noProof/>
              </w:rPr>
              <w:tab/>
            </w:r>
            <w:r>
              <w:rPr>
                <w:noProof/>
              </w:rPr>
              <w:fldChar w:fldCharType="begin"/>
            </w:r>
            <w:r>
              <w:rPr>
                <w:noProof/>
              </w:rPr>
              <w:instrText xml:space="preserve"> PAGEREF _Toc207094511 \h </w:instrText>
            </w:r>
            <w:r>
              <w:rPr>
                <w:noProof/>
              </w:rPr>
            </w:r>
          </w:ins>
          <w:r>
            <w:rPr>
              <w:noProof/>
            </w:rPr>
            <w:fldChar w:fldCharType="separate"/>
          </w:r>
          <w:ins w:id="109" w:author="Bruno Sanchez-Andrade Nuno" w:date="2012-08-20T15:06:00Z">
            <w:r>
              <w:rPr>
                <w:noProof/>
              </w:rPr>
              <w:t>15</w:t>
            </w:r>
            <w:r>
              <w:rPr>
                <w:noProof/>
              </w:rPr>
              <w:fldChar w:fldCharType="end"/>
            </w:r>
          </w:ins>
        </w:p>
        <w:p w14:paraId="2DD782FD" w14:textId="77777777" w:rsidR="007D6E82" w:rsidRDefault="007D6E82">
          <w:pPr>
            <w:pStyle w:val="TOC3"/>
            <w:tabs>
              <w:tab w:val="right" w:leader="dot" w:pos="8630"/>
            </w:tabs>
            <w:rPr>
              <w:ins w:id="110" w:author="Bruno Sanchez-Andrade Nuno" w:date="2012-08-20T15:06:00Z"/>
              <w:rFonts w:asciiTheme="minorHAnsi" w:hAnsiTheme="minorHAnsi" w:cstheme="minorBidi"/>
              <w:noProof/>
              <w:sz w:val="24"/>
              <w:szCs w:val="24"/>
            </w:rPr>
          </w:pPr>
          <w:ins w:id="111" w:author="Bruno Sanchez-Andrade Nuno" w:date="2012-08-20T15:06:00Z">
            <w:r>
              <w:rPr>
                <w:noProof/>
              </w:rPr>
              <w:t>GAIN 2012 additional measures</w:t>
            </w:r>
            <w:r>
              <w:rPr>
                <w:noProof/>
              </w:rPr>
              <w:tab/>
            </w:r>
            <w:r>
              <w:rPr>
                <w:noProof/>
              </w:rPr>
              <w:fldChar w:fldCharType="begin"/>
            </w:r>
            <w:r>
              <w:rPr>
                <w:noProof/>
              </w:rPr>
              <w:instrText xml:space="preserve"> PAGEREF _Toc207094512 \h </w:instrText>
            </w:r>
            <w:r>
              <w:rPr>
                <w:noProof/>
              </w:rPr>
            </w:r>
          </w:ins>
          <w:r>
            <w:rPr>
              <w:noProof/>
            </w:rPr>
            <w:fldChar w:fldCharType="separate"/>
          </w:r>
          <w:ins w:id="112" w:author="Bruno Sanchez-Andrade Nuno" w:date="2012-08-20T15:06:00Z">
            <w:r>
              <w:rPr>
                <w:noProof/>
              </w:rPr>
              <w:t>15</w:t>
            </w:r>
            <w:r>
              <w:rPr>
                <w:noProof/>
              </w:rPr>
              <w:fldChar w:fldCharType="end"/>
            </w:r>
          </w:ins>
        </w:p>
        <w:p w14:paraId="3FC8E759" w14:textId="77777777" w:rsidR="007D6E82" w:rsidRDefault="007D6E82">
          <w:pPr>
            <w:pStyle w:val="TOC2"/>
            <w:tabs>
              <w:tab w:val="right" w:leader="dot" w:pos="8630"/>
            </w:tabs>
            <w:rPr>
              <w:ins w:id="113" w:author="Bruno Sanchez-Andrade Nuno" w:date="2012-08-20T15:06:00Z"/>
              <w:rFonts w:asciiTheme="minorHAnsi" w:hAnsiTheme="minorHAnsi" w:cstheme="minorBidi"/>
              <w:b w:val="0"/>
              <w:noProof/>
              <w:sz w:val="24"/>
              <w:szCs w:val="24"/>
            </w:rPr>
          </w:pPr>
          <w:ins w:id="114" w:author="Bruno Sanchez-Andrade Nuno" w:date="2012-08-20T15:06:00Z">
            <w:r>
              <w:rPr>
                <w:noProof/>
              </w:rPr>
              <w:t>Specific Open Issues</w:t>
            </w:r>
            <w:r>
              <w:rPr>
                <w:noProof/>
              </w:rPr>
              <w:tab/>
            </w:r>
            <w:r>
              <w:rPr>
                <w:noProof/>
              </w:rPr>
              <w:fldChar w:fldCharType="begin"/>
            </w:r>
            <w:r>
              <w:rPr>
                <w:noProof/>
              </w:rPr>
              <w:instrText xml:space="preserve"> PAGEREF _Toc207094513 \h </w:instrText>
            </w:r>
            <w:r>
              <w:rPr>
                <w:noProof/>
              </w:rPr>
            </w:r>
          </w:ins>
          <w:r>
            <w:rPr>
              <w:noProof/>
            </w:rPr>
            <w:fldChar w:fldCharType="separate"/>
          </w:r>
          <w:ins w:id="115" w:author="Bruno Sanchez-Andrade Nuno" w:date="2012-08-20T15:06:00Z">
            <w:r>
              <w:rPr>
                <w:noProof/>
              </w:rPr>
              <w:t>16</w:t>
            </w:r>
            <w:r>
              <w:rPr>
                <w:noProof/>
              </w:rPr>
              <w:fldChar w:fldCharType="end"/>
            </w:r>
          </w:ins>
        </w:p>
        <w:p w14:paraId="19600718" w14:textId="77777777" w:rsidR="007D6E82" w:rsidRDefault="007D6E82">
          <w:pPr>
            <w:pStyle w:val="TOC3"/>
            <w:tabs>
              <w:tab w:val="right" w:leader="dot" w:pos="8630"/>
            </w:tabs>
            <w:rPr>
              <w:ins w:id="116" w:author="Bruno Sanchez-Andrade Nuno" w:date="2012-08-20T15:06:00Z"/>
              <w:rFonts w:asciiTheme="minorHAnsi" w:hAnsiTheme="minorHAnsi" w:cstheme="minorBidi"/>
              <w:noProof/>
              <w:sz w:val="24"/>
              <w:szCs w:val="24"/>
            </w:rPr>
          </w:pPr>
          <w:ins w:id="117" w:author="Bruno Sanchez-Andrade Nuno" w:date="2012-08-20T15:06:00Z">
            <w:r>
              <w:rPr>
                <w:noProof/>
              </w:rPr>
              <w:t>Website update-upgrade</w:t>
            </w:r>
            <w:r>
              <w:rPr>
                <w:noProof/>
              </w:rPr>
              <w:tab/>
            </w:r>
            <w:r>
              <w:rPr>
                <w:noProof/>
              </w:rPr>
              <w:fldChar w:fldCharType="begin"/>
            </w:r>
            <w:r>
              <w:rPr>
                <w:noProof/>
              </w:rPr>
              <w:instrText xml:space="preserve"> PAGEREF _Toc207094514 \h </w:instrText>
            </w:r>
            <w:r>
              <w:rPr>
                <w:noProof/>
              </w:rPr>
            </w:r>
          </w:ins>
          <w:r>
            <w:rPr>
              <w:noProof/>
            </w:rPr>
            <w:fldChar w:fldCharType="separate"/>
          </w:r>
          <w:ins w:id="118" w:author="Bruno Sanchez-Andrade Nuno" w:date="2012-08-20T15:06:00Z">
            <w:r>
              <w:rPr>
                <w:noProof/>
              </w:rPr>
              <w:t>16</w:t>
            </w:r>
            <w:r>
              <w:rPr>
                <w:noProof/>
              </w:rPr>
              <w:fldChar w:fldCharType="end"/>
            </w:r>
          </w:ins>
        </w:p>
        <w:p w14:paraId="13FCDB52" w14:textId="77777777" w:rsidR="007D6E82" w:rsidRDefault="007D6E82">
          <w:pPr>
            <w:pStyle w:val="TOC3"/>
            <w:tabs>
              <w:tab w:val="right" w:leader="dot" w:pos="8630"/>
            </w:tabs>
            <w:rPr>
              <w:ins w:id="119" w:author="Bruno Sanchez-Andrade Nuno" w:date="2012-08-20T15:06:00Z"/>
              <w:rFonts w:asciiTheme="minorHAnsi" w:hAnsiTheme="minorHAnsi" w:cstheme="minorBidi"/>
              <w:noProof/>
              <w:sz w:val="24"/>
              <w:szCs w:val="24"/>
            </w:rPr>
          </w:pPr>
          <w:ins w:id="120" w:author="Bruno Sanchez-Andrade Nuno" w:date="2012-08-20T15:06:00Z">
            <w:r>
              <w:rPr>
                <w:noProof/>
              </w:rPr>
              <w:t>Readiness axis</w:t>
            </w:r>
            <w:r>
              <w:rPr>
                <w:noProof/>
              </w:rPr>
              <w:tab/>
            </w:r>
            <w:r>
              <w:rPr>
                <w:noProof/>
              </w:rPr>
              <w:fldChar w:fldCharType="begin"/>
            </w:r>
            <w:r>
              <w:rPr>
                <w:noProof/>
              </w:rPr>
              <w:instrText xml:space="preserve"> PAGEREF _Toc207094515 \h </w:instrText>
            </w:r>
            <w:r>
              <w:rPr>
                <w:noProof/>
              </w:rPr>
            </w:r>
          </w:ins>
          <w:r>
            <w:rPr>
              <w:noProof/>
            </w:rPr>
            <w:fldChar w:fldCharType="separate"/>
          </w:r>
          <w:ins w:id="121" w:author="Bruno Sanchez-Andrade Nuno" w:date="2012-08-20T15:06:00Z">
            <w:r>
              <w:rPr>
                <w:noProof/>
              </w:rPr>
              <w:t>16</w:t>
            </w:r>
            <w:r>
              <w:rPr>
                <w:noProof/>
              </w:rPr>
              <w:fldChar w:fldCharType="end"/>
            </w:r>
          </w:ins>
        </w:p>
        <w:p w14:paraId="667683B9" w14:textId="77777777" w:rsidR="007D6E82" w:rsidRDefault="007D6E82">
          <w:pPr>
            <w:pStyle w:val="TOC2"/>
            <w:tabs>
              <w:tab w:val="right" w:leader="dot" w:pos="8630"/>
            </w:tabs>
            <w:rPr>
              <w:ins w:id="122" w:author="Bruno Sanchez-Andrade Nuno" w:date="2012-08-20T15:06:00Z"/>
              <w:rFonts w:asciiTheme="minorHAnsi" w:hAnsiTheme="minorHAnsi" w:cstheme="minorBidi"/>
              <w:b w:val="0"/>
              <w:noProof/>
              <w:sz w:val="24"/>
              <w:szCs w:val="24"/>
            </w:rPr>
          </w:pPr>
          <w:ins w:id="123" w:author="Bruno Sanchez-Andrade Nuno" w:date="2012-08-20T15:06:00Z">
            <w:r w:rsidRPr="00375A9F">
              <w:rPr>
                <w:noProof/>
              </w:rPr>
              <w:t>Complementary activities of GAIN</w:t>
            </w:r>
            <w:r>
              <w:rPr>
                <w:noProof/>
              </w:rPr>
              <w:tab/>
            </w:r>
            <w:r>
              <w:rPr>
                <w:noProof/>
              </w:rPr>
              <w:fldChar w:fldCharType="begin"/>
            </w:r>
            <w:r>
              <w:rPr>
                <w:noProof/>
              </w:rPr>
              <w:instrText xml:space="preserve"> PAGEREF _Toc207094516 \h </w:instrText>
            </w:r>
            <w:r>
              <w:rPr>
                <w:noProof/>
              </w:rPr>
            </w:r>
          </w:ins>
          <w:r>
            <w:rPr>
              <w:noProof/>
            </w:rPr>
            <w:fldChar w:fldCharType="separate"/>
          </w:r>
          <w:ins w:id="124" w:author="Bruno Sanchez-Andrade Nuno" w:date="2012-08-20T15:06:00Z">
            <w:r>
              <w:rPr>
                <w:noProof/>
              </w:rPr>
              <w:t>17</w:t>
            </w:r>
            <w:r>
              <w:rPr>
                <w:noProof/>
              </w:rPr>
              <w:fldChar w:fldCharType="end"/>
            </w:r>
          </w:ins>
        </w:p>
        <w:p w14:paraId="6BA82D1E" w14:textId="77777777" w:rsidR="007D6E82" w:rsidRDefault="007D6E82">
          <w:pPr>
            <w:pStyle w:val="TOC3"/>
            <w:tabs>
              <w:tab w:val="right" w:leader="dot" w:pos="8630"/>
            </w:tabs>
            <w:rPr>
              <w:ins w:id="125" w:author="Bruno Sanchez-Andrade Nuno" w:date="2012-08-20T15:06:00Z"/>
              <w:rFonts w:asciiTheme="minorHAnsi" w:hAnsiTheme="minorHAnsi" w:cstheme="minorBidi"/>
              <w:noProof/>
              <w:sz w:val="24"/>
              <w:szCs w:val="24"/>
            </w:rPr>
          </w:pPr>
          <w:ins w:id="126" w:author="Bruno Sanchez-Andrade Nuno" w:date="2012-08-20T15:06:00Z">
            <w:r w:rsidRPr="00375A9F">
              <w:rPr>
                <w:noProof/>
                <w:shd w:val="clear" w:color="auto" w:fill="FFFFFF"/>
                <w:lang w:eastAsia="en-US"/>
              </w:rPr>
              <w:t>GAIN Index Projects</w:t>
            </w:r>
            <w:r>
              <w:rPr>
                <w:noProof/>
              </w:rPr>
              <w:tab/>
            </w:r>
            <w:r>
              <w:rPr>
                <w:noProof/>
              </w:rPr>
              <w:fldChar w:fldCharType="begin"/>
            </w:r>
            <w:r>
              <w:rPr>
                <w:noProof/>
              </w:rPr>
              <w:instrText xml:space="preserve"> PAGEREF _Toc207094517 \h </w:instrText>
            </w:r>
            <w:r>
              <w:rPr>
                <w:noProof/>
              </w:rPr>
            </w:r>
          </w:ins>
          <w:r>
            <w:rPr>
              <w:noProof/>
            </w:rPr>
            <w:fldChar w:fldCharType="separate"/>
          </w:r>
          <w:ins w:id="127" w:author="Bruno Sanchez-Andrade Nuno" w:date="2012-08-20T15:06:00Z">
            <w:r>
              <w:rPr>
                <w:noProof/>
              </w:rPr>
              <w:t>17</w:t>
            </w:r>
            <w:r>
              <w:rPr>
                <w:noProof/>
              </w:rPr>
              <w:fldChar w:fldCharType="end"/>
            </w:r>
          </w:ins>
        </w:p>
        <w:p w14:paraId="2DD7BABB" w14:textId="77777777" w:rsidR="007D6E82" w:rsidRDefault="007D6E82">
          <w:pPr>
            <w:pStyle w:val="TOC3"/>
            <w:tabs>
              <w:tab w:val="right" w:leader="dot" w:pos="8630"/>
            </w:tabs>
            <w:rPr>
              <w:ins w:id="128" w:author="Bruno Sanchez-Andrade Nuno" w:date="2012-08-20T15:06:00Z"/>
              <w:rFonts w:asciiTheme="minorHAnsi" w:hAnsiTheme="minorHAnsi" w:cstheme="minorBidi"/>
              <w:noProof/>
              <w:sz w:val="24"/>
              <w:szCs w:val="24"/>
            </w:rPr>
          </w:pPr>
          <w:ins w:id="129" w:author="Bruno Sanchez-Andrade Nuno" w:date="2012-08-20T15:06:00Z">
            <w:r>
              <w:rPr>
                <w:noProof/>
              </w:rPr>
              <w:t>GAIN Prize</w:t>
            </w:r>
            <w:r>
              <w:rPr>
                <w:noProof/>
              </w:rPr>
              <w:tab/>
            </w:r>
            <w:r>
              <w:rPr>
                <w:noProof/>
              </w:rPr>
              <w:fldChar w:fldCharType="begin"/>
            </w:r>
            <w:r>
              <w:rPr>
                <w:noProof/>
              </w:rPr>
              <w:instrText xml:space="preserve"> PAGEREF _Toc207094518 \h </w:instrText>
            </w:r>
            <w:r>
              <w:rPr>
                <w:noProof/>
              </w:rPr>
            </w:r>
          </w:ins>
          <w:r>
            <w:rPr>
              <w:noProof/>
            </w:rPr>
            <w:fldChar w:fldCharType="separate"/>
          </w:r>
          <w:ins w:id="130" w:author="Bruno Sanchez-Andrade Nuno" w:date="2012-08-20T15:06:00Z">
            <w:r>
              <w:rPr>
                <w:noProof/>
              </w:rPr>
              <w:t>18</w:t>
            </w:r>
            <w:r>
              <w:rPr>
                <w:noProof/>
              </w:rPr>
              <w:fldChar w:fldCharType="end"/>
            </w:r>
          </w:ins>
        </w:p>
        <w:p w14:paraId="482361E3" w14:textId="77777777" w:rsidR="007D6E82" w:rsidRDefault="007D6E82">
          <w:pPr>
            <w:pStyle w:val="TOC3"/>
            <w:tabs>
              <w:tab w:val="right" w:leader="dot" w:pos="8630"/>
            </w:tabs>
            <w:rPr>
              <w:ins w:id="131" w:author="Bruno Sanchez-Andrade Nuno" w:date="2012-08-20T15:06:00Z"/>
              <w:rFonts w:asciiTheme="minorHAnsi" w:hAnsiTheme="minorHAnsi" w:cstheme="minorBidi"/>
              <w:noProof/>
              <w:sz w:val="24"/>
              <w:szCs w:val="24"/>
            </w:rPr>
          </w:pPr>
          <w:ins w:id="132" w:author="Bruno Sanchez-Andrade Nuno" w:date="2012-08-20T15:06:00Z">
            <w:r>
              <w:rPr>
                <w:noProof/>
                <w:lang w:eastAsia="en-US"/>
              </w:rPr>
              <w:t>GAIN Knowledge</w:t>
            </w:r>
            <w:r>
              <w:rPr>
                <w:noProof/>
              </w:rPr>
              <w:tab/>
            </w:r>
            <w:r>
              <w:rPr>
                <w:noProof/>
              </w:rPr>
              <w:fldChar w:fldCharType="begin"/>
            </w:r>
            <w:r>
              <w:rPr>
                <w:noProof/>
              </w:rPr>
              <w:instrText xml:space="preserve"> PAGEREF _Toc207094519 \h </w:instrText>
            </w:r>
            <w:r>
              <w:rPr>
                <w:noProof/>
              </w:rPr>
            </w:r>
          </w:ins>
          <w:r>
            <w:rPr>
              <w:noProof/>
            </w:rPr>
            <w:fldChar w:fldCharType="separate"/>
          </w:r>
          <w:ins w:id="133" w:author="Bruno Sanchez-Andrade Nuno" w:date="2012-08-20T15:06:00Z">
            <w:r>
              <w:rPr>
                <w:noProof/>
              </w:rPr>
              <w:t>18</w:t>
            </w:r>
            <w:r>
              <w:rPr>
                <w:noProof/>
              </w:rPr>
              <w:fldChar w:fldCharType="end"/>
            </w:r>
          </w:ins>
        </w:p>
        <w:p w14:paraId="68D29E73" w14:textId="77777777" w:rsidR="001B70AC" w:rsidDel="007D6E82" w:rsidRDefault="001B70AC">
          <w:pPr>
            <w:pStyle w:val="TOC2"/>
            <w:tabs>
              <w:tab w:val="right" w:leader="dot" w:pos="8630"/>
            </w:tabs>
            <w:rPr>
              <w:del w:id="134" w:author="Bruno Sanchez-Andrade Nuno" w:date="2012-08-20T15:06:00Z"/>
              <w:rFonts w:asciiTheme="minorHAnsi" w:hAnsiTheme="minorHAnsi" w:cstheme="minorBidi"/>
              <w:b w:val="0"/>
              <w:noProof/>
              <w:sz w:val="24"/>
              <w:szCs w:val="24"/>
            </w:rPr>
          </w:pPr>
          <w:del w:id="135" w:author="Bruno Sanchez-Andrade Nuno" w:date="2012-08-20T15:06:00Z">
            <w:r w:rsidDel="007D6E82">
              <w:rPr>
                <w:noProof/>
              </w:rPr>
              <w:delText>GAIN Advisory Council</w:delText>
            </w:r>
            <w:r w:rsidDel="007D6E82">
              <w:rPr>
                <w:noProof/>
              </w:rPr>
              <w:tab/>
              <w:delText>3</w:delText>
            </w:r>
          </w:del>
        </w:p>
        <w:p w14:paraId="7315A3C6" w14:textId="5C6B9DA5" w:rsidR="001B70AC" w:rsidDel="007D6E82" w:rsidRDefault="00C173EF">
          <w:pPr>
            <w:pStyle w:val="TOC2"/>
            <w:tabs>
              <w:tab w:val="right" w:leader="dot" w:pos="8630"/>
            </w:tabs>
            <w:rPr>
              <w:del w:id="136" w:author="Bruno Sanchez-Andrade Nuno" w:date="2012-08-20T15:06:00Z"/>
              <w:rFonts w:asciiTheme="minorHAnsi" w:hAnsiTheme="minorHAnsi" w:cstheme="minorBidi"/>
              <w:b w:val="0"/>
              <w:noProof/>
              <w:sz w:val="24"/>
              <w:szCs w:val="24"/>
            </w:rPr>
          </w:pPr>
          <w:ins w:id="137" w:author="Jamie Carson" w:date="2012-08-20T13:05:00Z">
            <w:del w:id="138" w:author="Bruno Sanchez-Andrade Nuno" w:date="2012-08-20T15:06:00Z">
              <w:r w:rsidDel="007D6E82">
                <w:rPr>
                  <w:noProof/>
                </w:rPr>
                <w:delText xml:space="preserve">GAIN </w:delText>
              </w:r>
            </w:del>
          </w:ins>
          <w:del w:id="139" w:author="Bruno Sanchez-Andrade Nuno" w:date="2012-08-20T15:06:00Z">
            <w:r w:rsidR="001B70AC" w:rsidDel="007D6E82">
              <w:rPr>
                <w:noProof/>
              </w:rPr>
              <w:delText>Council of Scientific Advisors</w:delText>
            </w:r>
            <w:r w:rsidR="001B70AC" w:rsidDel="007D6E82">
              <w:rPr>
                <w:noProof/>
              </w:rPr>
              <w:tab/>
              <w:delText>4</w:delText>
            </w:r>
          </w:del>
        </w:p>
        <w:p w14:paraId="2038E8C1" w14:textId="77777777" w:rsidR="001B70AC" w:rsidDel="007D6E82" w:rsidRDefault="001B70AC">
          <w:pPr>
            <w:pStyle w:val="TOC2"/>
            <w:tabs>
              <w:tab w:val="right" w:leader="dot" w:pos="8630"/>
            </w:tabs>
            <w:rPr>
              <w:del w:id="140" w:author="Bruno Sanchez-Andrade Nuno" w:date="2012-08-20T15:06:00Z"/>
              <w:rFonts w:asciiTheme="minorHAnsi" w:hAnsiTheme="minorHAnsi" w:cstheme="minorBidi"/>
              <w:b w:val="0"/>
              <w:noProof/>
              <w:sz w:val="24"/>
              <w:szCs w:val="24"/>
            </w:rPr>
          </w:pPr>
          <w:del w:id="141" w:author="Bruno Sanchez-Andrade Nuno" w:date="2012-08-20T15:06:00Z">
            <w:r w:rsidDel="007D6E82">
              <w:rPr>
                <w:noProof/>
              </w:rPr>
              <w:delText>GAIN Staff</w:delText>
            </w:r>
            <w:r w:rsidDel="007D6E82">
              <w:rPr>
                <w:noProof/>
              </w:rPr>
              <w:tab/>
              <w:delText>5</w:delText>
            </w:r>
          </w:del>
        </w:p>
        <w:p w14:paraId="4245F779" w14:textId="77777777" w:rsidR="001B70AC" w:rsidDel="007D6E82" w:rsidRDefault="001B70AC">
          <w:pPr>
            <w:pStyle w:val="TOC1"/>
            <w:rPr>
              <w:del w:id="142" w:author="Bruno Sanchez-Andrade Nuno" w:date="2012-08-20T15:06:00Z"/>
              <w:rFonts w:asciiTheme="minorHAnsi" w:hAnsiTheme="minorHAnsi" w:cstheme="minorBidi"/>
              <w:b w:val="0"/>
              <w:color w:val="auto"/>
              <w:sz w:val="24"/>
              <w:szCs w:val="24"/>
            </w:rPr>
          </w:pPr>
          <w:del w:id="143" w:author="Bruno Sanchez-Andrade Nuno" w:date="2012-08-20T15:06:00Z">
            <w:r w:rsidRPr="003E2652" w:rsidDel="007D6E82">
              <w:rPr>
                <w:color w:val="1C354C"/>
              </w:rPr>
              <w:delText>Mission for the Index</w:delText>
            </w:r>
            <w:r w:rsidDel="007D6E82">
              <w:tab/>
              <w:delText>6</w:delText>
            </w:r>
          </w:del>
        </w:p>
        <w:p w14:paraId="1133C21D" w14:textId="613EB1D6" w:rsidR="001B70AC" w:rsidDel="007D6E82" w:rsidRDefault="001B70AC">
          <w:pPr>
            <w:pStyle w:val="TOC2"/>
            <w:tabs>
              <w:tab w:val="right" w:leader="dot" w:pos="8630"/>
            </w:tabs>
            <w:rPr>
              <w:del w:id="144" w:author="Bruno Sanchez-Andrade Nuno" w:date="2012-08-20T15:06:00Z"/>
              <w:rFonts w:asciiTheme="minorHAnsi" w:hAnsiTheme="minorHAnsi" w:cstheme="minorBidi"/>
              <w:b w:val="0"/>
              <w:noProof/>
              <w:sz w:val="24"/>
              <w:szCs w:val="24"/>
            </w:rPr>
          </w:pPr>
          <w:del w:id="145" w:author="Bruno Sanchez-Andrade Nuno" w:date="2012-08-20T15:06:00Z">
            <w:r w:rsidDel="007D6E82">
              <w:rPr>
                <w:noProof/>
              </w:rPr>
              <w:delText xml:space="preserve">What </w:delText>
            </w:r>
          </w:del>
          <w:ins w:id="146" w:author="Jamie Carson" w:date="2012-08-20T13:05:00Z">
            <w:del w:id="147" w:author="Bruno Sanchez-Andrade Nuno" w:date="2012-08-20T15:06:00Z">
              <w:r w:rsidR="00C173EF" w:rsidDel="007D6E82">
                <w:rPr>
                  <w:noProof/>
                </w:rPr>
                <w:delText>m</w:delText>
              </w:r>
            </w:del>
          </w:ins>
          <w:del w:id="148" w:author="Bruno Sanchez-Andrade Nuno" w:date="2012-08-20T15:06:00Z">
            <w:r w:rsidDel="007D6E82">
              <w:rPr>
                <w:noProof/>
              </w:rPr>
              <w:delText xml:space="preserve">Makes </w:delText>
            </w:r>
          </w:del>
          <w:ins w:id="149" w:author="Jamie Carson" w:date="2012-08-20T13:05:00Z">
            <w:del w:id="150" w:author="Bruno Sanchez-Andrade Nuno" w:date="2012-08-20T15:06:00Z">
              <w:r w:rsidR="00C173EF" w:rsidDel="007D6E82">
                <w:rPr>
                  <w:noProof/>
                </w:rPr>
                <w:delText>t</w:delText>
              </w:r>
            </w:del>
          </w:ins>
          <w:del w:id="151" w:author="Bruno Sanchez-Andrade Nuno" w:date="2012-08-20T15:06:00Z">
            <w:r w:rsidDel="007D6E82">
              <w:rPr>
                <w:noProof/>
              </w:rPr>
              <w:delText xml:space="preserve">The GAIN Index </w:delText>
            </w:r>
          </w:del>
          <w:ins w:id="152" w:author="Jamie Carson" w:date="2012-08-20T13:05:00Z">
            <w:del w:id="153" w:author="Bruno Sanchez-Andrade Nuno" w:date="2012-08-20T15:06:00Z">
              <w:r w:rsidR="00C173EF" w:rsidDel="007D6E82">
                <w:rPr>
                  <w:noProof/>
                </w:rPr>
                <w:delText>u</w:delText>
              </w:r>
            </w:del>
          </w:ins>
          <w:del w:id="154" w:author="Bruno Sanchez-Andrade Nuno" w:date="2012-08-20T15:06:00Z">
            <w:r w:rsidDel="007D6E82">
              <w:rPr>
                <w:noProof/>
              </w:rPr>
              <w:delText>Unique?</w:delText>
            </w:r>
            <w:r w:rsidDel="007D6E82">
              <w:rPr>
                <w:noProof/>
              </w:rPr>
              <w:tab/>
              <w:delText>6</w:delText>
            </w:r>
          </w:del>
        </w:p>
        <w:p w14:paraId="09AA8E42" w14:textId="77777777" w:rsidR="001B70AC" w:rsidDel="007D6E82" w:rsidRDefault="001B70AC">
          <w:pPr>
            <w:pStyle w:val="TOC1"/>
            <w:rPr>
              <w:del w:id="155" w:author="Bruno Sanchez-Andrade Nuno" w:date="2012-08-20T15:06:00Z"/>
              <w:rFonts w:asciiTheme="minorHAnsi" w:hAnsiTheme="minorHAnsi" w:cstheme="minorBidi"/>
              <w:b w:val="0"/>
              <w:color w:val="auto"/>
              <w:sz w:val="24"/>
              <w:szCs w:val="24"/>
            </w:rPr>
          </w:pPr>
          <w:del w:id="156" w:author="Bruno Sanchez-Andrade Nuno" w:date="2012-08-20T15:06:00Z">
            <w:r w:rsidDel="007D6E82">
              <w:delText>The consultation process</w:delText>
            </w:r>
            <w:r w:rsidDel="007D6E82">
              <w:tab/>
              <w:delText>7</w:delText>
            </w:r>
          </w:del>
        </w:p>
        <w:p w14:paraId="6F202489" w14:textId="2952B63B" w:rsidR="001B70AC" w:rsidDel="007D6E82" w:rsidRDefault="001B70AC">
          <w:pPr>
            <w:pStyle w:val="TOC1"/>
            <w:rPr>
              <w:del w:id="157" w:author="Bruno Sanchez-Andrade Nuno" w:date="2012-08-20T15:06:00Z"/>
              <w:rFonts w:asciiTheme="minorHAnsi" w:hAnsiTheme="minorHAnsi" w:cstheme="minorBidi"/>
              <w:b w:val="0"/>
              <w:color w:val="auto"/>
              <w:sz w:val="24"/>
              <w:szCs w:val="24"/>
            </w:rPr>
          </w:pPr>
          <w:del w:id="158" w:author="Bruno Sanchez-Andrade Nuno" w:date="2012-08-20T15:06:00Z">
            <w:r w:rsidRPr="003E2652" w:rsidDel="007D6E82">
              <w:delText xml:space="preserve">Summary of 2012 </w:delText>
            </w:r>
          </w:del>
          <w:ins w:id="159" w:author="Jamie Carson" w:date="2012-08-20T13:05:00Z">
            <w:del w:id="160" w:author="Bruno Sanchez-Andrade Nuno" w:date="2012-08-20T15:06:00Z">
              <w:r w:rsidR="00C173EF" w:rsidDel="007D6E82">
                <w:delText>c</w:delText>
              </w:r>
            </w:del>
          </w:ins>
          <w:del w:id="161" w:author="Bruno Sanchez-Andrade Nuno" w:date="2012-08-20T15:06:00Z">
            <w:r w:rsidRPr="003E2652" w:rsidDel="007D6E82">
              <w:delText>Changes</w:delText>
            </w:r>
            <w:r w:rsidDel="007D6E82">
              <w:tab/>
              <w:delText>8</w:delText>
            </w:r>
          </w:del>
        </w:p>
        <w:p w14:paraId="3F267C34" w14:textId="77777777" w:rsidR="001B70AC" w:rsidDel="007D6E82" w:rsidRDefault="001B70AC">
          <w:pPr>
            <w:pStyle w:val="TOC2"/>
            <w:tabs>
              <w:tab w:val="right" w:leader="dot" w:pos="8630"/>
            </w:tabs>
            <w:rPr>
              <w:del w:id="162" w:author="Bruno Sanchez-Andrade Nuno" w:date="2012-08-20T15:06:00Z"/>
              <w:rFonts w:asciiTheme="minorHAnsi" w:hAnsiTheme="minorHAnsi" w:cstheme="minorBidi"/>
              <w:b w:val="0"/>
              <w:noProof/>
              <w:sz w:val="24"/>
              <w:szCs w:val="24"/>
            </w:rPr>
          </w:pPr>
          <w:del w:id="163" w:author="Bruno Sanchez-Andrade Nuno" w:date="2012-08-20T15:06:00Z">
            <w:r w:rsidRPr="003E2652" w:rsidDel="007D6E82">
              <w:rPr>
                <w:noProof/>
                <w:color w:val="192C43"/>
              </w:rPr>
              <w:delText>Feedback: Year 1</w:delText>
            </w:r>
            <w:r w:rsidDel="007D6E82">
              <w:rPr>
                <w:noProof/>
              </w:rPr>
              <w:tab/>
              <w:delText>8</w:delText>
            </w:r>
          </w:del>
        </w:p>
        <w:p w14:paraId="4277A80A" w14:textId="77777777" w:rsidR="001B70AC" w:rsidDel="007D6E82" w:rsidRDefault="001B70AC">
          <w:pPr>
            <w:pStyle w:val="TOC3"/>
            <w:tabs>
              <w:tab w:val="right" w:leader="dot" w:pos="8630"/>
            </w:tabs>
            <w:rPr>
              <w:del w:id="164" w:author="Bruno Sanchez-Andrade Nuno" w:date="2012-08-20T15:06:00Z"/>
              <w:rFonts w:asciiTheme="minorHAnsi" w:hAnsiTheme="minorHAnsi" w:cstheme="minorBidi"/>
              <w:noProof/>
              <w:sz w:val="24"/>
              <w:szCs w:val="24"/>
            </w:rPr>
          </w:pPr>
          <w:del w:id="165" w:author="Bruno Sanchez-Andrade Nuno" w:date="2012-08-20T15:06:00Z">
            <w:r w:rsidRPr="003E2652" w:rsidDel="007D6E82">
              <w:rPr>
                <w:noProof/>
                <w:color w:val="192C43"/>
              </w:rPr>
              <w:delText>GAIN Index Website Analytics</w:delText>
            </w:r>
            <w:r w:rsidDel="007D6E82">
              <w:rPr>
                <w:noProof/>
              </w:rPr>
              <w:tab/>
              <w:delText>8</w:delText>
            </w:r>
          </w:del>
        </w:p>
        <w:p w14:paraId="0376569C" w14:textId="77777777" w:rsidR="001B70AC" w:rsidDel="007D6E82" w:rsidRDefault="001B70AC">
          <w:pPr>
            <w:pStyle w:val="TOC3"/>
            <w:tabs>
              <w:tab w:val="right" w:leader="dot" w:pos="8630"/>
            </w:tabs>
            <w:rPr>
              <w:del w:id="166" w:author="Bruno Sanchez-Andrade Nuno" w:date="2012-08-20T15:06:00Z"/>
              <w:rFonts w:asciiTheme="minorHAnsi" w:hAnsiTheme="minorHAnsi" w:cstheme="minorBidi"/>
              <w:noProof/>
              <w:sz w:val="24"/>
              <w:szCs w:val="24"/>
            </w:rPr>
          </w:pPr>
          <w:del w:id="167" w:author="Bruno Sanchez-Andrade Nuno" w:date="2012-08-20T15:06:00Z">
            <w:r w:rsidRPr="003E2652" w:rsidDel="007D6E82">
              <w:rPr>
                <w:noProof/>
                <w:color w:val="192C43"/>
              </w:rPr>
              <w:delText>Presentations</w:delText>
            </w:r>
            <w:r w:rsidDel="007D6E82">
              <w:rPr>
                <w:noProof/>
              </w:rPr>
              <w:tab/>
              <w:delText>11</w:delText>
            </w:r>
          </w:del>
        </w:p>
        <w:p w14:paraId="6DE56361" w14:textId="77777777" w:rsidR="001B70AC" w:rsidDel="007D6E82" w:rsidRDefault="001B70AC">
          <w:pPr>
            <w:pStyle w:val="TOC3"/>
            <w:tabs>
              <w:tab w:val="right" w:leader="dot" w:pos="8630"/>
            </w:tabs>
            <w:rPr>
              <w:del w:id="168" w:author="Bruno Sanchez-Andrade Nuno" w:date="2012-08-20T15:06:00Z"/>
              <w:rFonts w:asciiTheme="minorHAnsi" w:hAnsiTheme="minorHAnsi" w:cstheme="minorBidi"/>
              <w:noProof/>
              <w:sz w:val="24"/>
              <w:szCs w:val="24"/>
            </w:rPr>
          </w:pPr>
          <w:del w:id="169" w:author="Bruno Sanchez-Andrade Nuno" w:date="2012-08-20T15:06:00Z">
            <w:r w:rsidRPr="003E2652" w:rsidDel="007D6E82">
              <w:rPr>
                <w:noProof/>
                <w:color w:val="192C43"/>
              </w:rPr>
              <w:delText>Email and Personal Feedback</w:delText>
            </w:r>
            <w:r w:rsidDel="007D6E82">
              <w:rPr>
                <w:noProof/>
              </w:rPr>
              <w:tab/>
              <w:delText>12</w:delText>
            </w:r>
          </w:del>
        </w:p>
        <w:p w14:paraId="14226FBC" w14:textId="77777777" w:rsidR="001B70AC" w:rsidDel="007D6E82" w:rsidRDefault="001B70AC">
          <w:pPr>
            <w:pStyle w:val="TOC2"/>
            <w:tabs>
              <w:tab w:val="right" w:leader="dot" w:pos="8630"/>
            </w:tabs>
            <w:rPr>
              <w:del w:id="170" w:author="Bruno Sanchez-Andrade Nuno" w:date="2012-08-20T15:06:00Z"/>
              <w:rFonts w:asciiTheme="minorHAnsi" w:hAnsiTheme="minorHAnsi" w:cstheme="minorBidi"/>
              <w:b w:val="0"/>
              <w:noProof/>
              <w:sz w:val="24"/>
              <w:szCs w:val="24"/>
            </w:rPr>
          </w:pPr>
          <w:del w:id="171" w:author="Bruno Sanchez-Andrade Nuno" w:date="2012-08-20T15:06:00Z">
            <w:r w:rsidRPr="003E2652" w:rsidDel="007D6E82">
              <w:rPr>
                <w:noProof/>
              </w:rPr>
              <w:delText>GAIN Index 2012</w:delText>
            </w:r>
            <w:r w:rsidDel="007D6E82">
              <w:rPr>
                <w:noProof/>
              </w:rPr>
              <w:tab/>
              <w:delText>12</w:delText>
            </w:r>
          </w:del>
        </w:p>
        <w:p w14:paraId="08253D91" w14:textId="77777777" w:rsidR="001B70AC" w:rsidDel="007D6E82" w:rsidRDefault="001B70AC">
          <w:pPr>
            <w:pStyle w:val="TOC3"/>
            <w:tabs>
              <w:tab w:val="right" w:leader="dot" w:pos="8630"/>
            </w:tabs>
            <w:rPr>
              <w:del w:id="172" w:author="Bruno Sanchez-Andrade Nuno" w:date="2012-08-20T15:06:00Z"/>
              <w:rFonts w:asciiTheme="minorHAnsi" w:hAnsiTheme="minorHAnsi" w:cstheme="minorBidi"/>
              <w:noProof/>
              <w:sz w:val="24"/>
              <w:szCs w:val="24"/>
            </w:rPr>
          </w:pPr>
          <w:del w:id="173" w:author="Bruno Sanchez-Andrade Nuno" w:date="2012-08-20T15:06:00Z">
            <w:r w:rsidDel="007D6E82">
              <w:rPr>
                <w:noProof/>
              </w:rPr>
              <w:delText>Changes in the code</w:delText>
            </w:r>
            <w:r w:rsidDel="007D6E82">
              <w:rPr>
                <w:noProof/>
              </w:rPr>
              <w:tab/>
              <w:delText>13</w:delText>
            </w:r>
          </w:del>
        </w:p>
        <w:p w14:paraId="17B794FB" w14:textId="77777777" w:rsidR="001B70AC" w:rsidDel="007D6E82" w:rsidRDefault="001B70AC">
          <w:pPr>
            <w:pStyle w:val="TOC3"/>
            <w:tabs>
              <w:tab w:val="right" w:leader="dot" w:pos="8630"/>
            </w:tabs>
            <w:rPr>
              <w:del w:id="174" w:author="Bruno Sanchez-Andrade Nuno" w:date="2012-08-20T15:06:00Z"/>
              <w:rFonts w:asciiTheme="minorHAnsi" w:hAnsiTheme="minorHAnsi" w:cstheme="minorBidi"/>
              <w:noProof/>
              <w:sz w:val="24"/>
              <w:szCs w:val="24"/>
            </w:rPr>
          </w:pPr>
          <w:del w:id="175" w:author="Bruno Sanchez-Andrade Nuno" w:date="2012-08-20T15:06:00Z">
            <w:r w:rsidDel="007D6E82">
              <w:rPr>
                <w:noProof/>
              </w:rPr>
              <w:delText>Re-sourced data</w:delText>
            </w:r>
            <w:r w:rsidDel="007D6E82">
              <w:rPr>
                <w:noProof/>
              </w:rPr>
              <w:tab/>
              <w:delText>13</w:delText>
            </w:r>
          </w:del>
        </w:p>
        <w:p w14:paraId="78DB2896" w14:textId="38B65420" w:rsidR="001B70AC" w:rsidDel="007D6E82" w:rsidRDefault="001B70AC">
          <w:pPr>
            <w:pStyle w:val="TOC3"/>
            <w:tabs>
              <w:tab w:val="right" w:leader="dot" w:pos="8630"/>
            </w:tabs>
            <w:rPr>
              <w:del w:id="176" w:author="Bruno Sanchez-Andrade Nuno" w:date="2012-08-20T15:06:00Z"/>
              <w:rFonts w:asciiTheme="minorHAnsi" w:hAnsiTheme="minorHAnsi" w:cstheme="minorBidi"/>
              <w:noProof/>
              <w:sz w:val="24"/>
              <w:szCs w:val="24"/>
            </w:rPr>
          </w:pPr>
          <w:del w:id="177" w:author="Bruno Sanchez-Andrade Nuno" w:date="2012-08-20T15:06:00Z">
            <w:r w:rsidDel="007D6E82">
              <w:rPr>
                <w:noProof/>
              </w:rPr>
              <w:delText xml:space="preserve">Tolerance for </w:delText>
            </w:r>
          </w:del>
          <w:ins w:id="178" w:author="Jamie Carson" w:date="2012-08-20T13:06:00Z">
            <w:del w:id="179" w:author="Bruno Sanchez-Andrade Nuno" w:date="2012-08-20T15:06:00Z">
              <w:r w:rsidR="00C173EF" w:rsidDel="007D6E82">
                <w:rPr>
                  <w:noProof/>
                </w:rPr>
                <w:delText>m</w:delText>
              </w:r>
            </w:del>
          </w:ins>
          <w:del w:id="180" w:author="Bruno Sanchez-Andrade Nuno" w:date="2012-08-20T15:06:00Z">
            <w:r w:rsidDel="007D6E82">
              <w:rPr>
                <w:noProof/>
              </w:rPr>
              <w:delText xml:space="preserve">Missing </w:delText>
            </w:r>
          </w:del>
          <w:ins w:id="181" w:author="Jamie Carson" w:date="2012-08-20T13:06:00Z">
            <w:del w:id="182" w:author="Bruno Sanchez-Andrade Nuno" w:date="2012-08-20T15:06:00Z">
              <w:r w:rsidR="00C173EF" w:rsidDel="007D6E82">
                <w:rPr>
                  <w:noProof/>
                </w:rPr>
                <w:delText>n</w:delText>
              </w:r>
            </w:del>
          </w:ins>
          <w:del w:id="183" w:author="Bruno Sanchez-Andrade Nuno" w:date="2012-08-20T15:06:00Z">
            <w:r w:rsidDel="007D6E82">
              <w:rPr>
                <w:noProof/>
              </w:rPr>
              <w:delText>Numbers</w:delText>
            </w:r>
            <w:r w:rsidDel="007D6E82">
              <w:rPr>
                <w:noProof/>
              </w:rPr>
              <w:tab/>
              <w:delText>13</w:delText>
            </w:r>
          </w:del>
        </w:p>
        <w:p w14:paraId="0AB106AB" w14:textId="6B8A6E92" w:rsidR="001B70AC" w:rsidDel="007D6E82" w:rsidRDefault="001B70AC">
          <w:pPr>
            <w:pStyle w:val="TOC3"/>
            <w:tabs>
              <w:tab w:val="right" w:leader="dot" w:pos="8630"/>
            </w:tabs>
            <w:rPr>
              <w:del w:id="184" w:author="Bruno Sanchez-Andrade Nuno" w:date="2012-08-20T15:06:00Z"/>
              <w:rFonts w:asciiTheme="minorHAnsi" w:hAnsiTheme="minorHAnsi" w:cstheme="minorBidi"/>
              <w:noProof/>
              <w:sz w:val="24"/>
              <w:szCs w:val="24"/>
            </w:rPr>
          </w:pPr>
          <w:del w:id="185" w:author="Bruno Sanchez-Andrade Nuno" w:date="2012-08-20T15:06:00Z">
            <w:r w:rsidRPr="003E2652" w:rsidDel="007D6E82">
              <w:rPr>
                <w:noProof/>
                <w:color w:val="192C43"/>
              </w:rPr>
              <w:delText xml:space="preserve">Preliminary </w:delText>
            </w:r>
          </w:del>
          <w:ins w:id="186" w:author="Jamie Carson" w:date="2012-08-20T13:06:00Z">
            <w:del w:id="187" w:author="Bruno Sanchez-Andrade Nuno" w:date="2012-08-20T15:06:00Z">
              <w:r w:rsidR="00C173EF" w:rsidDel="007D6E82">
                <w:rPr>
                  <w:noProof/>
                  <w:color w:val="192C43"/>
                </w:rPr>
                <w:delText>r</w:delText>
              </w:r>
            </w:del>
          </w:ins>
          <w:del w:id="188" w:author="Bruno Sanchez-Andrade Nuno" w:date="2012-08-20T15:06:00Z">
            <w:r w:rsidRPr="003E2652" w:rsidDel="007D6E82">
              <w:rPr>
                <w:noProof/>
                <w:color w:val="192C43"/>
              </w:rPr>
              <w:delText>Ranking</w:delText>
            </w:r>
            <w:r w:rsidDel="007D6E82">
              <w:rPr>
                <w:noProof/>
              </w:rPr>
              <w:tab/>
              <w:delText>14</w:delText>
            </w:r>
          </w:del>
        </w:p>
        <w:p w14:paraId="4459917B" w14:textId="255D9049" w:rsidR="001B70AC" w:rsidDel="007D6E82" w:rsidRDefault="001B70AC">
          <w:pPr>
            <w:pStyle w:val="TOC3"/>
            <w:tabs>
              <w:tab w:val="right" w:leader="dot" w:pos="8630"/>
            </w:tabs>
            <w:rPr>
              <w:del w:id="189" w:author="Bruno Sanchez-Andrade Nuno" w:date="2012-08-20T15:06:00Z"/>
              <w:rFonts w:asciiTheme="minorHAnsi" w:hAnsiTheme="minorHAnsi" w:cstheme="minorBidi"/>
              <w:noProof/>
              <w:sz w:val="24"/>
              <w:szCs w:val="24"/>
            </w:rPr>
          </w:pPr>
          <w:del w:id="190" w:author="Bruno Sanchez-Andrade Nuno" w:date="2012-08-20T15:06:00Z">
            <w:r w:rsidDel="007D6E82">
              <w:rPr>
                <w:noProof/>
              </w:rPr>
              <w:delText xml:space="preserve">Differences in the </w:delText>
            </w:r>
          </w:del>
          <w:ins w:id="191" w:author="Jamie Carson" w:date="2012-08-20T13:06:00Z">
            <w:del w:id="192" w:author="Bruno Sanchez-Andrade Nuno" w:date="2012-08-20T15:06:00Z">
              <w:r w:rsidR="00C173EF" w:rsidDel="007D6E82">
                <w:rPr>
                  <w:noProof/>
                </w:rPr>
                <w:delText>s</w:delText>
              </w:r>
            </w:del>
          </w:ins>
          <w:del w:id="193" w:author="Bruno Sanchez-Andrade Nuno" w:date="2012-08-20T15:06:00Z">
            <w:r w:rsidDel="007D6E82">
              <w:rPr>
                <w:noProof/>
              </w:rPr>
              <w:delText>Score for 2010</w:delText>
            </w:r>
            <w:r w:rsidDel="007D6E82">
              <w:rPr>
                <w:noProof/>
              </w:rPr>
              <w:tab/>
              <w:delText>16</w:delText>
            </w:r>
          </w:del>
        </w:p>
        <w:p w14:paraId="3B2F00D6" w14:textId="1CE49ACB" w:rsidR="001B70AC" w:rsidDel="007D6E82" w:rsidRDefault="001B70AC">
          <w:pPr>
            <w:pStyle w:val="TOC3"/>
            <w:tabs>
              <w:tab w:val="right" w:leader="dot" w:pos="8630"/>
            </w:tabs>
            <w:rPr>
              <w:del w:id="194" w:author="Bruno Sanchez-Andrade Nuno" w:date="2012-08-20T15:06:00Z"/>
              <w:rFonts w:asciiTheme="minorHAnsi" w:hAnsiTheme="minorHAnsi" w:cstheme="minorBidi"/>
              <w:noProof/>
              <w:sz w:val="24"/>
              <w:szCs w:val="24"/>
            </w:rPr>
          </w:pPr>
          <w:del w:id="195" w:author="Bruno Sanchez-Andrade Nuno" w:date="2012-08-20T15:06:00Z">
            <w:r w:rsidDel="007D6E82">
              <w:rPr>
                <w:noProof/>
              </w:rPr>
              <w:delText xml:space="preserve">GAIN 2012 </w:delText>
            </w:r>
          </w:del>
          <w:ins w:id="196" w:author="Jamie Carson" w:date="2012-08-20T13:06:00Z">
            <w:del w:id="197" w:author="Bruno Sanchez-Andrade Nuno" w:date="2012-08-20T15:06:00Z">
              <w:r w:rsidR="00C173EF" w:rsidDel="007D6E82">
                <w:rPr>
                  <w:noProof/>
                </w:rPr>
                <w:delText>a</w:delText>
              </w:r>
            </w:del>
          </w:ins>
          <w:del w:id="198" w:author="Bruno Sanchez-Andrade Nuno" w:date="2012-08-20T15:06:00Z">
            <w:r w:rsidDel="007D6E82">
              <w:rPr>
                <w:noProof/>
              </w:rPr>
              <w:delText xml:space="preserve">Additional </w:delText>
            </w:r>
          </w:del>
          <w:ins w:id="199" w:author="Jamie Carson" w:date="2012-08-20T13:06:00Z">
            <w:del w:id="200" w:author="Bruno Sanchez-Andrade Nuno" w:date="2012-08-20T15:06:00Z">
              <w:r w:rsidR="00C173EF" w:rsidDel="007D6E82">
                <w:rPr>
                  <w:noProof/>
                </w:rPr>
                <w:delText>m</w:delText>
              </w:r>
            </w:del>
          </w:ins>
          <w:del w:id="201" w:author="Bruno Sanchez-Andrade Nuno" w:date="2012-08-20T15:06:00Z">
            <w:r w:rsidDel="007D6E82">
              <w:rPr>
                <w:noProof/>
              </w:rPr>
              <w:delText>Measures</w:delText>
            </w:r>
            <w:r w:rsidDel="007D6E82">
              <w:rPr>
                <w:noProof/>
              </w:rPr>
              <w:tab/>
              <w:delText>16</w:delText>
            </w:r>
          </w:del>
        </w:p>
        <w:p w14:paraId="153FF3D4" w14:textId="6C4BCD5D" w:rsidR="001B70AC" w:rsidDel="007D6E82" w:rsidRDefault="001B70AC">
          <w:pPr>
            <w:pStyle w:val="TOC2"/>
            <w:tabs>
              <w:tab w:val="right" w:leader="dot" w:pos="8630"/>
            </w:tabs>
            <w:rPr>
              <w:del w:id="202" w:author="Bruno Sanchez-Andrade Nuno" w:date="2012-08-20T15:06:00Z"/>
              <w:rFonts w:asciiTheme="minorHAnsi" w:hAnsiTheme="minorHAnsi" w:cstheme="minorBidi"/>
              <w:b w:val="0"/>
              <w:noProof/>
              <w:sz w:val="24"/>
              <w:szCs w:val="24"/>
            </w:rPr>
          </w:pPr>
          <w:del w:id="203" w:author="Bruno Sanchez-Andrade Nuno" w:date="2012-08-20T15:06:00Z">
            <w:r w:rsidDel="007D6E82">
              <w:rPr>
                <w:noProof/>
              </w:rPr>
              <w:delText xml:space="preserve">Specific </w:delText>
            </w:r>
          </w:del>
          <w:ins w:id="204" w:author="Jamie Carson" w:date="2012-08-20T13:06:00Z">
            <w:del w:id="205" w:author="Bruno Sanchez-Andrade Nuno" w:date="2012-08-20T15:06:00Z">
              <w:r w:rsidR="00C173EF" w:rsidDel="007D6E82">
                <w:rPr>
                  <w:noProof/>
                </w:rPr>
                <w:delText>o</w:delText>
              </w:r>
            </w:del>
          </w:ins>
          <w:del w:id="206" w:author="Bruno Sanchez-Andrade Nuno" w:date="2012-08-20T15:06:00Z">
            <w:r w:rsidDel="007D6E82">
              <w:rPr>
                <w:noProof/>
              </w:rPr>
              <w:delText xml:space="preserve">Open </w:delText>
            </w:r>
          </w:del>
          <w:ins w:id="207" w:author="Jamie Carson" w:date="2012-08-20T13:06:00Z">
            <w:del w:id="208" w:author="Bruno Sanchez-Andrade Nuno" w:date="2012-08-20T15:06:00Z">
              <w:r w:rsidR="00C173EF" w:rsidDel="007D6E82">
                <w:rPr>
                  <w:noProof/>
                </w:rPr>
                <w:delText>i</w:delText>
              </w:r>
            </w:del>
          </w:ins>
          <w:del w:id="209" w:author="Bruno Sanchez-Andrade Nuno" w:date="2012-08-20T15:06:00Z">
            <w:r w:rsidDel="007D6E82">
              <w:rPr>
                <w:noProof/>
              </w:rPr>
              <w:delText>Issues</w:delText>
            </w:r>
            <w:r w:rsidDel="007D6E82">
              <w:rPr>
                <w:noProof/>
              </w:rPr>
              <w:tab/>
              <w:delText>17</w:delText>
            </w:r>
          </w:del>
        </w:p>
        <w:p w14:paraId="5179B693" w14:textId="77777777" w:rsidR="001B70AC" w:rsidDel="007D6E82" w:rsidRDefault="001B70AC">
          <w:pPr>
            <w:pStyle w:val="TOC3"/>
            <w:tabs>
              <w:tab w:val="right" w:leader="dot" w:pos="8630"/>
            </w:tabs>
            <w:rPr>
              <w:del w:id="210" w:author="Bruno Sanchez-Andrade Nuno" w:date="2012-08-20T15:06:00Z"/>
              <w:rFonts w:asciiTheme="minorHAnsi" w:hAnsiTheme="minorHAnsi" w:cstheme="minorBidi"/>
              <w:noProof/>
              <w:sz w:val="24"/>
              <w:szCs w:val="24"/>
            </w:rPr>
          </w:pPr>
          <w:del w:id="211" w:author="Bruno Sanchez-Andrade Nuno" w:date="2012-08-20T15:06:00Z">
            <w:r w:rsidDel="007D6E82">
              <w:rPr>
                <w:noProof/>
              </w:rPr>
              <w:delText>Website update-upgrade</w:delText>
            </w:r>
            <w:r w:rsidDel="007D6E82">
              <w:rPr>
                <w:noProof/>
              </w:rPr>
              <w:tab/>
              <w:delText>17</w:delText>
            </w:r>
          </w:del>
        </w:p>
        <w:p w14:paraId="455E05D6" w14:textId="5BCC90EF" w:rsidR="001B70AC" w:rsidDel="007D6E82" w:rsidRDefault="001B70AC">
          <w:pPr>
            <w:pStyle w:val="TOC3"/>
            <w:tabs>
              <w:tab w:val="right" w:leader="dot" w:pos="8630"/>
            </w:tabs>
            <w:rPr>
              <w:del w:id="212" w:author="Bruno Sanchez-Andrade Nuno" w:date="2012-08-20T15:06:00Z"/>
              <w:rFonts w:asciiTheme="minorHAnsi" w:hAnsiTheme="minorHAnsi" w:cstheme="minorBidi"/>
              <w:noProof/>
              <w:sz w:val="24"/>
              <w:szCs w:val="24"/>
            </w:rPr>
          </w:pPr>
          <w:del w:id="213" w:author="Bruno Sanchez-Andrade Nuno" w:date="2012-08-20T15:06:00Z">
            <w:r w:rsidDel="007D6E82">
              <w:rPr>
                <w:noProof/>
              </w:rPr>
              <w:delText xml:space="preserve">Readiness </w:delText>
            </w:r>
          </w:del>
          <w:ins w:id="214" w:author="Jamie Carson" w:date="2012-08-20T13:06:00Z">
            <w:del w:id="215" w:author="Bruno Sanchez-Andrade Nuno" w:date="2012-08-20T15:06:00Z">
              <w:r w:rsidR="00C173EF" w:rsidDel="007D6E82">
                <w:rPr>
                  <w:noProof/>
                </w:rPr>
                <w:delText>a</w:delText>
              </w:r>
            </w:del>
          </w:ins>
          <w:del w:id="216" w:author="Bruno Sanchez-Andrade Nuno" w:date="2012-08-20T15:06:00Z">
            <w:r w:rsidDel="007D6E82">
              <w:rPr>
                <w:noProof/>
              </w:rPr>
              <w:delText>Axis</w:delText>
            </w:r>
            <w:r w:rsidDel="007D6E82">
              <w:rPr>
                <w:noProof/>
              </w:rPr>
              <w:tab/>
              <w:delText>17</w:delText>
            </w:r>
          </w:del>
        </w:p>
        <w:p w14:paraId="4312B3D1" w14:textId="1783EBDE" w:rsidR="001B70AC" w:rsidDel="007D6E82" w:rsidRDefault="001B70AC">
          <w:pPr>
            <w:pStyle w:val="TOC2"/>
            <w:tabs>
              <w:tab w:val="right" w:leader="dot" w:pos="8630"/>
            </w:tabs>
            <w:rPr>
              <w:del w:id="217" w:author="Bruno Sanchez-Andrade Nuno" w:date="2012-08-20T15:06:00Z"/>
              <w:rFonts w:asciiTheme="minorHAnsi" w:hAnsiTheme="minorHAnsi" w:cstheme="minorBidi"/>
              <w:b w:val="0"/>
              <w:noProof/>
              <w:sz w:val="24"/>
              <w:szCs w:val="24"/>
            </w:rPr>
          </w:pPr>
          <w:del w:id="218" w:author="Bruno Sanchez-Andrade Nuno" w:date="2012-08-20T15:06:00Z">
            <w:r w:rsidRPr="003E2652" w:rsidDel="007D6E82">
              <w:rPr>
                <w:noProof/>
              </w:rPr>
              <w:delText xml:space="preserve">Complementary </w:delText>
            </w:r>
          </w:del>
          <w:ins w:id="219" w:author="Jamie Carson" w:date="2012-08-20T13:21:00Z">
            <w:del w:id="220" w:author="Bruno Sanchez-Andrade Nuno" w:date="2012-08-20T15:06:00Z">
              <w:r w:rsidR="00FE045F" w:rsidDel="007D6E82">
                <w:rPr>
                  <w:noProof/>
                </w:rPr>
                <w:delText>a</w:delText>
              </w:r>
            </w:del>
          </w:ins>
          <w:del w:id="221" w:author="Bruno Sanchez-Andrade Nuno" w:date="2012-08-20T15:06:00Z">
            <w:r w:rsidRPr="003E2652" w:rsidDel="007D6E82">
              <w:rPr>
                <w:noProof/>
              </w:rPr>
              <w:delText>Activities of the Institute</w:delText>
            </w:r>
          </w:del>
          <w:ins w:id="222" w:author="Jamie Carson" w:date="2012-08-20T13:21:00Z">
            <w:del w:id="223" w:author="Bruno Sanchez-Andrade Nuno" w:date="2012-08-20T15:06:00Z">
              <w:r w:rsidR="00FE045F" w:rsidDel="007D6E82">
                <w:rPr>
                  <w:noProof/>
                </w:rPr>
                <w:delText>GAIN</w:delText>
              </w:r>
            </w:del>
          </w:ins>
          <w:del w:id="224" w:author="Bruno Sanchez-Andrade Nuno" w:date="2012-08-20T15:06:00Z">
            <w:r w:rsidDel="007D6E82">
              <w:rPr>
                <w:noProof/>
              </w:rPr>
              <w:tab/>
              <w:delText>17</w:delText>
            </w:r>
          </w:del>
        </w:p>
        <w:p w14:paraId="7FFC5556" w14:textId="77777777" w:rsidR="0074244C" w:rsidRPr="00C91AB5" w:rsidRDefault="0074244C" w:rsidP="0074244C">
          <w:pPr>
            <w:rPr>
              <w:color w:val="192C43"/>
            </w:rPr>
          </w:pPr>
          <w:r w:rsidRPr="00C91AB5">
            <w:rPr>
              <w:rFonts w:asciiTheme="majorHAnsi" w:hAnsiTheme="majorHAnsi" w:cstheme="majorHAnsi"/>
              <w:b/>
              <w:bCs/>
              <w:noProof/>
              <w:color w:val="192C43"/>
            </w:rPr>
            <w:fldChar w:fldCharType="end"/>
          </w:r>
        </w:p>
      </w:sdtContent>
    </w:sdt>
    <w:p w14:paraId="627A4D13" w14:textId="694680D1" w:rsidR="00EF1265" w:rsidRDefault="00EF1265" w:rsidP="00AB17C7">
      <w:pPr>
        <w:pStyle w:val="Heading1"/>
        <w:rPr>
          <w:rFonts w:ascii="Georgia" w:hAnsi="Georgia"/>
          <w:b/>
          <w:color w:val="1C354C"/>
          <w:sz w:val="36"/>
          <w:szCs w:val="36"/>
        </w:rPr>
      </w:pPr>
      <w:bookmarkStart w:id="225" w:name="_Toc171734274"/>
    </w:p>
    <w:p w14:paraId="48C19E98" w14:textId="77777777" w:rsidR="003E7A10" w:rsidRDefault="003E7A10">
      <w:pPr>
        <w:rPr>
          <w:color w:val="192C43"/>
          <w:sz w:val="32"/>
          <w:szCs w:val="32"/>
        </w:rPr>
      </w:pPr>
      <w:bookmarkStart w:id="226" w:name="_Toc171734279"/>
      <w:bookmarkEnd w:id="225"/>
      <w:r>
        <w:rPr>
          <w:color w:val="192C43"/>
          <w:sz w:val="32"/>
          <w:szCs w:val="32"/>
        </w:rPr>
        <w:br w:type="page"/>
      </w:r>
    </w:p>
    <w:p w14:paraId="5942BF50" w14:textId="48FAEE6E" w:rsidR="00F850EB" w:rsidRDefault="00E27FFA" w:rsidP="00C173EF">
      <w:pPr>
        <w:pStyle w:val="Heading2"/>
        <w:rPr>
          <w:ins w:id="227" w:author="Bruno Sanchez-Andrade Nuno" w:date="2012-08-20T15:01:00Z"/>
        </w:rPr>
      </w:pPr>
      <w:bookmarkStart w:id="228" w:name="_Toc207094494"/>
      <w:r w:rsidRPr="00C173EF">
        <w:rPr>
          <w:noProof/>
          <w:u w:val="single"/>
          <w:lang w:eastAsia="en-US"/>
        </w:rPr>
        <mc:AlternateContent>
          <mc:Choice Requires="wps">
            <w:drawing>
              <wp:anchor distT="0" distB="0" distL="114300" distR="114300" simplePos="0" relativeHeight="251740160" behindDoc="0" locked="0" layoutInCell="1" allowOverlap="1" wp14:anchorId="6CE7B9FB" wp14:editId="5D99D790">
                <wp:simplePos x="0" y="0"/>
                <wp:positionH relativeFrom="column">
                  <wp:posOffset>-114300</wp:posOffset>
                </wp:positionH>
                <wp:positionV relativeFrom="paragraph">
                  <wp:posOffset>685800</wp:posOffset>
                </wp:positionV>
                <wp:extent cx="2857500" cy="2057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575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1">
                        <w:txbxContent>
                          <w:p w14:paraId="69551A3B" w14:textId="77777777" w:rsidR="00E94555" w:rsidRPr="003E36DE" w:rsidRDefault="00E94555" w:rsidP="007806A7">
                            <w:pPr>
                              <w:tabs>
                                <w:tab w:val="left" w:pos="7707"/>
                              </w:tabs>
                              <w:rPr>
                                <w:b/>
                                <w:color w:val="1B2F36"/>
                              </w:rPr>
                            </w:pPr>
                            <w:r w:rsidRPr="003E36DE">
                              <w:rPr>
                                <w:b/>
                                <w:color w:val="1B2F36"/>
                              </w:rPr>
                              <w:t>The Honorable José María Aznar</w:t>
                            </w:r>
                          </w:p>
                          <w:p w14:paraId="00DC26B9" w14:textId="77777777" w:rsidR="00E94555" w:rsidRPr="003E36DE" w:rsidRDefault="00E94555" w:rsidP="007806A7">
                            <w:pPr>
                              <w:tabs>
                                <w:tab w:val="left" w:pos="7707"/>
                              </w:tabs>
                              <w:rPr>
                                <w:color w:val="000000" w:themeColor="text1"/>
                              </w:rPr>
                            </w:pPr>
                            <w:r w:rsidRPr="003E36DE">
                              <w:rPr>
                                <w:color w:val="000000" w:themeColor="text1"/>
                              </w:rPr>
                              <w:t>Chairman of the Advisory Council,</w:t>
                            </w:r>
                          </w:p>
                          <w:p w14:paraId="18C64028" w14:textId="77777777" w:rsidR="00E94555" w:rsidRPr="003E36DE" w:rsidRDefault="00E94555" w:rsidP="007806A7">
                            <w:pPr>
                              <w:tabs>
                                <w:tab w:val="left" w:pos="7707"/>
                              </w:tabs>
                              <w:rPr>
                                <w:color w:val="000000" w:themeColor="text1"/>
                              </w:rPr>
                            </w:pPr>
                            <w:r w:rsidRPr="003E36DE">
                              <w:rPr>
                                <w:color w:val="000000" w:themeColor="text1"/>
                              </w:rPr>
                              <w:t>Global Adaptation Institute</w:t>
                            </w:r>
                          </w:p>
                          <w:p w14:paraId="0897F3CF" w14:textId="77777777" w:rsidR="00E94555" w:rsidRPr="003E36DE" w:rsidRDefault="00E94555" w:rsidP="007806A7">
                            <w:pPr>
                              <w:tabs>
                                <w:tab w:val="left" w:pos="7707"/>
                              </w:tabs>
                              <w:rPr>
                                <w:color w:val="000000" w:themeColor="text1"/>
                              </w:rPr>
                            </w:pPr>
                            <w:r w:rsidRPr="003E36DE">
                              <w:rPr>
                                <w:color w:val="000000" w:themeColor="text1"/>
                              </w:rPr>
                              <w:t xml:space="preserve">Mr. Aznar is the former President </w:t>
                            </w:r>
                          </w:p>
                          <w:p w14:paraId="487110CC" w14:textId="77777777" w:rsidR="00E94555" w:rsidRPr="003E36DE" w:rsidRDefault="00E94555" w:rsidP="007806A7">
                            <w:pPr>
                              <w:tabs>
                                <w:tab w:val="left" w:pos="7707"/>
                              </w:tabs>
                              <w:rPr>
                                <w:color w:val="000000" w:themeColor="text1"/>
                              </w:rPr>
                            </w:pPr>
                            <w:r w:rsidRPr="003E36DE">
                              <w:rPr>
                                <w:color w:val="000000" w:themeColor="text1"/>
                              </w:rPr>
                              <w:t>of Spain (1996-2004)</w:t>
                            </w:r>
                          </w:p>
                          <w:p w14:paraId="349E33F8" w14:textId="77777777" w:rsidR="00E94555" w:rsidRDefault="00E94555" w:rsidP="007806A7">
                            <w:pPr>
                              <w:tabs>
                                <w:tab w:val="left" w:pos="7707"/>
                              </w:tabs>
                              <w:rPr>
                                <w:color w:val="1B2F36"/>
                              </w:rPr>
                            </w:pPr>
                          </w:p>
                          <w:p w14:paraId="343C88C3" w14:textId="77777777" w:rsidR="00E94555" w:rsidRPr="003E36DE" w:rsidRDefault="00E94555" w:rsidP="007806A7">
                            <w:pPr>
                              <w:tabs>
                                <w:tab w:val="left" w:pos="7707"/>
                              </w:tabs>
                              <w:rPr>
                                <w:b/>
                                <w:color w:val="1B2F36"/>
                              </w:rPr>
                            </w:pPr>
                            <w:r w:rsidRPr="003E36DE">
                              <w:rPr>
                                <w:b/>
                                <w:color w:val="1B2F36"/>
                              </w:rPr>
                              <w:t>Anthony Morris</w:t>
                            </w:r>
                          </w:p>
                          <w:p w14:paraId="11576840" w14:textId="77777777" w:rsidR="00E94555" w:rsidRPr="003E36DE" w:rsidRDefault="00E94555" w:rsidP="007806A7">
                            <w:pPr>
                              <w:tabs>
                                <w:tab w:val="left" w:pos="7707"/>
                              </w:tabs>
                              <w:rPr>
                                <w:color w:val="000000" w:themeColor="text1"/>
                              </w:rPr>
                            </w:pPr>
                            <w:r w:rsidRPr="003E36DE">
                              <w:rPr>
                                <w:color w:val="000000" w:themeColor="text1"/>
                              </w:rPr>
                              <w:t>Founder, The Morris Company</w:t>
                            </w:r>
                          </w:p>
                          <w:p w14:paraId="614716B2" w14:textId="77777777" w:rsidR="00E94555" w:rsidRDefault="00E94555" w:rsidP="007806A7">
                            <w:pPr>
                              <w:tabs>
                                <w:tab w:val="left" w:pos="7707"/>
                              </w:tabs>
                              <w:rPr>
                                <w:color w:val="1B2F36"/>
                              </w:rPr>
                            </w:pPr>
                          </w:p>
                          <w:p w14:paraId="7F3E9462" w14:textId="77777777" w:rsidR="00E94555" w:rsidRPr="003E36DE" w:rsidRDefault="00E94555" w:rsidP="007806A7">
                            <w:pPr>
                              <w:tabs>
                                <w:tab w:val="left" w:pos="7707"/>
                              </w:tabs>
                              <w:rPr>
                                <w:b/>
                                <w:color w:val="1B2F36"/>
                              </w:rPr>
                            </w:pPr>
                            <w:r w:rsidRPr="003E36DE">
                              <w:rPr>
                                <w:b/>
                                <w:color w:val="1B2F36"/>
                              </w:rPr>
                              <w:t>Ana Palacio</w:t>
                            </w:r>
                          </w:p>
                          <w:p w14:paraId="1ECF7F1F" w14:textId="77777777" w:rsidR="00E94555" w:rsidRPr="003E36DE" w:rsidRDefault="00E94555" w:rsidP="007806A7">
                            <w:pPr>
                              <w:tabs>
                                <w:tab w:val="left" w:pos="7707"/>
                              </w:tabs>
                              <w:rPr>
                                <w:color w:val="000000" w:themeColor="text1"/>
                              </w:rPr>
                            </w:pPr>
                            <w:r w:rsidRPr="003E36DE">
                              <w:rPr>
                                <w:color w:val="000000" w:themeColor="text1"/>
                              </w:rPr>
                              <w:t>Foreign Minister of Spain (2002-2004)</w:t>
                            </w:r>
                          </w:p>
                          <w:p w14:paraId="194C8422" w14:textId="77777777" w:rsidR="00E94555" w:rsidRDefault="00E94555" w:rsidP="007806A7">
                            <w:pPr>
                              <w:tabs>
                                <w:tab w:val="left" w:pos="7707"/>
                              </w:tabs>
                              <w:rPr>
                                <w:color w:val="1B2F36"/>
                              </w:rPr>
                            </w:pPr>
                          </w:p>
                          <w:p w14:paraId="2775C4D9" w14:textId="77777777" w:rsidR="00E94555" w:rsidRPr="003E36DE" w:rsidRDefault="00E94555" w:rsidP="007806A7">
                            <w:pPr>
                              <w:tabs>
                                <w:tab w:val="left" w:pos="7707"/>
                              </w:tabs>
                              <w:rPr>
                                <w:b/>
                                <w:color w:val="1B2F36"/>
                              </w:rPr>
                            </w:pPr>
                            <w:r w:rsidRPr="003E36DE">
                              <w:rPr>
                                <w:b/>
                                <w:color w:val="1B2F36"/>
                              </w:rPr>
                              <w:t>Jorge Quiroga</w:t>
                            </w:r>
                          </w:p>
                          <w:p w14:paraId="6C0D9105" w14:textId="77777777" w:rsidR="00E94555" w:rsidRPr="003E36DE" w:rsidRDefault="00E94555" w:rsidP="007806A7">
                            <w:pPr>
                              <w:tabs>
                                <w:tab w:val="left" w:pos="7707"/>
                              </w:tabs>
                              <w:rPr>
                                <w:color w:val="000000" w:themeColor="text1"/>
                              </w:rPr>
                            </w:pPr>
                            <w:r w:rsidRPr="003E36DE">
                              <w:rPr>
                                <w:color w:val="000000" w:themeColor="text1"/>
                              </w:rPr>
                              <w:t>President of Bolivia (2001-2002)</w:t>
                            </w:r>
                          </w:p>
                          <w:p w14:paraId="5F816500" w14:textId="77777777" w:rsidR="00E94555" w:rsidRPr="003E36DE" w:rsidRDefault="00E94555" w:rsidP="007806A7">
                            <w:pPr>
                              <w:tabs>
                                <w:tab w:val="left" w:pos="7707"/>
                              </w:tabs>
                              <w:rPr>
                                <w:color w:val="000000" w:themeColor="text1"/>
                              </w:rPr>
                            </w:pPr>
                            <w:r w:rsidRPr="003E36DE">
                              <w:rPr>
                                <w:color w:val="000000" w:themeColor="text1"/>
                              </w:rPr>
                              <w:t>Vice President of Bolivia (1997-2001)</w:t>
                            </w:r>
                          </w:p>
                          <w:p w14:paraId="020C9855" w14:textId="77777777" w:rsidR="00E94555" w:rsidRPr="003E36DE" w:rsidRDefault="00E94555" w:rsidP="007806A7">
                            <w:pPr>
                              <w:tabs>
                                <w:tab w:val="left" w:pos="7707"/>
                              </w:tabs>
                              <w:rPr>
                                <w:b/>
                                <w:color w:val="1B2F36"/>
                              </w:rPr>
                            </w:pPr>
                          </w:p>
                          <w:p w14:paraId="383C9480" w14:textId="77777777" w:rsidR="00E94555" w:rsidRPr="003E36DE" w:rsidRDefault="00E94555" w:rsidP="007806A7">
                            <w:pPr>
                              <w:tabs>
                                <w:tab w:val="left" w:pos="7707"/>
                              </w:tabs>
                              <w:rPr>
                                <w:b/>
                                <w:color w:val="1B2F36"/>
                              </w:rPr>
                            </w:pPr>
                            <w:r w:rsidRPr="003E36DE">
                              <w:rPr>
                                <w:b/>
                                <w:color w:val="1B2F36"/>
                              </w:rPr>
                              <w:t>Andreas Widmer</w:t>
                            </w:r>
                          </w:p>
                          <w:p w14:paraId="0719BF02" w14:textId="77777777" w:rsidR="00E94555" w:rsidRDefault="00E94555" w:rsidP="007806A7">
                            <w:pPr>
                              <w:tabs>
                                <w:tab w:val="left" w:pos="7707"/>
                              </w:tabs>
                              <w:rPr>
                                <w:color w:val="000000" w:themeColor="text1"/>
                              </w:rPr>
                            </w:pPr>
                            <w:r w:rsidRPr="003E36DE">
                              <w:rPr>
                                <w:color w:val="000000" w:themeColor="text1"/>
                              </w:rPr>
                              <w:t>Co-Founder, Seven Fun</w:t>
                            </w:r>
                            <w:r>
                              <w:rPr>
                                <w:color w:val="000000" w:themeColor="text1"/>
                              </w:rPr>
                              <w:t>d</w:t>
                            </w:r>
                          </w:p>
                          <w:p w14:paraId="181082A7" w14:textId="77777777" w:rsidR="00E94555" w:rsidRDefault="00E945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8.95pt;margin-top:54pt;width:225pt;height:16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" filled="f" stroked="f">
                <v:textbox style="mso-next-textbox:#Text Box 41">
                  <w:txbxContent>
                    <w:p w14:paraId="69551A3B" w14:textId="77777777" w:rsidR="00E94555" w:rsidRPr="003E36DE" w:rsidRDefault="00E94555" w:rsidP="007806A7">
                      <w:pPr>
                        <w:tabs>
                          <w:tab w:val="left" w:pos="7707"/>
                        </w:tabs>
                        <w:rPr>
                          <w:b/>
                          <w:color w:val="1B2F36"/>
                        </w:rPr>
                      </w:pPr>
                      <w:r w:rsidRPr="003E36DE">
                        <w:rPr>
                          <w:b/>
                          <w:color w:val="1B2F36"/>
                        </w:rPr>
                        <w:t>The Honorable José María Aznar</w:t>
                      </w:r>
                    </w:p>
                    <w:p w14:paraId="00DC26B9" w14:textId="77777777" w:rsidR="00E94555" w:rsidRPr="003E36DE" w:rsidRDefault="00E94555" w:rsidP="007806A7">
                      <w:pPr>
                        <w:tabs>
                          <w:tab w:val="left" w:pos="7707"/>
                        </w:tabs>
                        <w:rPr>
                          <w:color w:val="000000" w:themeColor="text1"/>
                        </w:rPr>
                      </w:pPr>
                      <w:r w:rsidRPr="003E36DE">
                        <w:rPr>
                          <w:color w:val="000000" w:themeColor="text1"/>
                        </w:rPr>
                        <w:t>Chairman of the Advisory Council,</w:t>
                      </w:r>
                    </w:p>
                    <w:p w14:paraId="18C64028" w14:textId="77777777" w:rsidR="00E94555" w:rsidRPr="003E36DE" w:rsidRDefault="00E94555" w:rsidP="007806A7">
                      <w:pPr>
                        <w:tabs>
                          <w:tab w:val="left" w:pos="7707"/>
                        </w:tabs>
                        <w:rPr>
                          <w:color w:val="000000" w:themeColor="text1"/>
                        </w:rPr>
                      </w:pPr>
                      <w:r w:rsidRPr="003E36DE">
                        <w:rPr>
                          <w:color w:val="000000" w:themeColor="text1"/>
                        </w:rPr>
                        <w:t>Global Adaptation Institute</w:t>
                      </w:r>
                    </w:p>
                    <w:p w14:paraId="0897F3CF" w14:textId="77777777" w:rsidR="00E94555" w:rsidRPr="003E36DE" w:rsidRDefault="00E94555" w:rsidP="007806A7">
                      <w:pPr>
                        <w:tabs>
                          <w:tab w:val="left" w:pos="7707"/>
                        </w:tabs>
                        <w:rPr>
                          <w:color w:val="000000" w:themeColor="text1"/>
                        </w:rPr>
                      </w:pPr>
                      <w:r w:rsidRPr="003E36DE">
                        <w:rPr>
                          <w:color w:val="000000" w:themeColor="text1"/>
                        </w:rPr>
                        <w:t xml:space="preserve">Mr. Aznar is the former President </w:t>
                      </w:r>
                    </w:p>
                    <w:p w14:paraId="487110CC" w14:textId="77777777" w:rsidR="00E94555" w:rsidRPr="003E36DE" w:rsidRDefault="00E94555" w:rsidP="007806A7">
                      <w:pPr>
                        <w:tabs>
                          <w:tab w:val="left" w:pos="7707"/>
                        </w:tabs>
                        <w:rPr>
                          <w:color w:val="000000" w:themeColor="text1"/>
                        </w:rPr>
                      </w:pPr>
                      <w:r w:rsidRPr="003E36DE">
                        <w:rPr>
                          <w:color w:val="000000" w:themeColor="text1"/>
                        </w:rPr>
                        <w:t>of Spain (1996-2004)</w:t>
                      </w:r>
                    </w:p>
                    <w:p w14:paraId="349E33F8" w14:textId="77777777" w:rsidR="00E94555" w:rsidRDefault="00E94555" w:rsidP="007806A7">
                      <w:pPr>
                        <w:tabs>
                          <w:tab w:val="left" w:pos="7707"/>
                        </w:tabs>
                        <w:rPr>
                          <w:color w:val="1B2F36"/>
                        </w:rPr>
                      </w:pPr>
                    </w:p>
                    <w:p w14:paraId="343C88C3" w14:textId="77777777" w:rsidR="00E94555" w:rsidRPr="003E36DE" w:rsidRDefault="00E94555" w:rsidP="007806A7">
                      <w:pPr>
                        <w:tabs>
                          <w:tab w:val="left" w:pos="7707"/>
                        </w:tabs>
                        <w:rPr>
                          <w:b/>
                          <w:color w:val="1B2F36"/>
                        </w:rPr>
                      </w:pPr>
                      <w:r w:rsidRPr="003E36DE">
                        <w:rPr>
                          <w:b/>
                          <w:color w:val="1B2F36"/>
                        </w:rPr>
                        <w:t>Anthony Morris</w:t>
                      </w:r>
                    </w:p>
                    <w:p w14:paraId="11576840" w14:textId="77777777" w:rsidR="00E94555" w:rsidRPr="003E36DE" w:rsidRDefault="00E94555" w:rsidP="007806A7">
                      <w:pPr>
                        <w:tabs>
                          <w:tab w:val="left" w:pos="7707"/>
                        </w:tabs>
                        <w:rPr>
                          <w:color w:val="000000" w:themeColor="text1"/>
                        </w:rPr>
                      </w:pPr>
                      <w:r w:rsidRPr="003E36DE">
                        <w:rPr>
                          <w:color w:val="000000" w:themeColor="text1"/>
                        </w:rPr>
                        <w:t>Founder, The Morris Company</w:t>
                      </w:r>
                    </w:p>
                    <w:p w14:paraId="614716B2" w14:textId="77777777" w:rsidR="00E94555" w:rsidRDefault="00E94555" w:rsidP="007806A7">
                      <w:pPr>
                        <w:tabs>
                          <w:tab w:val="left" w:pos="7707"/>
                        </w:tabs>
                        <w:rPr>
                          <w:color w:val="1B2F36"/>
                        </w:rPr>
                      </w:pPr>
                    </w:p>
                    <w:p w14:paraId="7F3E9462" w14:textId="77777777" w:rsidR="00E94555" w:rsidRPr="003E36DE" w:rsidRDefault="00E94555" w:rsidP="007806A7">
                      <w:pPr>
                        <w:tabs>
                          <w:tab w:val="left" w:pos="7707"/>
                        </w:tabs>
                        <w:rPr>
                          <w:b/>
                          <w:color w:val="1B2F36"/>
                        </w:rPr>
                      </w:pPr>
                      <w:r w:rsidRPr="003E36DE">
                        <w:rPr>
                          <w:b/>
                          <w:color w:val="1B2F36"/>
                        </w:rPr>
                        <w:t>Ana Palacio</w:t>
                      </w:r>
                    </w:p>
                    <w:p w14:paraId="1ECF7F1F" w14:textId="77777777" w:rsidR="00E94555" w:rsidRPr="003E36DE" w:rsidRDefault="00E94555" w:rsidP="007806A7">
                      <w:pPr>
                        <w:tabs>
                          <w:tab w:val="left" w:pos="7707"/>
                        </w:tabs>
                        <w:rPr>
                          <w:color w:val="000000" w:themeColor="text1"/>
                        </w:rPr>
                      </w:pPr>
                      <w:r w:rsidRPr="003E36DE">
                        <w:rPr>
                          <w:color w:val="000000" w:themeColor="text1"/>
                        </w:rPr>
                        <w:t>Foreign Minister of Spain (2002-2004)</w:t>
                      </w:r>
                    </w:p>
                    <w:p w14:paraId="194C8422" w14:textId="77777777" w:rsidR="00E94555" w:rsidRDefault="00E94555" w:rsidP="007806A7">
                      <w:pPr>
                        <w:tabs>
                          <w:tab w:val="left" w:pos="7707"/>
                        </w:tabs>
                        <w:rPr>
                          <w:color w:val="1B2F36"/>
                        </w:rPr>
                      </w:pPr>
                    </w:p>
                    <w:p w14:paraId="2775C4D9" w14:textId="77777777" w:rsidR="00E94555" w:rsidRPr="003E36DE" w:rsidRDefault="00E94555" w:rsidP="007806A7">
                      <w:pPr>
                        <w:tabs>
                          <w:tab w:val="left" w:pos="7707"/>
                        </w:tabs>
                        <w:rPr>
                          <w:b/>
                          <w:color w:val="1B2F36"/>
                        </w:rPr>
                      </w:pPr>
                      <w:r w:rsidRPr="003E36DE">
                        <w:rPr>
                          <w:b/>
                          <w:color w:val="1B2F36"/>
                        </w:rPr>
                        <w:t>Jorge Quiroga</w:t>
                      </w:r>
                    </w:p>
                    <w:p w14:paraId="6C0D9105" w14:textId="77777777" w:rsidR="00E94555" w:rsidRPr="003E36DE" w:rsidRDefault="00E94555" w:rsidP="007806A7">
                      <w:pPr>
                        <w:tabs>
                          <w:tab w:val="left" w:pos="7707"/>
                        </w:tabs>
                        <w:rPr>
                          <w:color w:val="000000" w:themeColor="text1"/>
                        </w:rPr>
                      </w:pPr>
                      <w:r w:rsidRPr="003E36DE">
                        <w:rPr>
                          <w:color w:val="000000" w:themeColor="text1"/>
                        </w:rPr>
                        <w:t>President of Bolivia (2001-2002)</w:t>
                      </w:r>
                    </w:p>
                    <w:p w14:paraId="5F816500" w14:textId="77777777" w:rsidR="00E94555" w:rsidRPr="003E36DE" w:rsidRDefault="00E94555" w:rsidP="007806A7">
                      <w:pPr>
                        <w:tabs>
                          <w:tab w:val="left" w:pos="7707"/>
                        </w:tabs>
                        <w:rPr>
                          <w:color w:val="000000" w:themeColor="text1"/>
                        </w:rPr>
                      </w:pPr>
                      <w:r w:rsidRPr="003E36DE">
                        <w:rPr>
                          <w:color w:val="000000" w:themeColor="text1"/>
                        </w:rPr>
                        <w:t>Vice President of Bolivia (1997-2001)</w:t>
                      </w:r>
                    </w:p>
                    <w:p w14:paraId="020C9855" w14:textId="77777777" w:rsidR="00E94555" w:rsidRPr="003E36DE" w:rsidRDefault="00E94555" w:rsidP="007806A7">
                      <w:pPr>
                        <w:tabs>
                          <w:tab w:val="left" w:pos="7707"/>
                        </w:tabs>
                        <w:rPr>
                          <w:b/>
                          <w:color w:val="1B2F36"/>
                        </w:rPr>
                      </w:pPr>
                    </w:p>
                    <w:p w14:paraId="383C9480" w14:textId="77777777" w:rsidR="00E94555" w:rsidRPr="003E36DE" w:rsidRDefault="00E94555" w:rsidP="007806A7">
                      <w:pPr>
                        <w:tabs>
                          <w:tab w:val="left" w:pos="7707"/>
                        </w:tabs>
                        <w:rPr>
                          <w:b/>
                          <w:color w:val="1B2F36"/>
                        </w:rPr>
                      </w:pPr>
                      <w:r w:rsidRPr="003E36DE">
                        <w:rPr>
                          <w:b/>
                          <w:color w:val="1B2F36"/>
                        </w:rPr>
                        <w:t>Andreas Widmer</w:t>
                      </w:r>
                    </w:p>
                    <w:p w14:paraId="0719BF02" w14:textId="77777777" w:rsidR="00E94555" w:rsidRDefault="00E94555" w:rsidP="007806A7">
                      <w:pPr>
                        <w:tabs>
                          <w:tab w:val="left" w:pos="7707"/>
                        </w:tabs>
                        <w:rPr>
                          <w:color w:val="000000" w:themeColor="text1"/>
                        </w:rPr>
                      </w:pPr>
                      <w:r w:rsidRPr="003E36DE">
                        <w:rPr>
                          <w:color w:val="000000" w:themeColor="text1"/>
                        </w:rPr>
                        <w:t>Co-Founder, Seven Fun</w:t>
                      </w:r>
                      <w:r>
                        <w:rPr>
                          <w:color w:val="000000" w:themeColor="text1"/>
                        </w:rPr>
                        <w:t>d</w:t>
                      </w:r>
                    </w:p>
                    <w:p w14:paraId="181082A7" w14:textId="77777777" w:rsidR="00E94555" w:rsidRDefault="00E94555"/>
                  </w:txbxContent>
                </v:textbox>
                <w10:wrap type="square"/>
              </v:shape>
            </w:pict>
          </mc:Fallback>
        </mc:AlternateContent>
      </w:r>
      <w:r w:rsidRPr="00C173EF">
        <w:rPr>
          <w:noProof/>
          <w:u w:val="single"/>
          <w:lang w:eastAsia="en-US"/>
        </w:rPr>
        <mc:AlternateContent>
          <mc:Choice Requires="wps">
            <w:drawing>
              <wp:anchor distT="0" distB="0" distL="114300" distR="114300" simplePos="0" relativeHeight="251741184" behindDoc="0" locked="0" layoutInCell="1" allowOverlap="1" wp14:anchorId="6E97221E" wp14:editId="7F98B5FE">
                <wp:simplePos x="0" y="0"/>
                <wp:positionH relativeFrom="column">
                  <wp:posOffset>2971800</wp:posOffset>
                </wp:positionH>
                <wp:positionV relativeFrom="paragraph">
                  <wp:posOffset>685800</wp:posOffset>
                </wp:positionV>
                <wp:extent cx="2400300" cy="16002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4003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27" type="#_x0000_t202" style="position:absolute;margin-left:234pt;margin-top:54pt;width:189pt;height:126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" filled="f" stroked="f">
                <v:textbox>
                  <w:txbxContent/>
                </v:textbox>
                <w10:wrap type="square"/>
              </v:shape>
            </w:pict>
          </mc:Fallback>
        </mc:AlternateContent>
      </w:r>
      <w:r w:rsidR="002E2E2D">
        <w:t xml:space="preserve">GAIN </w:t>
      </w:r>
      <w:r w:rsidR="00F15DA6" w:rsidRPr="00B614AF">
        <w:t>Advisory Council</w:t>
      </w:r>
      <w:bookmarkEnd w:id="228"/>
      <w:r w:rsidR="00F15DA6" w:rsidRPr="00B614AF">
        <w:tab/>
      </w:r>
      <w:r w:rsidR="00F15DA6" w:rsidRPr="00B614AF">
        <w:tab/>
      </w:r>
    </w:p>
    <w:p w14:paraId="041E79A8" w14:textId="13EB67D4" w:rsidR="00F850EB" w:rsidRDefault="00F850EB" w:rsidP="00C173EF">
      <w:pPr>
        <w:pStyle w:val="Heading2"/>
        <w:rPr>
          <w:ins w:id="229" w:author="Bruno Sanchez-Andrade Nuno" w:date="2012-08-20T15:01:00Z"/>
        </w:rPr>
      </w:pPr>
    </w:p>
    <w:p w14:paraId="70E4B236" w14:textId="77777777" w:rsidR="00F850EB" w:rsidRPr="00B614AF" w:rsidRDefault="00F850EB" w:rsidP="00F850EB">
      <w:pPr>
        <w:pStyle w:val="Heading2"/>
      </w:pPr>
      <w:bookmarkStart w:id="230" w:name="_Toc207094495"/>
      <w:moveToRangeStart w:id="231" w:author="Bruno Sanchez-Andrade Nuno" w:date="2012-08-20T15:01:00Z" w:name="move207094202"/>
      <w:moveTo w:id="232" w:author="Bruno Sanchez-Andrade Nuno" w:date="2012-08-20T15:01:00Z">
        <w:r>
          <w:t>GAIN Staff</w:t>
        </w:r>
        <w:bookmarkEnd w:id="230"/>
        <w:r w:rsidRPr="00B614AF">
          <w:tab/>
        </w:r>
        <w:r w:rsidRPr="00B614AF">
          <w:tab/>
        </w:r>
        <w:r w:rsidRPr="00B614AF">
          <w:tab/>
        </w:r>
      </w:moveTo>
    </w:p>
    <w:p w14:paraId="1095A281" w14:textId="77777777" w:rsidR="00F850EB" w:rsidRDefault="00F850EB" w:rsidP="00F850EB">
      <w:pPr>
        <w:tabs>
          <w:tab w:val="left" w:pos="7707"/>
        </w:tabs>
        <w:rPr>
          <w:u w:val="single"/>
        </w:rPr>
        <w:sectPr w:rsidR="00F850EB" w:rsidSect="00F850EB">
          <w:pgSz w:w="12240" w:h="15840"/>
          <w:pgMar w:top="1440" w:right="1800" w:bottom="1440" w:left="1800" w:header="720" w:footer="720" w:gutter="0"/>
          <w:cols w:space="720"/>
          <w:titlePg/>
          <w:docGrid w:linePitch="360"/>
        </w:sectPr>
      </w:pPr>
    </w:p>
    <w:p w14:paraId="5787DD18" w14:textId="77777777" w:rsidR="00F850EB" w:rsidRPr="006C5085" w:rsidRDefault="00F850EB" w:rsidP="00F850EB">
      <w:pPr>
        <w:tabs>
          <w:tab w:val="left" w:pos="7707"/>
        </w:tabs>
        <w:rPr>
          <w:u w:val="single"/>
        </w:rPr>
      </w:pPr>
      <w:moveTo w:id="233" w:author="Bruno Sanchez-Andrade Nuno" w:date="2012-08-20T15:01:00Z">
        <w:r w:rsidRPr="00C173EF">
          <w:rPr>
            <w:noProof/>
            <w:color w:val="1C354C"/>
            <w:lang w:eastAsia="en-US"/>
          </w:rPr>
          <mc:AlternateContent>
            <mc:Choice Requires="wps">
              <w:drawing>
                <wp:anchor distT="0" distB="0" distL="114300" distR="114300" simplePos="0" relativeHeight="251749376" behindDoc="0" locked="0" layoutInCell="1" allowOverlap="1" wp14:anchorId="528C182C" wp14:editId="638827CC">
                  <wp:simplePos x="0" y="0"/>
                  <wp:positionH relativeFrom="column">
                    <wp:posOffset>2628900</wp:posOffset>
                  </wp:positionH>
                  <wp:positionV relativeFrom="paragraph">
                    <wp:posOffset>111760</wp:posOffset>
                  </wp:positionV>
                  <wp:extent cx="2057400" cy="28575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20574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4"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8" type="#_x0000_t202" style="position:absolute;margin-left:207pt;margin-top:8.8pt;width:162pt;height:22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" filled="f" stroked="f">
                  <v:textbox>
                    <w:txbxContent/>
                  </v:textbox>
                  <w10:wrap type="square"/>
                </v:shape>
              </w:pict>
            </mc:Fallback>
          </mc:AlternateContent>
        </w:r>
        <w:r w:rsidRPr="00C173EF">
          <w:rPr>
            <w:noProof/>
            <w:color w:val="1C354C"/>
            <w:lang w:eastAsia="en-US"/>
          </w:rPr>
          <mc:AlternateContent>
            <mc:Choice Requires="wps">
              <w:drawing>
                <wp:anchor distT="0" distB="0" distL="114300" distR="114300" simplePos="0" relativeHeight="251748352" behindDoc="0" locked="0" layoutInCell="1" allowOverlap="1" wp14:anchorId="796BB8D0" wp14:editId="349DFF7F">
                  <wp:simplePos x="0" y="0"/>
                  <wp:positionH relativeFrom="column">
                    <wp:posOffset>-114300</wp:posOffset>
                  </wp:positionH>
                  <wp:positionV relativeFrom="paragraph">
                    <wp:posOffset>111760</wp:posOffset>
                  </wp:positionV>
                  <wp:extent cx="2514600" cy="30861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4">
                          <w:txbxContent>
                            <w:p w14:paraId="1B47982D"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Dr. Ian Noble</w:t>
                              </w:r>
                              <w:r>
                                <w:rPr>
                                  <w:rFonts w:ascii="Georgia" w:hAnsi="Georgia"/>
                                  <w:color w:val="1C354C"/>
                                  <w:sz w:val="22"/>
                                  <w:szCs w:val="22"/>
                                </w:rPr>
                                <w:br/>
                              </w:r>
                              <w:r w:rsidRPr="00990036">
                                <w:rPr>
                                  <w:rFonts w:ascii="Georgia" w:hAnsi="Georgia"/>
                                  <w:color w:val="1C354C"/>
                                  <w:sz w:val="22"/>
                                  <w:szCs w:val="22"/>
                                </w:rPr>
                                <w:t>Chief Scientist</w:t>
                              </w:r>
                            </w:p>
                            <w:p w14:paraId="24A5A794"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Tim </w:t>
                              </w:r>
                              <w:proofErr w:type="spellStart"/>
                              <w:r w:rsidRPr="00990036">
                                <w:rPr>
                                  <w:rFonts w:ascii="Georgia" w:hAnsi="Georgia"/>
                                  <w:b/>
                                  <w:color w:val="1C354C"/>
                                  <w:sz w:val="22"/>
                                  <w:szCs w:val="22"/>
                                  <w:u w:val="single"/>
                                </w:rPr>
                                <w:t>Wierzbicki</w:t>
                              </w:r>
                              <w:proofErr w:type="spellEnd"/>
                              <w:r>
                                <w:rPr>
                                  <w:rFonts w:ascii="Georgia" w:hAnsi="Georgia"/>
                                  <w:color w:val="1C354C"/>
                                  <w:sz w:val="22"/>
                                  <w:szCs w:val="22"/>
                                </w:rPr>
                                <w:br/>
                              </w:r>
                              <w:r w:rsidRPr="00990036">
                                <w:rPr>
                                  <w:rFonts w:ascii="Georgia" w:hAnsi="Georgia"/>
                                  <w:color w:val="1C354C"/>
                                  <w:sz w:val="22"/>
                                  <w:szCs w:val="22"/>
                                </w:rPr>
                                <w:t>Vice President of Development</w:t>
                              </w:r>
                            </w:p>
                            <w:p w14:paraId="021A9935"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Jessica Siegel</w:t>
                              </w:r>
                              <w:r>
                                <w:rPr>
                                  <w:rFonts w:ascii="Georgia" w:hAnsi="Georgia"/>
                                  <w:color w:val="1C354C"/>
                                  <w:sz w:val="22"/>
                                  <w:szCs w:val="22"/>
                                </w:rPr>
                                <w:br/>
                              </w:r>
                              <w:r w:rsidRPr="00990036">
                                <w:rPr>
                                  <w:rFonts w:ascii="Georgia" w:hAnsi="Georgia"/>
                                  <w:color w:val="1C354C"/>
                                  <w:sz w:val="22"/>
                                  <w:szCs w:val="22"/>
                                </w:rPr>
                                <w:t>Vice President of Finance &amp; Administration</w:t>
                              </w:r>
                            </w:p>
                            <w:p w14:paraId="517441D2" w14:textId="77777777" w:rsidR="00E94555"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Dr. Bruno Sanchez-Andrade </w:t>
                              </w:r>
                              <w:proofErr w:type="spellStart"/>
                              <w:r w:rsidRPr="00990036">
                                <w:rPr>
                                  <w:rFonts w:ascii="Georgia" w:hAnsi="Georgia"/>
                                  <w:b/>
                                  <w:color w:val="1C354C"/>
                                  <w:sz w:val="22"/>
                                  <w:szCs w:val="22"/>
                                  <w:u w:val="single"/>
                                </w:rPr>
                                <w:t>Nuño</w:t>
                              </w:r>
                              <w:proofErr w:type="spellEnd"/>
                              <w:r>
                                <w:rPr>
                                  <w:rFonts w:ascii="Georgia" w:hAnsi="Georgia"/>
                                  <w:color w:val="1C354C"/>
                                  <w:sz w:val="22"/>
                                  <w:szCs w:val="22"/>
                                </w:rPr>
                                <w:br/>
                              </w:r>
                              <w:r w:rsidRPr="00990036">
                                <w:rPr>
                                  <w:rFonts w:ascii="Georgia" w:hAnsi="Georgia"/>
                                  <w:color w:val="1C354C"/>
                                  <w:sz w:val="22"/>
                                  <w:szCs w:val="22"/>
                                </w:rPr>
                                <w:t>Director of Science &amp; Technology</w:t>
                              </w:r>
                            </w:p>
                            <w:p w14:paraId="740DFEA3"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Jamie Carson</w:t>
                              </w:r>
                              <w:r>
                                <w:rPr>
                                  <w:rFonts w:ascii="Georgia" w:hAnsi="Georgia"/>
                                  <w:color w:val="1C354C"/>
                                  <w:sz w:val="22"/>
                                  <w:szCs w:val="22"/>
                                </w:rPr>
                                <w:br/>
                              </w:r>
                              <w:r w:rsidRPr="00990036">
                                <w:rPr>
                                  <w:rFonts w:ascii="Georgia" w:hAnsi="Georgia"/>
                                  <w:color w:val="1C354C"/>
                                  <w:sz w:val="22"/>
                                  <w:szCs w:val="22"/>
                                </w:rPr>
                                <w:t>Director of Communications</w:t>
                              </w:r>
                            </w:p>
                            <w:p w14:paraId="57EEB2E4"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Carmen </w:t>
                              </w:r>
                              <w:proofErr w:type="spellStart"/>
                              <w:r w:rsidRPr="00990036">
                                <w:rPr>
                                  <w:rFonts w:ascii="Georgia" w:hAnsi="Georgia"/>
                                  <w:b/>
                                  <w:color w:val="1C354C"/>
                                  <w:sz w:val="22"/>
                                  <w:szCs w:val="22"/>
                                  <w:u w:val="single"/>
                                </w:rPr>
                                <w:t>Tobar</w:t>
                              </w:r>
                              <w:proofErr w:type="spellEnd"/>
                              <w:r>
                                <w:rPr>
                                  <w:rFonts w:ascii="Georgia" w:hAnsi="Georgia"/>
                                  <w:color w:val="1C354C"/>
                                  <w:sz w:val="22"/>
                                  <w:szCs w:val="22"/>
                                </w:rPr>
                                <w:br/>
                              </w:r>
                              <w:r w:rsidRPr="00990036">
                                <w:rPr>
                                  <w:rFonts w:ascii="Georgia" w:hAnsi="Georgia"/>
                                  <w:color w:val="1C354C"/>
                                  <w:sz w:val="22"/>
                                  <w:szCs w:val="22"/>
                                </w:rPr>
                                <w:t>Senior Advisor</w:t>
                              </w:r>
                            </w:p>
                            <w:p w14:paraId="7B51C272"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Davis Cherry</w:t>
                              </w:r>
                              <w:r>
                                <w:rPr>
                                  <w:rFonts w:ascii="Georgia" w:hAnsi="Georgia"/>
                                  <w:color w:val="1C354C"/>
                                  <w:sz w:val="22"/>
                                  <w:szCs w:val="22"/>
                                </w:rPr>
                                <w:br/>
                              </w:r>
                              <w:r w:rsidRPr="00990036">
                                <w:rPr>
                                  <w:rFonts w:ascii="Georgia" w:hAnsi="Georgia"/>
                                  <w:color w:val="1C354C"/>
                                  <w:sz w:val="22"/>
                                  <w:szCs w:val="22"/>
                                </w:rPr>
                                <w:t>Development &amp; Communications Associate</w:t>
                              </w:r>
                            </w:p>
                            <w:p w14:paraId="0A9D85A8" w14:textId="77777777" w:rsidR="00E94555" w:rsidRDefault="00E94555" w:rsidP="00F850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margin-left:-8.95pt;margin-top:8.8pt;width:198pt;height:243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" filled="f" stroked="f">
                  <v:textbox style="mso-next-textbox:#Text Box 2">
                    <w:txbxContent>
                      <w:p w14:paraId="1B47982D"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Dr. Ian Noble</w:t>
                        </w:r>
                        <w:r>
                          <w:rPr>
                            <w:rFonts w:ascii="Georgia" w:hAnsi="Georgia"/>
                            <w:color w:val="1C354C"/>
                            <w:sz w:val="22"/>
                            <w:szCs w:val="22"/>
                          </w:rPr>
                          <w:br/>
                        </w:r>
                        <w:r w:rsidRPr="00990036">
                          <w:rPr>
                            <w:rFonts w:ascii="Georgia" w:hAnsi="Georgia"/>
                            <w:color w:val="1C354C"/>
                            <w:sz w:val="22"/>
                            <w:szCs w:val="22"/>
                          </w:rPr>
                          <w:t>Chief Scientist</w:t>
                        </w:r>
                      </w:p>
                      <w:p w14:paraId="24A5A794"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Tim </w:t>
                        </w:r>
                        <w:proofErr w:type="spellStart"/>
                        <w:r w:rsidRPr="00990036">
                          <w:rPr>
                            <w:rFonts w:ascii="Georgia" w:hAnsi="Georgia"/>
                            <w:b/>
                            <w:color w:val="1C354C"/>
                            <w:sz w:val="22"/>
                            <w:szCs w:val="22"/>
                            <w:u w:val="single"/>
                          </w:rPr>
                          <w:t>Wierzbicki</w:t>
                        </w:r>
                        <w:proofErr w:type="spellEnd"/>
                        <w:r>
                          <w:rPr>
                            <w:rFonts w:ascii="Georgia" w:hAnsi="Georgia"/>
                            <w:color w:val="1C354C"/>
                            <w:sz w:val="22"/>
                            <w:szCs w:val="22"/>
                          </w:rPr>
                          <w:br/>
                        </w:r>
                        <w:r w:rsidRPr="00990036">
                          <w:rPr>
                            <w:rFonts w:ascii="Georgia" w:hAnsi="Georgia"/>
                            <w:color w:val="1C354C"/>
                            <w:sz w:val="22"/>
                            <w:szCs w:val="22"/>
                          </w:rPr>
                          <w:t>Vice President of Development</w:t>
                        </w:r>
                      </w:p>
                      <w:p w14:paraId="021A9935"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Jessica Siegel</w:t>
                        </w:r>
                        <w:r>
                          <w:rPr>
                            <w:rFonts w:ascii="Georgia" w:hAnsi="Georgia"/>
                            <w:color w:val="1C354C"/>
                            <w:sz w:val="22"/>
                            <w:szCs w:val="22"/>
                          </w:rPr>
                          <w:br/>
                        </w:r>
                        <w:r w:rsidRPr="00990036">
                          <w:rPr>
                            <w:rFonts w:ascii="Georgia" w:hAnsi="Georgia"/>
                            <w:color w:val="1C354C"/>
                            <w:sz w:val="22"/>
                            <w:szCs w:val="22"/>
                          </w:rPr>
                          <w:t>Vice President of Finance &amp; Administration</w:t>
                        </w:r>
                      </w:p>
                      <w:p w14:paraId="517441D2" w14:textId="77777777" w:rsidR="00E94555"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Dr. Bruno Sanchez-Andrade </w:t>
                        </w:r>
                        <w:proofErr w:type="spellStart"/>
                        <w:r w:rsidRPr="00990036">
                          <w:rPr>
                            <w:rFonts w:ascii="Georgia" w:hAnsi="Georgia"/>
                            <w:b/>
                            <w:color w:val="1C354C"/>
                            <w:sz w:val="22"/>
                            <w:szCs w:val="22"/>
                            <w:u w:val="single"/>
                          </w:rPr>
                          <w:t>Nuño</w:t>
                        </w:r>
                        <w:proofErr w:type="spellEnd"/>
                        <w:r>
                          <w:rPr>
                            <w:rFonts w:ascii="Georgia" w:hAnsi="Georgia"/>
                            <w:color w:val="1C354C"/>
                            <w:sz w:val="22"/>
                            <w:szCs w:val="22"/>
                          </w:rPr>
                          <w:br/>
                        </w:r>
                        <w:r w:rsidRPr="00990036">
                          <w:rPr>
                            <w:rFonts w:ascii="Georgia" w:hAnsi="Georgia"/>
                            <w:color w:val="1C354C"/>
                            <w:sz w:val="22"/>
                            <w:szCs w:val="22"/>
                          </w:rPr>
                          <w:t>Director of Science &amp; Technology</w:t>
                        </w:r>
                      </w:p>
                      <w:p w14:paraId="740DFEA3"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Jamie Carson</w:t>
                        </w:r>
                        <w:r>
                          <w:rPr>
                            <w:rFonts w:ascii="Georgia" w:hAnsi="Georgia"/>
                            <w:color w:val="1C354C"/>
                            <w:sz w:val="22"/>
                            <w:szCs w:val="22"/>
                          </w:rPr>
                          <w:br/>
                        </w:r>
                        <w:r w:rsidRPr="00990036">
                          <w:rPr>
                            <w:rFonts w:ascii="Georgia" w:hAnsi="Georgia"/>
                            <w:color w:val="1C354C"/>
                            <w:sz w:val="22"/>
                            <w:szCs w:val="22"/>
                          </w:rPr>
                          <w:t>Director of Communications</w:t>
                        </w:r>
                      </w:p>
                      <w:p w14:paraId="57EEB2E4"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 xml:space="preserve">Carmen </w:t>
                        </w:r>
                        <w:proofErr w:type="spellStart"/>
                        <w:r w:rsidRPr="00990036">
                          <w:rPr>
                            <w:rFonts w:ascii="Georgia" w:hAnsi="Georgia"/>
                            <w:b/>
                            <w:color w:val="1C354C"/>
                            <w:sz w:val="22"/>
                            <w:szCs w:val="22"/>
                            <w:u w:val="single"/>
                          </w:rPr>
                          <w:t>Tobar</w:t>
                        </w:r>
                        <w:proofErr w:type="spellEnd"/>
                        <w:r>
                          <w:rPr>
                            <w:rFonts w:ascii="Georgia" w:hAnsi="Georgia"/>
                            <w:color w:val="1C354C"/>
                            <w:sz w:val="22"/>
                            <w:szCs w:val="22"/>
                          </w:rPr>
                          <w:br/>
                        </w:r>
                        <w:r w:rsidRPr="00990036">
                          <w:rPr>
                            <w:rFonts w:ascii="Georgia" w:hAnsi="Georgia"/>
                            <w:color w:val="1C354C"/>
                            <w:sz w:val="22"/>
                            <w:szCs w:val="22"/>
                          </w:rPr>
                          <w:t>Senior Advisor</w:t>
                        </w:r>
                      </w:p>
                      <w:p w14:paraId="7B51C272" w14:textId="77777777" w:rsidR="00E94555" w:rsidRPr="00990036" w:rsidRDefault="00E94555" w:rsidP="00F850EB">
                        <w:pPr>
                          <w:pStyle w:val="Heading1"/>
                          <w:jc w:val="left"/>
                          <w:rPr>
                            <w:rFonts w:ascii="Georgia" w:hAnsi="Georgia"/>
                            <w:color w:val="1C354C"/>
                            <w:sz w:val="22"/>
                            <w:szCs w:val="22"/>
                          </w:rPr>
                        </w:pPr>
                        <w:r w:rsidRPr="00990036">
                          <w:rPr>
                            <w:rFonts w:ascii="Georgia" w:hAnsi="Georgia"/>
                            <w:b/>
                            <w:color w:val="1C354C"/>
                            <w:sz w:val="22"/>
                            <w:szCs w:val="22"/>
                            <w:u w:val="single"/>
                          </w:rPr>
                          <w:t>Davis Cherry</w:t>
                        </w:r>
                        <w:r>
                          <w:rPr>
                            <w:rFonts w:ascii="Georgia" w:hAnsi="Georgia"/>
                            <w:color w:val="1C354C"/>
                            <w:sz w:val="22"/>
                            <w:szCs w:val="22"/>
                          </w:rPr>
                          <w:br/>
                        </w:r>
                        <w:r w:rsidRPr="00990036">
                          <w:rPr>
                            <w:rFonts w:ascii="Georgia" w:hAnsi="Georgia"/>
                            <w:color w:val="1C354C"/>
                            <w:sz w:val="22"/>
                            <w:szCs w:val="22"/>
                          </w:rPr>
                          <w:t>Development &amp; Communications Associate</w:t>
                        </w:r>
                      </w:p>
                      <w:p w14:paraId="0A9D85A8" w14:textId="77777777" w:rsidR="00E94555" w:rsidRDefault="00E94555" w:rsidP="00F850EB"/>
                    </w:txbxContent>
                  </v:textbox>
                  <w10:wrap type="square"/>
                </v:shape>
              </w:pict>
            </mc:Fallback>
          </mc:AlternateContent>
        </w:r>
      </w:moveTo>
    </w:p>
    <w:p w14:paraId="1239BE55" w14:textId="77777777" w:rsidR="00F850EB" w:rsidRDefault="00F850EB" w:rsidP="00F850EB">
      <w:pPr>
        <w:tabs>
          <w:tab w:val="left" w:pos="7707"/>
        </w:tabs>
        <w:rPr>
          <w:b/>
          <w:color w:val="1B2F36"/>
        </w:rPr>
        <w:sectPr w:rsidR="00F850EB" w:rsidSect="003E7A10">
          <w:type w:val="continuous"/>
          <w:pgSz w:w="12240" w:h="15840"/>
          <w:pgMar w:top="1440" w:right="1800" w:bottom="1440" w:left="1800" w:header="720" w:footer="720" w:gutter="0"/>
          <w:cols w:num="2" w:space="720"/>
          <w:titlePg/>
          <w:docGrid w:linePitch="360"/>
        </w:sectPr>
      </w:pPr>
    </w:p>
    <w:p w14:paraId="4C4789D6" w14:textId="77777777" w:rsidR="00F850EB" w:rsidRPr="00C173EF" w:rsidRDefault="00F850EB" w:rsidP="00F850EB">
      <w:pPr>
        <w:pStyle w:val="Heading1"/>
        <w:jc w:val="left"/>
        <w:rPr>
          <w:rFonts w:ascii="Georgia" w:hAnsi="Georgia"/>
          <w:color w:val="1C354C"/>
          <w:sz w:val="22"/>
          <w:szCs w:val="22"/>
        </w:rPr>
      </w:pPr>
    </w:p>
    <w:p w14:paraId="6F7FB11A" w14:textId="77777777" w:rsidR="00F850EB" w:rsidRDefault="00F850EB" w:rsidP="00F850EB">
      <w:pPr>
        <w:pStyle w:val="Heading1"/>
        <w:rPr>
          <w:rFonts w:ascii="Georgia" w:hAnsi="Georgia"/>
          <w:b/>
          <w:color w:val="1C354C"/>
          <w:sz w:val="32"/>
          <w:szCs w:val="32"/>
        </w:rPr>
      </w:pPr>
    </w:p>
    <w:p w14:paraId="10BA34E6" w14:textId="77777777" w:rsidR="00F850EB" w:rsidRDefault="00F850EB" w:rsidP="00F850EB">
      <w:pPr>
        <w:pStyle w:val="Heading1"/>
        <w:jc w:val="left"/>
        <w:rPr>
          <w:rFonts w:ascii="Georgia" w:hAnsi="Georgia"/>
          <w:b/>
          <w:color w:val="1C354C"/>
          <w:sz w:val="32"/>
          <w:szCs w:val="32"/>
        </w:rPr>
        <w:sectPr w:rsidR="00F850EB" w:rsidSect="00F15DA6">
          <w:type w:val="continuous"/>
          <w:pgSz w:w="12240" w:h="15840"/>
          <w:pgMar w:top="1440" w:right="1800" w:bottom="1440" w:left="1800" w:header="720" w:footer="720" w:gutter="0"/>
          <w:cols w:num="2" w:space="720"/>
          <w:docGrid w:linePitch="360"/>
        </w:sectPr>
      </w:pPr>
      <w:moveTo w:id="234" w:author="Bruno Sanchez-Andrade Nuno" w:date="2012-08-20T15:01:00Z">
        <w:r>
          <w:rPr>
            <w:rStyle w:val="CommentReference"/>
            <w:rFonts w:ascii="Georgia" w:eastAsiaTheme="minorEastAsia" w:hAnsi="Georgia" w:cs="Arial"/>
            <w:color w:val="auto"/>
          </w:rPr>
          <w:commentReference w:id="235"/>
        </w:r>
        <w:r>
          <w:rPr>
            <w:rFonts w:ascii="Georgia" w:hAnsi="Georgia"/>
            <w:b/>
            <w:color w:val="1C354C"/>
            <w:sz w:val="32"/>
            <w:szCs w:val="32"/>
          </w:rPr>
          <w:br w:type="page"/>
        </w:r>
      </w:moveTo>
    </w:p>
    <w:moveToRangeEnd w:id="231"/>
    <w:p w14:paraId="20FCC71A" w14:textId="70B252C6" w:rsidR="00F15DA6" w:rsidRPr="00B614AF" w:rsidDel="00E27FFA" w:rsidRDefault="00F15DA6" w:rsidP="00C173EF">
      <w:pPr>
        <w:pStyle w:val="Heading2"/>
        <w:rPr>
          <w:del w:id="236" w:author="Bruno Sanchez-Andrade Nuno" w:date="2012-08-20T15:02:00Z"/>
        </w:rPr>
      </w:pPr>
      <w:r w:rsidRPr="00B614AF">
        <w:tab/>
      </w:r>
    </w:p>
    <w:p w14:paraId="556008A2" w14:textId="71EF94D6" w:rsidR="003E7A10" w:rsidDel="00E27FFA" w:rsidRDefault="003E7A10" w:rsidP="00F15DA6">
      <w:pPr>
        <w:tabs>
          <w:tab w:val="left" w:pos="7707"/>
        </w:tabs>
        <w:rPr>
          <w:del w:id="237" w:author="Bruno Sanchez-Andrade Nuno" w:date="2012-08-20T15:02:00Z"/>
          <w:u w:val="single"/>
        </w:rPr>
        <w:sectPr w:rsidR="003E7A10" w:rsidDel="00E27FFA" w:rsidSect="00493101">
          <w:headerReference w:type="default" r:id="rId13"/>
          <w:pgSz w:w="12240" w:h="15840"/>
          <w:pgMar w:top="1440" w:right="1800" w:bottom="1440" w:left="1800" w:header="720" w:footer="720" w:gutter="0"/>
          <w:cols w:space="720"/>
          <w:titlePg/>
          <w:docGrid w:linePitch="360"/>
        </w:sectPr>
      </w:pPr>
    </w:p>
    <w:p w14:paraId="1C6EE7F8" w14:textId="0F2DDAAB" w:rsidR="00F15DA6" w:rsidRPr="006C5085" w:rsidDel="00E27FFA" w:rsidRDefault="00F15DA6" w:rsidP="00F15DA6">
      <w:pPr>
        <w:tabs>
          <w:tab w:val="left" w:pos="7707"/>
        </w:tabs>
        <w:rPr>
          <w:del w:id="238" w:author="Bruno Sanchez-Andrade Nuno" w:date="2012-08-20T15:02:00Z"/>
          <w:u w:val="single"/>
        </w:rPr>
      </w:pPr>
    </w:p>
    <w:p w14:paraId="518AF4BD" w14:textId="6D2A8E96" w:rsidR="003E7A10" w:rsidDel="00E27FFA" w:rsidRDefault="003E7A10" w:rsidP="00F15DA6">
      <w:pPr>
        <w:tabs>
          <w:tab w:val="left" w:pos="7707"/>
        </w:tabs>
        <w:rPr>
          <w:del w:id="239" w:author="Bruno Sanchez-Andrade Nuno" w:date="2012-08-20T15:02:00Z"/>
          <w:b/>
          <w:color w:val="1B2F36"/>
        </w:rPr>
        <w:sectPr w:rsidR="003E7A10" w:rsidDel="00E27FFA" w:rsidSect="003E7A10">
          <w:type w:val="continuous"/>
          <w:pgSz w:w="12240" w:h="15840"/>
          <w:pgMar w:top="1440" w:right="1800" w:bottom="1440" w:left="1800" w:header="720" w:footer="720" w:gutter="0"/>
          <w:cols w:num="2" w:space="720"/>
          <w:titlePg/>
          <w:docGrid w:linePitch="360"/>
        </w:sectPr>
      </w:pPr>
    </w:p>
    <w:p w14:paraId="235A3C9F" w14:textId="14AD00BD" w:rsidR="007806A7" w:rsidDel="00E27FFA" w:rsidRDefault="007806A7" w:rsidP="00F15DA6">
      <w:pPr>
        <w:tabs>
          <w:tab w:val="left" w:pos="7707"/>
        </w:tabs>
        <w:rPr>
          <w:del w:id="240" w:author="Bruno Sanchez-Andrade Nuno" w:date="2012-08-20T15:02:00Z"/>
          <w:color w:val="000000" w:themeColor="text1"/>
        </w:rPr>
        <w:sectPr w:rsidR="007806A7" w:rsidDel="00E27FFA" w:rsidSect="003E7A10">
          <w:type w:val="continuous"/>
          <w:pgSz w:w="12240" w:h="15840"/>
          <w:pgMar w:top="1440" w:right="1800" w:bottom="1440" w:left="1800" w:header="720" w:footer="720" w:gutter="0"/>
          <w:cols w:num="2" w:space="720"/>
          <w:titlePg/>
          <w:docGrid w:linePitch="360"/>
        </w:sectPr>
      </w:pPr>
    </w:p>
    <w:p w14:paraId="7BADCCC8" w14:textId="4C020A08" w:rsidR="007806A7" w:rsidDel="00E27FFA" w:rsidRDefault="007806A7" w:rsidP="00F15DA6">
      <w:pPr>
        <w:tabs>
          <w:tab w:val="left" w:pos="7707"/>
        </w:tabs>
        <w:rPr>
          <w:del w:id="241" w:author="Bruno Sanchez-Andrade Nuno" w:date="2012-08-20T15:02:00Z"/>
          <w:color w:val="1C354C"/>
          <w:sz w:val="32"/>
          <w:szCs w:val="32"/>
        </w:rPr>
        <w:sectPr w:rsidR="007806A7" w:rsidDel="00E27FFA" w:rsidSect="007806A7">
          <w:type w:val="continuous"/>
          <w:pgSz w:w="12240" w:h="15840"/>
          <w:pgMar w:top="1440" w:right="1800" w:bottom="1440" w:left="1800" w:header="720" w:footer="720" w:gutter="0"/>
          <w:cols w:num="2" w:space="720"/>
          <w:titlePg/>
          <w:docGrid w:linePitch="360"/>
        </w:sectPr>
      </w:pPr>
    </w:p>
    <w:bookmarkStart w:id="242" w:name="_Toc207094496"/>
    <w:p w14:paraId="25041579" w14:textId="007BB346" w:rsidR="00F15DA6" w:rsidRPr="00B614AF" w:rsidRDefault="00D73173" w:rsidP="00C173EF">
      <w:pPr>
        <w:pStyle w:val="Heading2"/>
      </w:pPr>
      <w:r w:rsidRPr="00C173EF">
        <w:rPr>
          <w:rFonts w:eastAsia="Times New Roman" w:cs="Times New Roman"/>
          <w:b/>
          <w:noProof/>
          <w:color w:val="1C354C"/>
          <w:lang w:eastAsia="en-US"/>
        </w:rPr>
        <mc:AlternateContent>
          <mc:Choice Requires="wps">
            <w:drawing>
              <wp:anchor distT="0" distB="0" distL="114300" distR="114300" simplePos="0" relativeHeight="251743232" behindDoc="0" locked="0" layoutInCell="1" allowOverlap="1" wp14:anchorId="6BAA353C" wp14:editId="25BED30E">
                <wp:simplePos x="0" y="0"/>
                <wp:positionH relativeFrom="column">
                  <wp:posOffset>2628900</wp:posOffset>
                </wp:positionH>
                <wp:positionV relativeFrom="paragraph">
                  <wp:posOffset>800100</wp:posOffset>
                </wp:positionV>
                <wp:extent cx="2628900" cy="50292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628900" cy="5029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2"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28" type="#_x0000_t202" style="position:absolute;margin-left:207pt;margin-top:63pt;width:207pt;height:396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" filled="f" stroked="f">
                <v:textbox>
                  <w:txbxContent/>
                </v:textbox>
                <w10:wrap type="square"/>
              </v:shape>
            </w:pict>
          </mc:Fallback>
        </mc:AlternateContent>
      </w:r>
      <w:r w:rsidRPr="00C173EF">
        <w:rPr>
          <w:rFonts w:eastAsia="Times New Roman" w:cs="Times New Roman"/>
          <w:b/>
          <w:noProof/>
          <w:color w:val="1C354C"/>
          <w:lang w:eastAsia="en-US"/>
        </w:rPr>
        <mc:AlternateContent>
          <mc:Choice Requires="wps">
            <w:drawing>
              <wp:anchor distT="0" distB="0" distL="114300" distR="114300" simplePos="0" relativeHeight="251742208" behindDoc="0" locked="0" layoutInCell="1" allowOverlap="1" wp14:anchorId="5277DF56" wp14:editId="03E27BBC">
                <wp:simplePos x="0" y="0"/>
                <wp:positionH relativeFrom="column">
                  <wp:posOffset>0</wp:posOffset>
                </wp:positionH>
                <wp:positionV relativeFrom="paragraph">
                  <wp:posOffset>800100</wp:posOffset>
                </wp:positionV>
                <wp:extent cx="2514600" cy="50292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514600" cy="5029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2">
                        <w:txbxContent>
                          <w:p w14:paraId="0FEBA630" w14:textId="77777777" w:rsidR="00E94555" w:rsidRPr="00B2070A" w:rsidRDefault="00E94555" w:rsidP="007806A7">
                            <w:pPr>
                              <w:tabs>
                                <w:tab w:val="left" w:pos="7707"/>
                              </w:tabs>
                              <w:rPr>
                                <w:rStyle w:val="Strong"/>
                              </w:rPr>
                            </w:pPr>
                            <w:r w:rsidRPr="00B2070A">
                              <w:rPr>
                                <w:rStyle w:val="Strong"/>
                                <w:rFonts w:eastAsia="Times New Roman" w:cs="Times New Roman"/>
                                <w:color w:val="1C354C"/>
                              </w:rPr>
                              <w:t>Dr. Maria de Lourdes Dieck-Assad</w:t>
                            </w:r>
                          </w:p>
                          <w:p w14:paraId="5E5347AB" w14:textId="77777777" w:rsidR="00E94555" w:rsidRPr="006C5085" w:rsidRDefault="00E94555" w:rsidP="007806A7">
                            <w:pPr>
                              <w:tabs>
                                <w:tab w:val="left" w:pos="7707"/>
                              </w:tabs>
                            </w:pPr>
                            <w:r w:rsidRPr="006C5085">
                              <w:t>Director General of Graduate Schools of Business and Government</w:t>
                            </w:r>
                          </w:p>
                          <w:p w14:paraId="3BF148DB" w14:textId="77777777" w:rsidR="00E94555" w:rsidRDefault="00E94555" w:rsidP="007806A7">
                            <w:pPr>
                              <w:tabs>
                                <w:tab w:val="left" w:pos="7707"/>
                              </w:tabs>
                              <w:rPr>
                                <w:rStyle w:val="Strong"/>
                                <w:b w:val="0"/>
                              </w:rPr>
                            </w:pPr>
                            <w:r w:rsidRPr="006C5085">
                              <w:t>ITESM – Tecnológico de Monterrey</w:t>
                            </w:r>
                            <w:r w:rsidRPr="006C5085">
                              <w:rPr>
                                <w:rStyle w:val="Strong"/>
                              </w:rPr>
                              <w:t xml:space="preserve">, </w:t>
                            </w:r>
                            <w:r w:rsidRPr="006C5085">
                              <w:rPr>
                                <w:rStyle w:val="Strong"/>
                                <w:b w:val="0"/>
                              </w:rPr>
                              <w:t>Mexico</w:t>
                            </w:r>
                          </w:p>
                          <w:p w14:paraId="3284DC51" w14:textId="77777777" w:rsidR="00E94555" w:rsidRDefault="00E94555" w:rsidP="007806A7">
                            <w:pPr>
                              <w:tabs>
                                <w:tab w:val="left" w:pos="7707"/>
                              </w:tabs>
                              <w:rPr>
                                <w:color w:val="1C354C"/>
                                <w:sz w:val="32"/>
                                <w:szCs w:val="32"/>
                              </w:rPr>
                            </w:pPr>
                          </w:p>
                          <w:p w14:paraId="2E04D257"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Hans-Martin Füssel</w:t>
                            </w:r>
                            <w:r w:rsidRPr="006C5085">
                              <w:rPr>
                                <w:rFonts w:eastAsia="Times New Roman" w:cs="Times New Roman"/>
                              </w:rPr>
                              <w:br/>
                              <w:t>Project Manager for Climate Impacts, Vulnerability, and Adaptation</w:t>
                            </w:r>
                            <w:r w:rsidRPr="006C5085">
                              <w:rPr>
                                <w:rFonts w:eastAsia="Times New Roman" w:cs="Times New Roman"/>
                              </w:rPr>
                              <w:br/>
                              <w:t>European Environment Agency, Denmark</w:t>
                            </w:r>
                          </w:p>
                          <w:p w14:paraId="0A060EF4" w14:textId="77777777" w:rsidR="00E94555" w:rsidRDefault="00E94555" w:rsidP="007806A7">
                            <w:pPr>
                              <w:tabs>
                                <w:tab w:val="left" w:pos="7707"/>
                              </w:tabs>
                              <w:rPr>
                                <w:rFonts w:eastAsia="Times New Roman" w:cs="Times New Roman"/>
                              </w:rPr>
                            </w:pPr>
                          </w:p>
                          <w:p w14:paraId="257854B9"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 xml:space="preserve">Dr. </w:t>
                            </w:r>
                            <w:r>
                              <w:rPr>
                                <w:rStyle w:val="Strong"/>
                                <w:rFonts w:eastAsia="Times New Roman" w:cs="Times New Roman"/>
                                <w:color w:val="1C354C"/>
                              </w:rPr>
                              <w:t>Steve Hanke</w:t>
                            </w:r>
                            <w:r w:rsidRPr="006C5085">
                              <w:rPr>
                                <w:rFonts w:eastAsia="Times New Roman" w:cs="Times New Roman"/>
                              </w:rPr>
                              <w:br/>
                            </w:r>
                            <w:r>
                              <w:rPr>
                                <w:rFonts w:eastAsia="Times New Roman" w:cs="Times New Roman"/>
                              </w:rPr>
                              <w:t>Professor of Applied Economics</w:t>
                            </w:r>
                          </w:p>
                          <w:p w14:paraId="14570BE2" w14:textId="77777777" w:rsidR="00E94555" w:rsidRDefault="00E94555" w:rsidP="007806A7">
                            <w:pPr>
                              <w:tabs>
                                <w:tab w:val="left" w:pos="7707"/>
                              </w:tabs>
                              <w:rPr>
                                <w:rFonts w:eastAsia="Times New Roman" w:cs="Times New Roman"/>
                              </w:rPr>
                            </w:pPr>
                            <w:r>
                              <w:rPr>
                                <w:rFonts w:eastAsia="Times New Roman" w:cs="Times New Roman"/>
                              </w:rPr>
                              <w:t>Co-Director, The Institute for Applied Economics, Global Health and the Study of Enterprise</w:t>
                            </w:r>
                          </w:p>
                          <w:p w14:paraId="6A6FAC4C" w14:textId="77777777" w:rsidR="00E94555" w:rsidRDefault="00E94555" w:rsidP="007806A7">
                            <w:pPr>
                              <w:tabs>
                                <w:tab w:val="left" w:pos="7707"/>
                              </w:tabs>
                              <w:rPr>
                                <w:rFonts w:eastAsia="Times New Roman" w:cs="Times New Roman"/>
                              </w:rPr>
                            </w:pPr>
                            <w:r>
                              <w:rPr>
                                <w:rFonts w:eastAsia="Times New Roman" w:cs="Times New Roman"/>
                              </w:rPr>
                              <w:t>Johns Hopkins University</w:t>
                            </w:r>
                          </w:p>
                          <w:p w14:paraId="5931DF96" w14:textId="77777777" w:rsidR="00E94555" w:rsidRDefault="00E94555" w:rsidP="007806A7">
                            <w:pPr>
                              <w:tabs>
                                <w:tab w:val="left" w:pos="7707"/>
                              </w:tabs>
                              <w:rPr>
                                <w:rFonts w:eastAsia="Times New Roman" w:cs="Times New Roman"/>
                              </w:rPr>
                            </w:pPr>
                          </w:p>
                          <w:p w14:paraId="695B609F" w14:textId="77777777" w:rsidR="00E94555" w:rsidRPr="006C5085" w:rsidRDefault="00E94555" w:rsidP="007806A7">
                            <w:pPr>
                              <w:tabs>
                                <w:tab w:val="left" w:pos="7707"/>
                              </w:tabs>
                              <w:rPr>
                                <w:rFonts w:eastAsia="Times New Roman" w:cs="Times New Roman"/>
                              </w:rPr>
                            </w:pPr>
                            <w:r w:rsidRPr="00B2070A">
                              <w:rPr>
                                <w:rStyle w:val="Strong"/>
                                <w:rFonts w:eastAsia="Times New Roman" w:cs="Times New Roman"/>
                                <w:color w:val="1C354C"/>
                              </w:rPr>
                              <w:t>Dr. Richard Moss</w:t>
                            </w:r>
                            <w:r w:rsidRPr="006C5085">
                              <w:rPr>
                                <w:rFonts w:eastAsia="Times New Roman" w:cs="Times New Roman"/>
                              </w:rPr>
                              <w:br/>
                              <w:t xml:space="preserve">Senior Staff Scientist </w:t>
                            </w:r>
                          </w:p>
                          <w:p w14:paraId="71969983" w14:textId="77777777" w:rsidR="00E94555" w:rsidRDefault="00E94555" w:rsidP="007806A7">
                            <w:pPr>
                              <w:tabs>
                                <w:tab w:val="left" w:pos="7707"/>
                              </w:tabs>
                              <w:rPr>
                                <w:rFonts w:cstheme="minorHAnsi"/>
                              </w:rPr>
                            </w:pPr>
                            <w:r w:rsidRPr="006C5085">
                              <w:t>Pacific Northwest National Laboratory</w:t>
                            </w:r>
                            <w:r w:rsidRPr="006C5085">
                              <w:rPr>
                                <w:rFonts w:cstheme="minorHAnsi"/>
                              </w:rPr>
                              <w:t xml:space="preserve"> Joint Global Change Research Institute, United States</w:t>
                            </w:r>
                          </w:p>
                          <w:p w14:paraId="398C2A0E" w14:textId="77777777" w:rsidR="00E94555" w:rsidRDefault="00E94555" w:rsidP="007806A7">
                            <w:pPr>
                              <w:tabs>
                                <w:tab w:val="left" w:pos="7707"/>
                              </w:tabs>
                              <w:rPr>
                                <w:rFonts w:cstheme="minorHAnsi"/>
                              </w:rPr>
                            </w:pPr>
                          </w:p>
                          <w:p w14:paraId="5136317A"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Mark Myers</w:t>
                            </w:r>
                            <w:r w:rsidRPr="006C5085">
                              <w:rPr>
                                <w:rFonts w:eastAsia="Times New Roman" w:cs="Times New Roman"/>
                              </w:rPr>
                              <w:br/>
                              <w:t>Vice Chancellor of Research</w:t>
                            </w:r>
                            <w:r w:rsidRPr="006C5085">
                              <w:rPr>
                                <w:rFonts w:eastAsia="Times New Roman" w:cs="Times New Roman"/>
                              </w:rPr>
                              <w:br/>
                              <w:t>University of Alaska, United States</w:t>
                            </w:r>
                          </w:p>
                          <w:p w14:paraId="2714FFB8" w14:textId="77777777" w:rsidR="00E94555" w:rsidRDefault="00E94555" w:rsidP="007806A7">
                            <w:pPr>
                              <w:tabs>
                                <w:tab w:val="left" w:pos="7707"/>
                              </w:tabs>
                              <w:rPr>
                                <w:rFonts w:eastAsia="Times New Roman" w:cs="Times New Roman"/>
                              </w:rPr>
                            </w:pPr>
                          </w:p>
                          <w:p w14:paraId="32FF35DE"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Anand Patwardhan</w:t>
                            </w:r>
                            <w:r w:rsidRPr="006C5085">
                              <w:rPr>
                                <w:rFonts w:eastAsia="Times New Roman" w:cs="Times New Roman"/>
                              </w:rPr>
                              <w:br/>
                              <w:t>Professor, Shailesh J Mehta School of Management</w:t>
                            </w:r>
                            <w:r w:rsidRPr="006C5085">
                              <w:rPr>
                                <w:rFonts w:eastAsia="Times New Roman" w:cs="Times New Roman"/>
                              </w:rPr>
                              <w:br/>
                              <w:t>Indian Institute of Technology-Bombay, India</w:t>
                            </w:r>
                          </w:p>
                          <w:p w14:paraId="03C24963" w14:textId="77777777" w:rsidR="00E94555" w:rsidRDefault="00E94555" w:rsidP="007806A7">
                            <w:pPr>
                              <w:tabs>
                                <w:tab w:val="left" w:pos="7707"/>
                              </w:tabs>
                              <w:rPr>
                                <w:rFonts w:eastAsia="Times New Roman" w:cs="Times New Roman"/>
                              </w:rPr>
                            </w:pPr>
                          </w:p>
                          <w:p w14:paraId="4F86163C" w14:textId="77777777" w:rsidR="00E94555" w:rsidRDefault="00E94555" w:rsidP="007806A7">
                            <w:pPr>
                              <w:tabs>
                                <w:tab w:val="left" w:pos="7707"/>
                              </w:tabs>
                              <w:rPr>
                                <w:rStyle w:val="Strong"/>
                                <w:rFonts w:eastAsia="Times New Roman" w:cs="Times New Roman"/>
                                <w:color w:val="1C354C"/>
                              </w:rPr>
                            </w:pPr>
                            <w:r>
                              <w:rPr>
                                <w:rStyle w:val="Strong"/>
                                <w:rFonts w:eastAsia="Times New Roman" w:cs="Times New Roman"/>
                                <w:color w:val="1C354C"/>
                              </w:rPr>
                              <w:t>Dr. Pablo Spiller</w:t>
                            </w:r>
                          </w:p>
                          <w:p w14:paraId="660FC945" w14:textId="77777777" w:rsidR="00E94555" w:rsidRDefault="00E94555" w:rsidP="007806A7">
                            <w:pPr>
                              <w:tabs>
                                <w:tab w:val="left" w:pos="7707"/>
                              </w:tabs>
                            </w:pPr>
                            <w:r>
                              <w:t xml:space="preserve">Jeffrey A. Jacobs Distinguished Professor of Business &amp; Technology </w:t>
                            </w:r>
                          </w:p>
                          <w:p w14:paraId="06A9553B" w14:textId="77777777" w:rsidR="00E94555" w:rsidRDefault="00E94555" w:rsidP="007806A7">
                            <w:pPr>
                              <w:tabs>
                                <w:tab w:val="left" w:pos="7707"/>
                              </w:tabs>
                            </w:pPr>
                            <w:r>
                              <w:t>Haas School of Business</w:t>
                            </w:r>
                          </w:p>
                          <w:p w14:paraId="293760E6" w14:textId="77777777" w:rsidR="00E94555" w:rsidRDefault="00E94555" w:rsidP="007806A7">
                            <w:pPr>
                              <w:tabs>
                                <w:tab w:val="left" w:pos="7707"/>
                              </w:tabs>
                            </w:pPr>
                            <w:r>
                              <w:t>University of California, Berkeley</w:t>
                            </w:r>
                          </w:p>
                          <w:p w14:paraId="4C8D0E54" w14:textId="77777777" w:rsidR="00E94555" w:rsidRPr="00F15DA6" w:rsidRDefault="00E94555" w:rsidP="007806A7">
                            <w:pPr>
                              <w:tabs>
                                <w:tab w:val="left" w:pos="7707"/>
                              </w:tabs>
                              <w:rPr>
                                <w:rStyle w:val="Strong"/>
                                <w:b w:val="0"/>
                                <w:bCs w:val="0"/>
                              </w:rPr>
                            </w:pPr>
                            <w:r>
                              <w:t>Visiting Professor of Law, Columbia University</w:t>
                            </w:r>
                          </w:p>
                          <w:p w14:paraId="5A6B7DE3" w14:textId="77777777" w:rsidR="00E94555" w:rsidRDefault="00E94555" w:rsidP="007806A7">
                            <w:pPr>
                              <w:tabs>
                                <w:tab w:val="left" w:pos="7707"/>
                              </w:tabs>
                              <w:rPr>
                                <w:rStyle w:val="Strong"/>
                                <w:rFonts w:eastAsia="Times New Roman" w:cs="Times New Roman"/>
                                <w:color w:val="1C354C"/>
                              </w:rPr>
                            </w:pPr>
                          </w:p>
                          <w:p w14:paraId="68C95158" w14:textId="77777777" w:rsidR="00E94555" w:rsidRDefault="00E94555" w:rsidP="007806A7">
                            <w:pPr>
                              <w:tabs>
                                <w:tab w:val="left" w:pos="7707"/>
                              </w:tabs>
                              <w:rPr>
                                <w:rStyle w:val="Strong"/>
                              </w:rPr>
                            </w:pPr>
                            <w:r w:rsidRPr="00B2070A">
                              <w:rPr>
                                <w:rStyle w:val="Strong"/>
                                <w:rFonts w:eastAsia="Times New Roman" w:cs="Times New Roman"/>
                                <w:color w:val="1C354C"/>
                              </w:rPr>
                              <w:t>Dr. Caroline Sullivan</w:t>
                            </w:r>
                            <w:r w:rsidRPr="006C5085">
                              <w:rPr>
                                <w:rFonts w:eastAsia="Times New Roman" w:cs="Times New Roman"/>
                              </w:rPr>
                              <w:br/>
                              <w:t>Associate Professor</w:t>
                            </w:r>
                            <w:r w:rsidRPr="006C5085">
                              <w:rPr>
                                <w:rFonts w:eastAsia="Times New Roman" w:cs="Times New Roman"/>
                              </w:rPr>
                              <w:br/>
                              <w:t>School of Environmental Science and Management</w:t>
                            </w:r>
                            <w:r w:rsidRPr="006C5085">
                              <w:rPr>
                                <w:rFonts w:eastAsia="Times New Roman" w:cs="Times New Roman"/>
                              </w:rPr>
                              <w:br/>
                              <w:t>Southern Cross University, Australia</w:t>
                            </w:r>
                          </w:p>
                          <w:p w14:paraId="0E427BAE" w14:textId="77777777" w:rsidR="00E94555" w:rsidRPr="00687588" w:rsidRDefault="00E94555" w:rsidP="007806A7">
                            <w:pPr>
                              <w:tabs>
                                <w:tab w:val="left" w:pos="7707"/>
                              </w:tabs>
                              <w:rPr>
                                <w:b/>
                                <w:bCs/>
                              </w:rPr>
                            </w:pPr>
                          </w:p>
                          <w:p w14:paraId="278F8C77"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Claudio Szlafsztein</w:t>
                            </w:r>
                            <w:r w:rsidRPr="006C5085">
                              <w:rPr>
                                <w:rFonts w:eastAsia="Times New Roman" w:cs="Times New Roman"/>
                              </w:rPr>
                              <w:br/>
                              <w:t>Professor, Center of Environmental Sciences</w:t>
                            </w:r>
                            <w:r w:rsidRPr="006C5085">
                              <w:rPr>
                                <w:rFonts w:eastAsia="Times New Roman" w:cs="Times New Roman"/>
                              </w:rPr>
                              <w:br/>
                              <w:t>Federal University of Pará, Brazil</w:t>
                            </w:r>
                          </w:p>
                          <w:p w14:paraId="490C8B4B" w14:textId="77777777" w:rsidR="00E94555" w:rsidRDefault="00E94555" w:rsidP="007806A7">
                            <w:pPr>
                              <w:tabs>
                                <w:tab w:val="left" w:pos="7707"/>
                              </w:tabs>
                              <w:rPr>
                                <w:rFonts w:eastAsia="Times New Roman" w:cs="Times New Roman"/>
                              </w:rPr>
                            </w:pPr>
                          </w:p>
                          <w:p w14:paraId="0148A2D4" w14:textId="77777777" w:rsidR="00E94555" w:rsidRPr="00687588" w:rsidRDefault="00E94555" w:rsidP="007806A7">
                            <w:pPr>
                              <w:tabs>
                                <w:tab w:val="left" w:pos="7707"/>
                              </w:tabs>
                              <w:rPr>
                                <w:rFonts w:eastAsia="Times New Roman" w:cs="Times New Roman"/>
                                <w:b/>
                                <w:color w:val="192C43"/>
                              </w:rPr>
                            </w:pPr>
                            <w:r w:rsidRPr="00687588">
                              <w:rPr>
                                <w:rFonts w:eastAsia="Times New Roman" w:cs="Times New Roman"/>
                                <w:b/>
                                <w:color w:val="192C43"/>
                              </w:rPr>
                              <w:t>Dr. Jintao Xu</w:t>
                            </w:r>
                          </w:p>
                          <w:p w14:paraId="5A9B45AD" w14:textId="77777777" w:rsidR="00E94555" w:rsidRDefault="00E94555" w:rsidP="007806A7">
                            <w:pPr>
                              <w:tabs>
                                <w:tab w:val="left" w:pos="7707"/>
                              </w:tabs>
                              <w:rPr>
                                <w:rFonts w:eastAsia="Times New Roman" w:cs="Times New Roman"/>
                              </w:rPr>
                            </w:pPr>
                            <w:r w:rsidRPr="006C5085">
                              <w:rPr>
                                <w:rFonts w:eastAsia="Times New Roman" w:cs="Times New Roman"/>
                              </w:rPr>
                              <w:t>Professor of Natural Resource Economics</w:t>
                            </w:r>
                          </w:p>
                          <w:p w14:paraId="11CCF390" w14:textId="77777777" w:rsidR="00E94555" w:rsidRDefault="00E94555" w:rsidP="007806A7">
                            <w:pPr>
                              <w:tabs>
                                <w:tab w:val="left" w:pos="7707"/>
                              </w:tabs>
                              <w:rPr>
                                <w:rFonts w:eastAsia="Times New Roman" w:cs="Times New Roman"/>
                              </w:rPr>
                            </w:pPr>
                            <w:r w:rsidRPr="006C5085">
                              <w:rPr>
                                <w:rFonts w:eastAsia="Times New Roman" w:cs="Times New Roman"/>
                              </w:rPr>
                              <w:t>Chair, Department of Environmental Management</w:t>
                            </w:r>
                            <w:r>
                              <w:rPr>
                                <w:rFonts w:eastAsia="Times New Roman" w:cs="Times New Roman"/>
                              </w:rPr>
                              <w:t xml:space="preserve"> </w:t>
                            </w:r>
                          </w:p>
                          <w:p w14:paraId="7EA8A7F6" w14:textId="77777777" w:rsidR="00E94555" w:rsidRDefault="00E94555" w:rsidP="007806A7">
                            <w:pPr>
                              <w:tabs>
                                <w:tab w:val="left" w:pos="7707"/>
                              </w:tabs>
                              <w:rPr>
                                <w:rFonts w:eastAsia="Times New Roman" w:cs="Times New Roman"/>
                              </w:rPr>
                            </w:pPr>
                            <w:r>
                              <w:rPr>
                                <w:rFonts w:eastAsia="Times New Roman" w:cs="Times New Roman"/>
                              </w:rPr>
                              <w:t>National School of Development, Peking University, China</w:t>
                            </w:r>
                          </w:p>
                          <w:p w14:paraId="67CE0510" w14:textId="77777777" w:rsidR="00E94555" w:rsidRDefault="00E945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31" type="#_x0000_t202" style="position:absolute;margin-left:0;margin-top:63pt;width:198pt;height:39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J4PtECAAAY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" filled="f" stroked="f">
                <v:textbox style="mso-next-textbox:#Text Box 43">
                  <w:txbxContent>
                    <w:p w14:paraId="0FEBA630" w14:textId="77777777" w:rsidR="00E94555" w:rsidRPr="00B2070A" w:rsidRDefault="00E94555" w:rsidP="007806A7">
                      <w:pPr>
                        <w:tabs>
                          <w:tab w:val="left" w:pos="7707"/>
                        </w:tabs>
                        <w:rPr>
                          <w:rStyle w:val="Strong"/>
                        </w:rPr>
                      </w:pPr>
                      <w:r w:rsidRPr="00B2070A">
                        <w:rPr>
                          <w:rStyle w:val="Strong"/>
                          <w:rFonts w:eastAsia="Times New Roman" w:cs="Times New Roman"/>
                          <w:color w:val="1C354C"/>
                        </w:rPr>
                        <w:t>Dr. Maria de Lourdes Dieck-Assad</w:t>
                      </w:r>
                    </w:p>
                    <w:p w14:paraId="5E5347AB" w14:textId="77777777" w:rsidR="00E94555" w:rsidRPr="006C5085" w:rsidRDefault="00E94555" w:rsidP="007806A7">
                      <w:pPr>
                        <w:tabs>
                          <w:tab w:val="left" w:pos="7707"/>
                        </w:tabs>
                      </w:pPr>
                      <w:r w:rsidRPr="006C5085">
                        <w:t>Director General of Graduate Schools of Business and Government</w:t>
                      </w:r>
                    </w:p>
                    <w:p w14:paraId="3BF148DB" w14:textId="77777777" w:rsidR="00E94555" w:rsidRDefault="00E94555" w:rsidP="007806A7">
                      <w:pPr>
                        <w:tabs>
                          <w:tab w:val="left" w:pos="7707"/>
                        </w:tabs>
                        <w:rPr>
                          <w:rStyle w:val="Strong"/>
                          <w:b w:val="0"/>
                        </w:rPr>
                      </w:pPr>
                      <w:r w:rsidRPr="006C5085">
                        <w:t>ITESM – Tecnológico de Monterrey</w:t>
                      </w:r>
                      <w:r w:rsidRPr="006C5085">
                        <w:rPr>
                          <w:rStyle w:val="Strong"/>
                        </w:rPr>
                        <w:t xml:space="preserve">, </w:t>
                      </w:r>
                      <w:r w:rsidRPr="006C5085">
                        <w:rPr>
                          <w:rStyle w:val="Strong"/>
                          <w:b w:val="0"/>
                        </w:rPr>
                        <w:t>Mexico</w:t>
                      </w:r>
                    </w:p>
                    <w:p w14:paraId="3284DC51" w14:textId="77777777" w:rsidR="00E94555" w:rsidRDefault="00E94555" w:rsidP="007806A7">
                      <w:pPr>
                        <w:tabs>
                          <w:tab w:val="left" w:pos="7707"/>
                        </w:tabs>
                        <w:rPr>
                          <w:color w:val="1C354C"/>
                          <w:sz w:val="32"/>
                          <w:szCs w:val="32"/>
                        </w:rPr>
                      </w:pPr>
                    </w:p>
                    <w:p w14:paraId="2E04D257"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Hans-Martin Füssel</w:t>
                      </w:r>
                      <w:r w:rsidRPr="006C5085">
                        <w:rPr>
                          <w:rFonts w:eastAsia="Times New Roman" w:cs="Times New Roman"/>
                        </w:rPr>
                        <w:br/>
                        <w:t>Project Manager for Climate Impacts, Vulnerability, and Adaptation</w:t>
                      </w:r>
                      <w:r w:rsidRPr="006C5085">
                        <w:rPr>
                          <w:rFonts w:eastAsia="Times New Roman" w:cs="Times New Roman"/>
                        </w:rPr>
                        <w:br/>
                        <w:t>European Environment Agency, Denmark</w:t>
                      </w:r>
                    </w:p>
                    <w:p w14:paraId="0A060EF4" w14:textId="77777777" w:rsidR="00E94555" w:rsidRDefault="00E94555" w:rsidP="007806A7">
                      <w:pPr>
                        <w:tabs>
                          <w:tab w:val="left" w:pos="7707"/>
                        </w:tabs>
                        <w:rPr>
                          <w:rFonts w:eastAsia="Times New Roman" w:cs="Times New Roman"/>
                        </w:rPr>
                      </w:pPr>
                    </w:p>
                    <w:p w14:paraId="257854B9"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 xml:space="preserve">Dr. </w:t>
                      </w:r>
                      <w:r>
                        <w:rPr>
                          <w:rStyle w:val="Strong"/>
                          <w:rFonts w:eastAsia="Times New Roman" w:cs="Times New Roman"/>
                          <w:color w:val="1C354C"/>
                        </w:rPr>
                        <w:t>Steve Hanke</w:t>
                      </w:r>
                      <w:r w:rsidRPr="006C5085">
                        <w:rPr>
                          <w:rFonts w:eastAsia="Times New Roman" w:cs="Times New Roman"/>
                        </w:rPr>
                        <w:br/>
                      </w:r>
                      <w:r>
                        <w:rPr>
                          <w:rFonts w:eastAsia="Times New Roman" w:cs="Times New Roman"/>
                        </w:rPr>
                        <w:t>Professor of Applied Economics</w:t>
                      </w:r>
                    </w:p>
                    <w:p w14:paraId="14570BE2" w14:textId="77777777" w:rsidR="00E94555" w:rsidRDefault="00E94555" w:rsidP="007806A7">
                      <w:pPr>
                        <w:tabs>
                          <w:tab w:val="left" w:pos="7707"/>
                        </w:tabs>
                        <w:rPr>
                          <w:rFonts w:eastAsia="Times New Roman" w:cs="Times New Roman"/>
                        </w:rPr>
                      </w:pPr>
                      <w:r>
                        <w:rPr>
                          <w:rFonts w:eastAsia="Times New Roman" w:cs="Times New Roman"/>
                        </w:rPr>
                        <w:t>Co-Director, The Institute for Applied Economics, Global Health and the Study of Enterprise</w:t>
                      </w:r>
                    </w:p>
                    <w:p w14:paraId="6A6FAC4C" w14:textId="77777777" w:rsidR="00E94555" w:rsidRDefault="00E94555" w:rsidP="007806A7">
                      <w:pPr>
                        <w:tabs>
                          <w:tab w:val="left" w:pos="7707"/>
                        </w:tabs>
                        <w:rPr>
                          <w:rFonts w:eastAsia="Times New Roman" w:cs="Times New Roman"/>
                        </w:rPr>
                      </w:pPr>
                      <w:r>
                        <w:rPr>
                          <w:rFonts w:eastAsia="Times New Roman" w:cs="Times New Roman"/>
                        </w:rPr>
                        <w:t>Johns Hopkins University</w:t>
                      </w:r>
                    </w:p>
                    <w:p w14:paraId="5931DF96" w14:textId="77777777" w:rsidR="00E94555" w:rsidRDefault="00E94555" w:rsidP="007806A7">
                      <w:pPr>
                        <w:tabs>
                          <w:tab w:val="left" w:pos="7707"/>
                        </w:tabs>
                        <w:rPr>
                          <w:rFonts w:eastAsia="Times New Roman" w:cs="Times New Roman"/>
                        </w:rPr>
                      </w:pPr>
                    </w:p>
                    <w:p w14:paraId="695B609F" w14:textId="77777777" w:rsidR="00E94555" w:rsidRPr="006C5085" w:rsidRDefault="00E94555" w:rsidP="007806A7">
                      <w:pPr>
                        <w:tabs>
                          <w:tab w:val="left" w:pos="7707"/>
                        </w:tabs>
                        <w:rPr>
                          <w:rFonts w:eastAsia="Times New Roman" w:cs="Times New Roman"/>
                        </w:rPr>
                      </w:pPr>
                      <w:r w:rsidRPr="00B2070A">
                        <w:rPr>
                          <w:rStyle w:val="Strong"/>
                          <w:rFonts w:eastAsia="Times New Roman" w:cs="Times New Roman"/>
                          <w:color w:val="1C354C"/>
                        </w:rPr>
                        <w:t>Dr. Richard Moss</w:t>
                      </w:r>
                      <w:r w:rsidRPr="006C5085">
                        <w:rPr>
                          <w:rFonts w:eastAsia="Times New Roman" w:cs="Times New Roman"/>
                        </w:rPr>
                        <w:br/>
                        <w:t xml:space="preserve">Senior Staff Scientist </w:t>
                      </w:r>
                    </w:p>
                    <w:p w14:paraId="71969983" w14:textId="77777777" w:rsidR="00E94555" w:rsidRDefault="00E94555" w:rsidP="007806A7">
                      <w:pPr>
                        <w:tabs>
                          <w:tab w:val="left" w:pos="7707"/>
                        </w:tabs>
                        <w:rPr>
                          <w:rFonts w:cstheme="minorHAnsi"/>
                        </w:rPr>
                      </w:pPr>
                      <w:r w:rsidRPr="006C5085">
                        <w:t>Pacific Northwest National Laboratory</w:t>
                      </w:r>
                      <w:r w:rsidRPr="006C5085">
                        <w:rPr>
                          <w:rFonts w:cstheme="minorHAnsi"/>
                        </w:rPr>
                        <w:t xml:space="preserve"> Joint Global Change Research Institute, United States</w:t>
                      </w:r>
                    </w:p>
                    <w:p w14:paraId="398C2A0E" w14:textId="77777777" w:rsidR="00E94555" w:rsidRDefault="00E94555" w:rsidP="007806A7">
                      <w:pPr>
                        <w:tabs>
                          <w:tab w:val="left" w:pos="7707"/>
                        </w:tabs>
                        <w:rPr>
                          <w:rFonts w:cstheme="minorHAnsi"/>
                        </w:rPr>
                      </w:pPr>
                    </w:p>
                    <w:p w14:paraId="5136317A"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Mark Myers</w:t>
                      </w:r>
                      <w:r w:rsidRPr="006C5085">
                        <w:rPr>
                          <w:rFonts w:eastAsia="Times New Roman" w:cs="Times New Roman"/>
                        </w:rPr>
                        <w:br/>
                        <w:t>Vice Chancellor of Research</w:t>
                      </w:r>
                      <w:r w:rsidRPr="006C5085">
                        <w:rPr>
                          <w:rFonts w:eastAsia="Times New Roman" w:cs="Times New Roman"/>
                        </w:rPr>
                        <w:br/>
                        <w:t>University of Alaska, United States</w:t>
                      </w:r>
                    </w:p>
                    <w:p w14:paraId="2714FFB8" w14:textId="77777777" w:rsidR="00E94555" w:rsidRDefault="00E94555" w:rsidP="007806A7">
                      <w:pPr>
                        <w:tabs>
                          <w:tab w:val="left" w:pos="7707"/>
                        </w:tabs>
                        <w:rPr>
                          <w:rFonts w:eastAsia="Times New Roman" w:cs="Times New Roman"/>
                        </w:rPr>
                      </w:pPr>
                    </w:p>
                    <w:p w14:paraId="32FF35DE"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Anand Patwardhan</w:t>
                      </w:r>
                      <w:r w:rsidRPr="006C5085">
                        <w:rPr>
                          <w:rFonts w:eastAsia="Times New Roman" w:cs="Times New Roman"/>
                        </w:rPr>
                        <w:br/>
                        <w:t>Professor, Shailesh J Mehta School of Management</w:t>
                      </w:r>
                      <w:r w:rsidRPr="006C5085">
                        <w:rPr>
                          <w:rFonts w:eastAsia="Times New Roman" w:cs="Times New Roman"/>
                        </w:rPr>
                        <w:br/>
                        <w:t>Indian Institute of Technology-Bombay, India</w:t>
                      </w:r>
                    </w:p>
                    <w:p w14:paraId="03C24963" w14:textId="77777777" w:rsidR="00E94555" w:rsidRDefault="00E94555" w:rsidP="007806A7">
                      <w:pPr>
                        <w:tabs>
                          <w:tab w:val="left" w:pos="7707"/>
                        </w:tabs>
                        <w:rPr>
                          <w:rFonts w:eastAsia="Times New Roman" w:cs="Times New Roman"/>
                        </w:rPr>
                      </w:pPr>
                    </w:p>
                    <w:p w14:paraId="4F86163C" w14:textId="77777777" w:rsidR="00E94555" w:rsidRDefault="00E94555" w:rsidP="007806A7">
                      <w:pPr>
                        <w:tabs>
                          <w:tab w:val="left" w:pos="7707"/>
                        </w:tabs>
                        <w:rPr>
                          <w:rStyle w:val="Strong"/>
                          <w:rFonts w:eastAsia="Times New Roman" w:cs="Times New Roman"/>
                          <w:color w:val="1C354C"/>
                        </w:rPr>
                      </w:pPr>
                      <w:r>
                        <w:rPr>
                          <w:rStyle w:val="Strong"/>
                          <w:rFonts w:eastAsia="Times New Roman" w:cs="Times New Roman"/>
                          <w:color w:val="1C354C"/>
                        </w:rPr>
                        <w:t>Dr. Pablo Spiller</w:t>
                      </w:r>
                    </w:p>
                    <w:p w14:paraId="660FC945" w14:textId="77777777" w:rsidR="00E94555" w:rsidRDefault="00E94555" w:rsidP="007806A7">
                      <w:pPr>
                        <w:tabs>
                          <w:tab w:val="left" w:pos="7707"/>
                        </w:tabs>
                      </w:pPr>
                      <w:r>
                        <w:t xml:space="preserve">Jeffrey A. Jacobs Distinguished Professor of Business &amp; Technology </w:t>
                      </w:r>
                    </w:p>
                    <w:p w14:paraId="06A9553B" w14:textId="77777777" w:rsidR="00E94555" w:rsidRDefault="00E94555" w:rsidP="007806A7">
                      <w:pPr>
                        <w:tabs>
                          <w:tab w:val="left" w:pos="7707"/>
                        </w:tabs>
                      </w:pPr>
                      <w:r>
                        <w:t>Haas School of Business</w:t>
                      </w:r>
                    </w:p>
                    <w:p w14:paraId="293760E6" w14:textId="77777777" w:rsidR="00E94555" w:rsidRDefault="00E94555" w:rsidP="007806A7">
                      <w:pPr>
                        <w:tabs>
                          <w:tab w:val="left" w:pos="7707"/>
                        </w:tabs>
                      </w:pPr>
                      <w:r>
                        <w:t>University of California, Berkeley</w:t>
                      </w:r>
                    </w:p>
                    <w:p w14:paraId="4C8D0E54" w14:textId="77777777" w:rsidR="00E94555" w:rsidRPr="00F15DA6" w:rsidRDefault="00E94555" w:rsidP="007806A7">
                      <w:pPr>
                        <w:tabs>
                          <w:tab w:val="left" w:pos="7707"/>
                        </w:tabs>
                        <w:rPr>
                          <w:rStyle w:val="Strong"/>
                          <w:b w:val="0"/>
                          <w:bCs w:val="0"/>
                        </w:rPr>
                      </w:pPr>
                      <w:r>
                        <w:t>Visiting Professor of Law, Columbia University</w:t>
                      </w:r>
                    </w:p>
                    <w:p w14:paraId="5A6B7DE3" w14:textId="77777777" w:rsidR="00E94555" w:rsidRDefault="00E94555" w:rsidP="007806A7">
                      <w:pPr>
                        <w:tabs>
                          <w:tab w:val="left" w:pos="7707"/>
                        </w:tabs>
                        <w:rPr>
                          <w:rStyle w:val="Strong"/>
                          <w:rFonts w:eastAsia="Times New Roman" w:cs="Times New Roman"/>
                          <w:color w:val="1C354C"/>
                        </w:rPr>
                      </w:pPr>
                    </w:p>
                    <w:p w14:paraId="68C95158" w14:textId="77777777" w:rsidR="00E94555" w:rsidRDefault="00E94555" w:rsidP="007806A7">
                      <w:pPr>
                        <w:tabs>
                          <w:tab w:val="left" w:pos="7707"/>
                        </w:tabs>
                        <w:rPr>
                          <w:rStyle w:val="Strong"/>
                        </w:rPr>
                      </w:pPr>
                      <w:r w:rsidRPr="00B2070A">
                        <w:rPr>
                          <w:rStyle w:val="Strong"/>
                          <w:rFonts w:eastAsia="Times New Roman" w:cs="Times New Roman"/>
                          <w:color w:val="1C354C"/>
                        </w:rPr>
                        <w:t>Dr. Caroline Sullivan</w:t>
                      </w:r>
                      <w:r w:rsidRPr="006C5085">
                        <w:rPr>
                          <w:rFonts w:eastAsia="Times New Roman" w:cs="Times New Roman"/>
                        </w:rPr>
                        <w:br/>
                        <w:t>Associate Professor</w:t>
                      </w:r>
                      <w:r w:rsidRPr="006C5085">
                        <w:rPr>
                          <w:rFonts w:eastAsia="Times New Roman" w:cs="Times New Roman"/>
                        </w:rPr>
                        <w:br/>
                        <w:t>School of Environmental Science and Management</w:t>
                      </w:r>
                      <w:r w:rsidRPr="006C5085">
                        <w:rPr>
                          <w:rFonts w:eastAsia="Times New Roman" w:cs="Times New Roman"/>
                        </w:rPr>
                        <w:br/>
                        <w:t>Southern Cross University, Australia</w:t>
                      </w:r>
                    </w:p>
                    <w:p w14:paraId="0E427BAE" w14:textId="77777777" w:rsidR="00E94555" w:rsidRPr="00687588" w:rsidRDefault="00E94555" w:rsidP="007806A7">
                      <w:pPr>
                        <w:tabs>
                          <w:tab w:val="left" w:pos="7707"/>
                        </w:tabs>
                        <w:rPr>
                          <w:b/>
                          <w:bCs/>
                        </w:rPr>
                      </w:pPr>
                    </w:p>
                    <w:p w14:paraId="278F8C77" w14:textId="77777777" w:rsidR="00E94555" w:rsidRDefault="00E94555" w:rsidP="007806A7">
                      <w:pPr>
                        <w:tabs>
                          <w:tab w:val="left" w:pos="7707"/>
                        </w:tabs>
                        <w:rPr>
                          <w:rFonts w:eastAsia="Times New Roman" w:cs="Times New Roman"/>
                        </w:rPr>
                      </w:pPr>
                      <w:r w:rsidRPr="00B2070A">
                        <w:rPr>
                          <w:rStyle w:val="Strong"/>
                          <w:rFonts w:eastAsia="Times New Roman" w:cs="Times New Roman"/>
                          <w:color w:val="1C354C"/>
                        </w:rPr>
                        <w:t>Dr. Claudio Szlafsztein</w:t>
                      </w:r>
                      <w:r w:rsidRPr="006C5085">
                        <w:rPr>
                          <w:rFonts w:eastAsia="Times New Roman" w:cs="Times New Roman"/>
                        </w:rPr>
                        <w:br/>
                        <w:t>Professor, Center of Environmental Sciences</w:t>
                      </w:r>
                      <w:r w:rsidRPr="006C5085">
                        <w:rPr>
                          <w:rFonts w:eastAsia="Times New Roman" w:cs="Times New Roman"/>
                        </w:rPr>
                        <w:br/>
                        <w:t>Federal University of Pará, Brazil</w:t>
                      </w:r>
                    </w:p>
                    <w:p w14:paraId="490C8B4B" w14:textId="77777777" w:rsidR="00E94555" w:rsidRDefault="00E94555" w:rsidP="007806A7">
                      <w:pPr>
                        <w:tabs>
                          <w:tab w:val="left" w:pos="7707"/>
                        </w:tabs>
                        <w:rPr>
                          <w:rFonts w:eastAsia="Times New Roman" w:cs="Times New Roman"/>
                        </w:rPr>
                      </w:pPr>
                    </w:p>
                    <w:p w14:paraId="0148A2D4" w14:textId="77777777" w:rsidR="00E94555" w:rsidRPr="00687588" w:rsidRDefault="00E94555" w:rsidP="007806A7">
                      <w:pPr>
                        <w:tabs>
                          <w:tab w:val="left" w:pos="7707"/>
                        </w:tabs>
                        <w:rPr>
                          <w:rFonts w:eastAsia="Times New Roman" w:cs="Times New Roman"/>
                          <w:b/>
                          <w:color w:val="192C43"/>
                        </w:rPr>
                      </w:pPr>
                      <w:r w:rsidRPr="00687588">
                        <w:rPr>
                          <w:rFonts w:eastAsia="Times New Roman" w:cs="Times New Roman"/>
                          <w:b/>
                          <w:color w:val="192C43"/>
                        </w:rPr>
                        <w:t>Dr. Jintao Xu</w:t>
                      </w:r>
                    </w:p>
                    <w:p w14:paraId="5A9B45AD" w14:textId="77777777" w:rsidR="00E94555" w:rsidRDefault="00E94555" w:rsidP="007806A7">
                      <w:pPr>
                        <w:tabs>
                          <w:tab w:val="left" w:pos="7707"/>
                        </w:tabs>
                        <w:rPr>
                          <w:rFonts w:eastAsia="Times New Roman" w:cs="Times New Roman"/>
                        </w:rPr>
                      </w:pPr>
                      <w:r w:rsidRPr="006C5085">
                        <w:rPr>
                          <w:rFonts w:eastAsia="Times New Roman" w:cs="Times New Roman"/>
                        </w:rPr>
                        <w:t>Professor of Natural Resource Economics</w:t>
                      </w:r>
                    </w:p>
                    <w:p w14:paraId="11CCF390" w14:textId="77777777" w:rsidR="00E94555" w:rsidRDefault="00E94555" w:rsidP="007806A7">
                      <w:pPr>
                        <w:tabs>
                          <w:tab w:val="left" w:pos="7707"/>
                        </w:tabs>
                        <w:rPr>
                          <w:rFonts w:eastAsia="Times New Roman" w:cs="Times New Roman"/>
                        </w:rPr>
                      </w:pPr>
                      <w:r w:rsidRPr="006C5085">
                        <w:rPr>
                          <w:rFonts w:eastAsia="Times New Roman" w:cs="Times New Roman"/>
                        </w:rPr>
                        <w:t>Chair, Department of Environmental Management</w:t>
                      </w:r>
                      <w:r>
                        <w:rPr>
                          <w:rFonts w:eastAsia="Times New Roman" w:cs="Times New Roman"/>
                        </w:rPr>
                        <w:t xml:space="preserve"> </w:t>
                      </w:r>
                    </w:p>
                    <w:p w14:paraId="7EA8A7F6" w14:textId="77777777" w:rsidR="00E94555" w:rsidRDefault="00E94555" w:rsidP="007806A7">
                      <w:pPr>
                        <w:tabs>
                          <w:tab w:val="left" w:pos="7707"/>
                        </w:tabs>
                        <w:rPr>
                          <w:rFonts w:eastAsia="Times New Roman" w:cs="Times New Roman"/>
                        </w:rPr>
                      </w:pPr>
                      <w:r>
                        <w:rPr>
                          <w:rFonts w:eastAsia="Times New Roman" w:cs="Times New Roman"/>
                        </w:rPr>
                        <w:t>National School of Development, Peking University, China</w:t>
                      </w:r>
                    </w:p>
                    <w:p w14:paraId="67CE0510" w14:textId="77777777" w:rsidR="00E94555" w:rsidRDefault="00E94555"/>
                  </w:txbxContent>
                </v:textbox>
                <w10:wrap type="square"/>
              </v:shape>
            </w:pict>
          </mc:Fallback>
        </mc:AlternateContent>
      </w:r>
      <w:r w:rsidR="00F15DA6" w:rsidRPr="00B614AF">
        <w:t>Council of Scientific Advisors</w:t>
      </w:r>
      <w:bookmarkEnd w:id="242"/>
    </w:p>
    <w:p w14:paraId="1F3FA365" w14:textId="77777777" w:rsidR="00F15DA6" w:rsidRDefault="00F15DA6" w:rsidP="00F15DA6">
      <w:pPr>
        <w:pStyle w:val="Heading1"/>
        <w:jc w:val="left"/>
        <w:rPr>
          <w:rFonts w:ascii="Georgia" w:hAnsi="Georgia"/>
          <w:b/>
          <w:color w:val="1C354C"/>
          <w:sz w:val="32"/>
          <w:szCs w:val="32"/>
        </w:rPr>
      </w:pPr>
    </w:p>
    <w:p w14:paraId="4AE3C6F5" w14:textId="77777777" w:rsidR="00C173EF" w:rsidRPr="00C173EF" w:rsidRDefault="00C173EF" w:rsidP="00C173EF">
      <w:pPr>
        <w:sectPr w:rsidR="00C173EF" w:rsidRPr="00C173EF">
          <w:headerReference w:type="even" r:id="rId14"/>
          <w:headerReference w:type="default" r:id="rId15"/>
          <w:footerReference w:type="even" r:id="rId16"/>
          <w:footerReference w:type="default" r:id="rId17"/>
          <w:pgSz w:w="12240" w:h="15840"/>
          <w:pgMar w:top="1440" w:right="1800" w:bottom="1440" w:left="1800" w:header="720" w:footer="720" w:gutter="0"/>
          <w:cols w:space="720"/>
          <w:docGrid w:linePitch="360"/>
        </w:sectPr>
      </w:pPr>
    </w:p>
    <w:p w14:paraId="382174CB" w14:textId="0C77FBC1" w:rsidR="00F15DA6" w:rsidRDefault="00F15DA6" w:rsidP="00F15DA6">
      <w:pPr>
        <w:tabs>
          <w:tab w:val="left" w:pos="7707"/>
        </w:tabs>
        <w:rPr>
          <w:rStyle w:val="Strong"/>
          <w:rFonts w:eastAsia="Times New Roman" w:cs="Times New Roman"/>
          <w:color w:val="1C354C"/>
        </w:rPr>
      </w:pPr>
    </w:p>
    <w:p w14:paraId="768A74BF" w14:textId="77777777" w:rsidR="00F15DA6" w:rsidRDefault="00F15DA6" w:rsidP="00F15DA6">
      <w:pPr>
        <w:tabs>
          <w:tab w:val="left" w:pos="7707"/>
        </w:tabs>
        <w:rPr>
          <w:rStyle w:val="Strong"/>
          <w:rFonts w:eastAsia="Times New Roman" w:cs="Times New Roman"/>
          <w:color w:val="1C354C"/>
        </w:rPr>
      </w:pPr>
    </w:p>
    <w:p w14:paraId="42B132BB" w14:textId="77777777" w:rsidR="00F15DA6" w:rsidRDefault="00F15DA6" w:rsidP="00F15DA6">
      <w:pPr>
        <w:tabs>
          <w:tab w:val="left" w:pos="7707"/>
        </w:tabs>
        <w:rPr>
          <w:color w:val="1C354C"/>
          <w:sz w:val="32"/>
          <w:szCs w:val="32"/>
        </w:rPr>
        <w:sectPr w:rsidR="00F15DA6" w:rsidSect="00493101">
          <w:type w:val="continuous"/>
          <w:pgSz w:w="12240" w:h="15840"/>
          <w:pgMar w:top="1350" w:right="1800" w:bottom="1440" w:left="1800" w:header="720" w:footer="720" w:gutter="0"/>
          <w:cols w:num="2" w:space="720"/>
          <w:titlePg/>
          <w:docGrid w:linePitch="360"/>
        </w:sectPr>
      </w:pPr>
    </w:p>
    <w:p w14:paraId="1608E3D5" w14:textId="77777777" w:rsidR="00F15DA6" w:rsidRDefault="00F15DA6" w:rsidP="00F15DA6">
      <w:pPr>
        <w:pStyle w:val="Heading1"/>
        <w:rPr>
          <w:rFonts w:ascii="Georgia" w:hAnsi="Georgia"/>
          <w:b/>
          <w:color w:val="1C354C"/>
          <w:sz w:val="32"/>
          <w:szCs w:val="32"/>
        </w:rPr>
        <w:sectPr w:rsidR="00F15DA6" w:rsidSect="00F15DA6">
          <w:type w:val="continuous"/>
          <w:pgSz w:w="12240" w:h="15840"/>
          <w:pgMar w:top="1440" w:right="1800" w:bottom="1440" w:left="1800" w:header="720" w:footer="720" w:gutter="0"/>
          <w:cols w:num="2" w:space="720"/>
          <w:docGrid w:linePitch="360"/>
        </w:sectPr>
      </w:pPr>
      <w:bookmarkStart w:id="243" w:name="_Toc206131143"/>
    </w:p>
    <w:p w14:paraId="43B98A39" w14:textId="77777777" w:rsidR="007806A7" w:rsidRDefault="007806A7" w:rsidP="000A54AB">
      <w:pPr>
        <w:rPr>
          <w:color w:val="192C43"/>
          <w:sz w:val="32"/>
          <w:szCs w:val="32"/>
        </w:rPr>
      </w:pPr>
    </w:p>
    <w:p w14:paraId="3FF88B57" w14:textId="77777777" w:rsidR="007806A7" w:rsidRDefault="007806A7" w:rsidP="000A54AB">
      <w:pPr>
        <w:rPr>
          <w:color w:val="192C43"/>
          <w:sz w:val="32"/>
          <w:szCs w:val="32"/>
        </w:rPr>
      </w:pPr>
    </w:p>
    <w:p w14:paraId="3D067241" w14:textId="77777777" w:rsidR="007806A7" w:rsidRDefault="007806A7" w:rsidP="000A54AB">
      <w:pPr>
        <w:rPr>
          <w:color w:val="192C43"/>
          <w:sz w:val="32"/>
          <w:szCs w:val="32"/>
        </w:rPr>
      </w:pPr>
    </w:p>
    <w:p w14:paraId="3B5A05CC" w14:textId="77777777" w:rsidR="007806A7" w:rsidRDefault="007806A7" w:rsidP="000A54AB">
      <w:pPr>
        <w:rPr>
          <w:color w:val="192C43"/>
          <w:sz w:val="32"/>
          <w:szCs w:val="32"/>
        </w:rPr>
      </w:pPr>
    </w:p>
    <w:p w14:paraId="5EE1DD56" w14:textId="5B37BB54" w:rsidR="000A54AB" w:rsidRPr="00B614AF" w:rsidDel="00F850EB" w:rsidRDefault="000A54AB" w:rsidP="00C173EF">
      <w:pPr>
        <w:pStyle w:val="Heading2"/>
      </w:pPr>
      <w:moveFromRangeStart w:id="244" w:author="Bruno Sanchez-Andrade Nuno" w:date="2012-08-20T15:01:00Z" w:name="move207094202"/>
      <w:moveFrom w:id="245" w:author="Bruno Sanchez-Andrade Nuno" w:date="2012-08-20T15:01:00Z">
        <w:r w:rsidDel="00F850EB">
          <w:t>GAIN Staff</w:t>
        </w:r>
        <w:r w:rsidRPr="00B614AF" w:rsidDel="00F850EB">
          <w:tab/>
        </w:r>
        <w:r w:rsidRPr="00B614AF" w:rsidDel="00F850EB">
          <w:tab/>
        </w:r>
        <w:r w:rsidRPr="00B614AF" w:rsidDel="00F850EB">
          <w:tab/>
        </w:r>
      </w:moveFrom>
    </w:p>
    <w:p w14:paraId="19F5033D" w14:textId="041A5FBC" w:rsidR="000A54AB" w:rsidDel="00F850EB" w:rsidRDefault="000A54AB" w:rsidP="000A54AB">
      <w:pPr>
        <w:tabs>
          <w:tab w:val="left" w:pos="7707"/>
        </w:tabs>
        <w:rPr>
          <w:u w:val="single"/>
        </w:rPr>
        <w:sectPr w:rsidR="000A54AB" w:rsidDel="00F850EB" w:rsidSect="000A54AB">
          <w:type w:val="continuous"/>
          <w:pgSz w:w="12240" w:h="15840"/>
          <w:pgMar w:top="1440" w:right="1800" w:bottom="1440" w:left="1800" w:header="720" w:footer="720" w:gutter="0"/>
          <w:cols w:space="720"/>
          <w:titlePg/>
          <w:docGrid w:linePitch="360"/>
        </w:sectPr>
      </w:pPr>
    </w:p>
    <w:p w14:paraId="6789EA37" w14:textId="71AEC164" w:rsidR="000A54AB" w:rsidRPr="006C5085" w:rsidDel="00F850EB" w:rsidRDefault="007806A7" w:rsidP="000A54AB">
      <w:pPr>
        <w:tabs>
          <w:tab w:val="left" w:pos="7707"/>
        </w:tabs>
        <w:rPr>
          <w:u w:val="single"/>
        </w:rPr>
      </w:pPr>
      <w:moveFrom w:id="246" w:author="Bruno Sanchez-Andrade Nuno" w:date="2012-08-20T15:01:00Z">
        <w:r w:rsidRPr="00C173EF" w:rsidDel="00F850EB">
          <w:rPr>
            <w:noProof/>
            <w:color w:val="1C354C"/>
            <w:lang w:eastAsia="en-US"/>
          </w:rPr>
          <mc:AlternateContent>
            <mc:Choice Requires="wps">
              <w:drawing>
                <wp:anchor distT="0" distB="0" distL="114300" distR="114300" simplePos="0" relativeHeight="251745280" behindDoc="0" locked="0" layoutInCell="1" allowOverlap="1" wp14:anchorId="7BAB8CE4" wp14:editId="6486A6F1">
                  <wp:simplePos x="0" y="0"/>
                  <wp:positionH relativeFrom="column">
                    <wp:posOffset>2628900</wp:posOffset>
                  </wp:positionH>
                  <wp:positionV relativeFrom="paragraph">
                    <wp:posOffset>111760</wp:posOffset>
                  </wp:positionV>
                  <wp:extent cx="2057400" cy="28575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20574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linkedTxbx id="3"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0" type="#_x0000_t202" style="position:absolute;margin-left:207pt;margin-top:8.8pt;width:162pt;height:22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" filled="f" stroked="f">
                  <v:textbox>
                    <w:txbxContent/>
                  </v:textbox>
                  <w10:wrap type="square"/>
                </v:shape>
              </w:pict>
            </mc:Fallback>
          </mc:AlternateContent>
        </w:r>
        <w:r w:rsidRPr="00C173EF" w:rsidDel="00F850EB">
          <w:rPr>
            <w:noProof/>
            <w:color w:val="1C354C"/>
            <w:lang w:eastAsia="en-US"/>
          </w:rPr>
          <mc:AlternateContent>
            <mc:Choice Requires="wps">
              <w:drawing>
                <wp:anchor distT="0" distB="0" distL="114300" distR="114300" simplePos="0" relativeHeight="251744256" behindDoc="0" locked="0" layoutInCell="1" allowOverlap="1" wp14:anchorId="4E1643BB" wp14:editId="40FF109D">
                  <wp:simplePos x="0" y="0"/>
                  <wp:positionH relativeFrom="column">
                    <wp:posOffset>-114300</wp:posOffset>
                  </wp:positionH>
                  <wp:positionV relativeFrom="paragraph">
                    <wp:posOffset>111760</wp:posOffset>
                  </wp:positionV>
                  <wp:extent cx="2514600" cy="30861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25146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id="3">
                          <w:txbxContent>
                            <w:p w14:paraId="04B17BA8" w14:textId="7777777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Dr. Ian Noble</w:t>
                              </w:r>
                              <w:r>
                                <w:rPr>
                                  <w:rFonts w:ascii="Georgia" w:hAnsi="Georgia"/>
                                  <w:color w:val="1C354C"/>
                                  <w:sz w:val="22"/>
                                  <w:szCs w:val="22"/>
                                </w:rPr>
                                <w:br/>
                              </w:r>
                              <w:r w:rsidRPr="00990036">
                                <w:rPr>
                                  <w:rFonts w:ascii="Georgia" w:hAnsi="Georgia"/>
                                  <w:color w:val="1C354C"/>
                                  <w:sz w:val="22"/>
                                  <w:szCs w:val="22"/>
                                </w:rPr>
                                <w:t>Chief Scientist</w:t>
                              </w:r>
                            </w:p>
                            <w:p w14:paraId="27E181B9" w14:textId="7777777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Tim Wierzbicki</w:t>
                              </w:r>
                              <w:r>
                                <w:rPr>
                                  <w:rFonts w:ascii="Georgia" w:hAnsi="Georgia"/>
                                  <w:color w:val="1C354C"/>
                                  <w:sz w:val="22"/>
                                  <w:szCs w:val="22"/>
                                </w:rPr>
                                <w:br/>
                              </w:r>
                              <w:r w:rsidRPr="00990036">
                                <w:rPr>
                                  <w:rFonts w:ascii="Georgia" w:hAnsi="Georgia"/>
                                  <w:color w:val="1C354C"/>
                                  <w:sz w:val="22"/>
                                  <w:szCs w:val="22"/>
                                </w:rPr>
                                <w:t>Vice President of Development</w:t>
                              </w:r>
                            </w:p>
                            <w:p w14:paraId="113A57B3" w14:textId="7777777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Jessica Siegel</w:t>
                              </w:r>
                              <w:r>
                                <w:rPr>
                                  <w:rFonts w:ascii="Georgia" w:hAnsi="Georgia"/>
                                  <w:color w:val="1C354C"/>
                                  <w:sz w:val="22"/>
                                  <w:szCs w:val="22"/>
                                </w:rPr>
                                <w:br/>
                              </w:r>
                              <w:r w:rsidRPr="00990036">
                                <w:rPr>
                                  <w:rFonts w:ascii="Georgia" w:hAnsi="Georgia"/>
                                  <w:color w:val="1C354C"/>
                                  <w:sz w:val="22"/>
                                  <w:szCs w:val="22"/>
                                </w:rPr>
                                <w:t>Vice President of Finance &amp; Administration</w:t>
                              </w:r>
                            </w:p>
                            <w:p w14:paraId="53104BA8" w14:textId="77777777" w:rsidR="00E94555"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Dr. Bruno Sanchez-Andrade Nuño</w:t>
                              </w:r>
                              <w:r>
                                <w:rPr>
                                  <w:rFonts w:ascii="Georgia" w:hAnsi="Georgia"/>
                                  <w:color w:val="1C354C"/>
                                  <w:sz w:val="22"/>
                                  <w:szCs w:val="22"/>
                                </w:rPr>
                                <w:br/>
                              </w:r>
                              <w:r w:rsidRPr="00990036">
                                <w:rPr>
                                  <w:rFonts w:ascii="Georgia" w:hAnsi="Georgia"/>
                                  <w:color w:val="1C354C"/>
                                  <w:sz w:val="22"/>
                                  <w:szCs w:val="22"/>
                                </w:rPr>
                                <w:t>Director of Science &amp; Technology</w:t>
                              </w:r>
                            </w:p>
                            <w:p w14:paraId="0DDCF9F0" w14:textId="33334BB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Jamie Carson</w:t>
                              </w:r>
                              <w:r>
                                <w:rPr>
                                  <w:rFonts w:ascii="Georgia" w:hAnsi="Georgia"/>
                                  <w:color w:val="1C354C"/>
                                  <w:sz w:val="22"/>
                                  <w:szCs w:val="22"/>
                                </w:rPr>
                                <w:br/>
                              </w:r>
                              <w:r w:rsidRPr="00990036">
                                <w:rPr>
                                  <w:rFonts w:ascii="Georgia" w:hAnsi="Georgia"/>
                                  <w:color w:val="1C354C"/>
                                  <w:sz w:val="22"/>
                                  <w:szCs w:val="22"/>
                                </w:rPr>
                                <w:t>Director of Communications</w:t>
                              </w:r>
                            </w:p>
                            <w:p w14:paraId="716D3192" w14:textId="7777777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Carmen Tobar</w:t>
                              </w:r>
                              <w:r>
                                <w:rPr>
                                  <w:rFonts w:ascii="Georgia" w:hAnsi="Georgia"/>
                                  <w:color w:val="1C354C"/>
                                  <w:sz w:val="22"/>
                                  <w:szCs w:val="22"/>
                                </w:rPr>
                                <w:br/>
                              </w:r>
                              <w:r w:rsidRPr="00990036">
                                <w:rPr>
                                  <w:rFonts w:ascii="Georgia" w:hAnsi="Georgia"/>
                                  <w:color w:val="1C354C"/>
                                  <w:sz w:val="22"/>
                                  <w:szCs w:val="22"/>
                                </w:rPr>
                                <w:t>Senior Advisor</w:t>
                              </w:r>
                            </w:p>
                            <w:p w14:paraId="05138F86" w14:textId="7777777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Davis Cherry</w:t>
                              </w:r>
                              <w:r>
                                <w:rPr>
                                  <w:rFonts w:ascii="Georgia" w:hAnsi="Georgia"/>
                                  <w:color w:val="1C354C"/>
                                  <w:sz w:val="22"/>
                                  <w:szCs w:val="22"/>
                                </w:rPr>
                                <w:br/>
                              </w:r>
                              <w:r w:rsidRPr="00990036">
                                <w:rPr>
                                  <w:rFonts w:ascii="Georgia" w:hAnsi="Georgia"/>
                                  <w:color w:val="1C354C"/>
                                  <w:sz w:val="22"/>
                                  <w:szCs w:val="22"/>
                                </w:rPr>
                                <w:t>Development &amp; Communications Associate</w:t>
                              </w:r>
                            </w:p>
                            <w:p w14:paraId="44ECC8AA" w14:textId="77777777" w:rsidR="00E94555" w:rsidRDefault="00E945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33" type="#_x0000_t202" style="position:absolute;margin-left:-8.95pt;margin-top:8.8pt;width:198pt;height:243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" filled="f" stroked="f">
                  <v:textbox style="mso-next-textbox:#Text Box 45">
                    <w:txbxContent>
                      <w:p w14:paraId="04B17BA8" w14:textId="7777777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Dr. Ian Noble</w:t>
                        </w:r>
                        <w:r>
                          <w:rPr>
                            <w:rFonts w:ascii="Georgia" w:hAnsi="Georgia"/>
                            <w:color w:val="1C354C"/>
                            <w:sz w:val="22"/>
                            <w:szCs w:val="22"/>
                          </w:rPr>
                          <w:br/>
                        </w:r>
                        <w:r w:rsidRPr="00990036">
                          <w:rPr>
                            <w:rFonts w:ascii="Georgia" w:hAnsi="Georgia"/>
                            <w:color w:val="1C354C"/>
                            <w:sz w:val="22"/>
                            <w:szCs w:val="22"/>
                          </w:rPr>
                          <w:t>Chief Scientist</w:t>
                        </w:r>
                      </w:p>
                      <w:p w14:paraId="27E181B9" w14:textId="7777777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Tim Wierzbicki</w:t>
                        </w:r>
                        <w:r>
                          <w:rPr>
                            <w:rFonts w:ascii="Georgia" w:hAnsi="Georgia"/>
                            <w:color w:val="1C354C"/>
                            <w:sz w:val="22"/>
                            <w:szCs w:val="22"/>
                          </w:rPr>
                          <w:br/>
                        </w:r>
                        <w:r w:rsidRPr="00990036">
                          <w:rPr>
                            <w:rFonts w:ascii="Georgia" w:hAnsi="Georgia"/>
                            <w:color w:val="1C354C"/>
                            <w:sz w:val="22"/>
                            <w:szCs w:val="22"/>
                          </w:rPr>
                          <w:t>Vice President of Development</w:t>
                        </w:r>
                      </w:p>
                      <w:p w14:paraId="113A57B3" w14:textId="7777777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Jessica Siegel</w:t>
                        </w:r>
                        <w:r>
                          <w:rPr>
                            <w:rFonts w:ascii="Georgia" w:hAnsi="Georgia"/>
                            <w:color w:val="1C354C"/>
                            <w:sz w:val="22"/>
                            <w:szCs w:val="22"/>
                          </w:rPr>
                          <w:br/>
                        </w:r>
                        <w:r w:rsidRPr="00990036">
                          <w:rPr>
                            <w:rFonts w:ascii="Georgia" w:hAnsi="Georgia"/>
                            <w:color w:val="1C354C"/>
                            <w:sz w:val="22"/>
                            <w:szCs w:val="22"/>
                          </w:rPr>
                          <w:t>Vice President of Finance &amp; Administration</w:t>
                        </w:r>
                      </w:p>
                      <w:p w14:paraId="53104BA8" w14:textId="77777777" w:rsidR="00E94555"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Dr. Bruno Sanchez-Andrade Nuño</w:t>
                        </w:r>
                        <w:r>
                          <w:rPr>
                            <w:rFonts w:ascii="Georgia" w:hAnsi="Georgia"/>
                            <w:color w:val="1C354C"/>
                            <w:sz w:val="22"/>
                            <w:szCs w:val="22"/>
                          </w:rPr>
                          <w:br/>
                        </w:r>
                        <w:r w:rsidRPr="00990036">
                          <w:rPr>
                            <w:rFonts w:ascii="Georgia" w:hAnsi="Georgia"/>
                            <w:color w:val="1C354C"/>
                            <w:sz w:val="22"/>
                            <w:szCs w:val="22"/>
                          </w:rPr>
                          <w:t>Director of Science &amp; Technology</w:t>
                        </w:r>
                      </w:p>
                      <w:p w14:paraId="0DDCF9F0" w14:textId="33334BB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Jamie Carson</w:t>
                        </w:r>
                        <w:r>
                          <w:rPr>
                            <w:rFonts w:ascii="Georgia" w:hAnsi="Georgia"/>
                            <w:color w:val="1C354C"/>
                            <w:sz w:val="22"/>
                            <w:szCs w:val="22"/>
                          </w:rPr>
                          <w:br/>
                        </w:r>
                        <w:r w:rsidRPr="00990036">
                          <w:rPr>
                            <w:rFonts w:ascii="Georgia" w:hAnsi="Georgia"/>
                            <w:color w:val="1C354C"/>
                            <w:sz w:val="22"/>
                            <w:szCs w:val="22"/>
                          </w:rPr>
                          <w:t>Director of Communications</w:t>
                        </w:r>
                      </w:p>
                      <w:p w14:paraId="716D3192" w14:textId="7777777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Carmen Tobar</w:t>
                        </w:r>
                        <w:r>
                          <w:rPr>
                            <w:rFonts w:ascii="Georgia" w:hAnsi="Georgia"/>
                            <w:color w:val="1C354C"/>
                            <w:sz w:val="22"/>
                            <w:szCs w:val="22"/>
                          </w:rPr>
                          <w:br/>
                        </w:r>
                        <w:r w:rsidRPr="00990036">
                          <w:rPr>
                            <w:rFonts w:ascii="Georgia" w:hAnsi="Georgia"/>
                            <w:color w:val="1C354C"/>
                            <w:sz w:val="22"/>
                            <w:szCs w:val="22"/>
                          </w:rPr>
                          <w:t>Senior Advisor</w:t>
                        </w:r>
                      </w:p>
                      <w:p w14:paraId="05138F86" w14:textId="77777777" w:rsidR="00E94555" w:rsidRPr="00990036" w:rsidRDefault="00E94555" w:rsidP="007806A7">
                        <w:pPr>
                          <w:pStyle w:val="Heading1"/>
                          <w:jc w:val="left"/>
                          <w:rPr>
                            <w:rFonts w:ascii="Georgia" w:hAnsi="Georgia"/>
                            <w:color w:val="1C354C"/>
                            <w:sz w:val="22"/>
                            <w:szCs w:val="22"/>
                          </w:rPr>
                        </w:pPr>
                        <w:r w:rsidRPr="00990036">
                          <w:rPr>
                            <w:rFonts w:ascii="Georgia" w:hAnsi="Georgia"/>
                            <w:b/>
                            <w:color w:val="1C354C"/>
                            <w:sz w:val="22"/>
                            <w:szCs w:val="22"/>
                            <w:u w:val="single"/>
                          </w:rPr>
                          <w:t>Davis Cherry</w:t>
                        </w:r>
                        <w:r>
                          <w:rPr>
                            <w:rFonts w:ascii="Georgia" w:hAnsi="Georgia"/>
                            <w:color w:val="1C354C"/>
                            <w:sz w:val="22"/>
                            <w:szCs w:val="22"/>
                          </w:rPr>
                          <w:br/>
                        </w:r>
                        <w:r w:rsidRPr="00990036">
                          <w:rPr>
                            <w:rFonts w:ascii="Georgia" w:hAnsi="Georgia"/>
                            <w:color w:val="1C354C"/>
                            <w:sz w:val="22"/>
                            <w:szCs w:val="22"/>
                          </w:rPr>
                          <w:t>Development &amp; Communications Associate</w:t>
                        </w:r>
                      </w:p>
                      <w:p w14:paraId="44ECC8AA" w14:textId="77777777" w:rsidR="00E94555" w:rsidRDefault="00E94555"/>
                    </w:txbxContent>
                  </v:textbox>
                  <w10:wrap type="square"/>
                </v:shape>
              </w:pict>
            </mc:Fallback>
          </mc:AlternateContent>
        </w:r>
      </w:moveFrom>
    </w:p>
    <w:p w14:paraId="30EB1C85" w14:textId="583E10D6" w:rsidR="000A54AB" w:rsidDel="00F850EB" w:rsidRDefault="000A54AB" w:rsidP="000A54AB">
      <w:pPr>
        <w:tabs>
          <w:tab w:val="left" w:pos="7707"/>
        </w:tabs>
        <w:rPr>
          <w:b/>
          <w:color w:val="1B2F36"/>
        </w:rPr>
        <w:sectPr w:rsidR="000A54AB" w:rsidDel="00F850EB" w:rsidSect="003E7A10">
          <w:type w:val="continuous"/>
          <w:pgSz w:w="12240" w:h="15840"/>
          <w:pgMar w:top="1440" w:right="1800" w:bottom="1440" w:left="1800" w:header="720" w:footer="720" w:gutter="0"/>
          <w:cols w:num="2" w:space="720"/>
          <w:titlePg/>
          <w:docGrid w:linePitch="360"/>
        </w:sectPr>
      </w:pPr>
    </w:p>
    <w:p w14:paraId="20F6F66C" w14:textId="6018D727" w:rsidR="00F15DA6" w:rsidRPr="00C173EF" w:rsidDel="00F850EB" w:rsidRDefault="00F15DA6" w:rsidP="00C173EF">
      <w:pPr>
        <w:pStyle w:val="Heading1"/>
        <w:jc w:val="left"/>
        <w:rPr>
          <w:rFonts w:ascii="Georgia" w:hAnsi="Georgia"/>
          <w:color w:val="1C354C"/>
          <w:sz w:val="22"/>
          <w:szCs w:val="22"/>
        </w:rPr>
      </w:pPr>
    </w:p>
    <w:p w14:paraId="3D584F8C" w14:textId="3402E536" w:rsidR="00F15DA6" w:rsidDel="00F850EB" w:rsidRDefault="00F15DA6" w:rsidP="00F15DA6">
      <w:pPr>
        <w:pStyle w:val="Heading1"/>
        <w:rPr>
          <w:rFonts w:ascii="Georgia" w:hAnsi="Georgia"/>
          <w:b/>
          <w:color w:val="1C354C"/>
          <w:sz w:val="32"/>
          <w:szCs w:val="32"/>
        </w:rPr>
      </w:pPr>
    </w:p>
    <w:bookmarkEnd w:id="243"/>
    <w:p w14:paraId="54459A45" w14:textId="6BE31F54" w:rsidR="00F15DA6" w:rsidDel="00F850EB" w:rsidRDefault="00584CCD" w:rsidP="00F15DA6">
      <w:pPr>
        <w:pStyle w:val="Heading1"/>
        <w:jc w:val="left"/>
        <w:rPr>
          <w:rFonts w:ascii="Georgia" w:hAnsi="Georgia"/>
          <w:b/>
          <w:color w:val="1C354C"/>
          <w:sz w:val="32"/>
          <w:szCs w:val="32"/>
        </w:rPr>
        <w:sectPr w:rsidR="00F15DA6" w:rsidDel="00F850EB" w:rsidSect="00F15DA6">
          <w:type w:val="continuous"/>
          <w:pgSz w:w="12240" w:h="15840"/>
          <w:pgMar w:top="1440" w:right="1800" w:bottom="1440" w:left="1800" w:header="720" w:footer="720" w:gutter="0"/>
          <w:cols w:num="2" w:space="720"/>
          <w:docGrid w:linePitch="360"/>
        </w:sectPr>
      </w:pPr>
      <w:moveFrom w:id="247" w:author="Bruno Sanchez-Andrade Nuno" w:date="2012-08-20T15:01:00Z">
        <w:r w:rsidDel="00F850EB">
          <w:rPr>
            <w:rStyle w:val="CommentReference"/>
            <w:rFonts w:ascii="Georgia" w:eastAsiaTheme="minorEastAsia" w:hAnsi="Georgia" w:cs="Arial"/>
            <w:color w:val="auto"/>
          </w:rPr>
          <w:commentReference w:id="248"/>
        </w:r>
        <w:r w:rsidR="00F15DA6" w:rsidDel="00F850EB">
          <w:rPr>
            <w:rFonts w:ascii="Georgia" w:hAnsi="Georgia"/>
            <w:b/>
            <w:color w:val="1C354C"/>
            <w:sz w:val="32"/>
            <w:szCs w:val="32"/>
          </w:rPr>
          <w:br w:type="page"/>
        </w:r>
      </w:moveFrom>
    </w:p>
    <w:p w14:paraId="24C4D549" w14:textId="5899EC46" w:rsidR="005204D4" w:rsidRPr="00B62EF0" w:rsidRDefault="002E2E2D" w:rsidP="00F15DA6">
      <w:pPr>
        <w:pStyle w:val="Heading1"/>
        <w:jc w:val="left"/>
        <w:rPr>
          <w:rFonts w:ascii="Georgia" w:hAnsi="Georgia"/>
          <w:b/>
          <w:color w:val="1C354C"/>
          <w:sz w:val="32"/>
          <w:szCs w:val="32"/>
        </w:rPr>
      </w:pPr>
      <w:bookmarkStart w:id="249" w:name="_Toc207094497"/>
      <w:moveFromRangeEnd w:id="244"/>
      <w:r>
        <w:rPr>
          <w:rFonts w:ascii="Georgia" w:hAnsi="Georgia"/>
          <w:b/>
          <w:color w:val="1C354C"/>
          <w:sz w:val="32"/>
          <w:szCs w:val="32"/>
        </w:rPr>
        <w:t>Mission for the Index</w:t>
      </w:r>
      <w:bookmarkEnd w:id="226"/>
      <w:bookmarkEnd w:id="249"/>
    </w:p>
    <w:p w14:paraId="2E3708BE" w14:textId="77777777" w:rsidR="006F7C8B" w:rsidRPr="006C5085" w:rsidRDefault="006F7C8B" w:rsidP="006F7C8B">
      <w:pPr>
        <w:jc w:val="both"/>
      </w:pPr>
      <w:bookmarkStart w:id="250" w:name="_Toc171734280"/>
    </w:p>
    <w:p w14:paraId="578820DB" w14:textId="13125E84" w:rsidR="00AC2923" w:rsidRPr="00AC2923" w:rsidRDefault="000F338A" w:rsidP="00AC2923">
      <w:pPr>
        <w:tabs>
          <w:tab w:val="left" w:pos="7470"/>
        </w:tabs>
        <w:ind w:left="540" w:right="1350"/>
        <w:jc w:val="both"/>
        <w:rPr>
          <w:i/>
        </w:rPr>
      </w:pPr>
      <w:bookmarkStart w:id="251" w:name="_Toc171734287"/>
      <w:bookmarkEnd w:id="250"/>
      <w:r w:rsidRPr="00AC2923">
        <w:rPr>
          <w:i/>
        </w:rPr>
        <w:t>The world is changing in many ways. Population growth continues to drive global change. Population shifts are driving things even more. Urbanization i</w:t>
      </w:r>
      <w:del w:id="252" w:author="Bruno Sanchez-Andrade Nuno" w:date="2012-08-20T15:09:00Z">
        <w:r w:rsidRPr="00AC2923" w:rsidDel="007D6E82">
          <w:rPr>
            <w:i/>
          </w:rPr>
          <w:delText>n</w:delText>
        </w:r>
      </w:del>
      <w:ins w:id="253" w:author="Bruno Sanchez-Andrade Nuno" w:date="2012-08-20T15:09:00Z">
        <w:r w:rsidR="007D6E82">
          <w:rPr>
            <w:i/>
          </w:rPr>
          <w:t>s</w:t>
        </w:r>
      </w:ins>
      <w:r w:rsidRPr="00AC2923">
        <w:rPr>
          <w:i/>
        </w:rPr>
        <w:t xml:space="preserve"> an enormous factor in any country in the world at the moment, in many developing countries, it is the primary factor driving things </w:t>
      </w:r>
      <w:commentRangeStart w:id="254"/>
      <w:r w:rsidRPr="00AC2923">
        <w:rPr>
          <w:i/>
        </w:rPr>
        <w:t>there</w:t>
      </w:r>
      <w:commentRangeEnd w:id="254"/>
      <w:r w:rsidR="00584CCD">
        <w:rPr>
          <w:rStyle w:val="CommentReference"/>
        </w:rPr>
        <w:commentReference w:id="254"/>
      </w:r>
      <w:r w:rsidRPr="00AC2923">
        <w:rPr>
          <w:i/>
        </w:rPr>
        <w:t xml:space="preserve">. </w:t>
      </w:r>
    </w:p>
    <w:p w14:paraId="5CFDA98F" w14:textId="77777777" w:rsidR="00AC2923" w:rsidRPr="00AC2923" w:rsidRDefault="00AC2923" w:rsidP="00AC2923">
      <w:pPr>
        <w:tabs>
          <w:tab w:val="left" w:pos="7470"/>
        </w:tabs>
        <w:ind w:left="540" w:right="1350"/>
        <w:jc w:val="both"/>
        <w:rPr>
          <w:i/>
        </w:rPr>
      </w:pPr>
    </w:p>
    <w:p w14:paraId="5BE59E54" w14:textId="1C6154C4" w:rsidR="000F338A" w:rsidRDefault="000F338A" w:rsidP="00AC2923">
      <w:pPr>
        <w:tabs>
          <w:tab w:val="left" w:pos="7470"/>
        </w:tabs>
        <w:ind w:left="540" w:right="1350"/>
        <w:jc w:val="both"/>
        <w:rPr>
          <w:i/>
        </w:rPr>
      </w:pPr>
      <w:r w:rsidRPr="00AC2923">
        <w:rPr>
          <w:i/>
        </w:rPr>
        <w:t xml:space="preserve">On top of this, we have to cope with a changing climate. This means, that for many people, the past is no longer a good guide to the future. Things are changing. </w:t>
      </w:r>
    </w:p>
    <w:p w14:paraId="0A5EC24C" w14:textId="77777777" w:rsidR="00AC2923" w:rsidRDefault="00AC2923" w:rsidP="00AC2923">
      <w:pPr>
        <w:tabs>
          <w:tab w:val="left" w:pos="7470"/>
        </w:tabs>
        <w:ind w:left="540" w:right="1350"/>
        <w:jc w:val="both"/>
        <w:rPr>
          <w:i/>
        </w:rPr>
      </w:pPr>
    </w:p>
    <w:p w14:paraId="70508DEF" w14:textId="161055BE" w:rsidR="00AC2923" w:rsidRPr="00AC2923" w:rsidRDefault="00AC2923" w:rsidP="007D6E82">
      <w:pPr>
        <w:tabs>
          <w:tab w:val="left" w:pos="7470"/>
        </w:tabs>
        <w:ind w:left="540" w:right="1350"/>
        <w:jc w:val="right"/>
        <w:pPrChange w:id="255" w:author="Bruno Sanchez-Andrade Nuno" w:date="2012-08-20T15:09:00Z">
          <w:pPr>
            <w:tabs>
              <w:tab w:val="left" w:pos="7470"/>
            </w:tabs>
            <w:ind w:left="540" w:right="1350"/>
            <w:jc w:val="both"/>
          </w:pPr>
        </w:pPrChange>
      </w:pPr>
      <w:r w:rsidRPr="00AC2923">
        <w:t>Dr. Ian Noble</w:t>
      </w:r>
    </w:p>
    <w:p w14:paraId="5D621018" w14:textId="0BB61884" w:rsidR="00AC2923" w:rsidRPr="00AC2923" w:rsidRDefault="00AC2923" w:rsidP="007D6E82">
      <w:pPr>
        <w:tabs>
          <w:tab w:val="left" w:pos="7470"/>
        </w:tabs>
        <w:ind w:left="540" w:right="1350"/>
        <w:jc w:val="right"/>
        <w:pPrChange w:id="256" w:author="Bruno Sanchez-Andrade Nuno" w:date="2012-08-20T15:09:00Z">
          <w:pPr>
            <w:tabs>
              <w:tab w:val="left" w:pos="7470"/>
            </w:tabs>
            <w:ind w:left="540" w:right="1350"/>
            <w:jc w:val="both"/>
          </w:pPr>
        </w:pPrChange>
      </w:pPr>
      <w:r w:rsidRPr="00AC2923">
        <w:t>Chief Scientist, GAIN</w:t>
      </w:r>
    </w:p>
    <w:p w14:paraId="12F7D2B0" w14:textId="77777777" w:rsidR="000F338A" w:rsidRDefault="000F338A" w:rsidP="00493101">
      <w:pPr>
        <w:jc w:val="both"/>
      </w:pPr>
    </w:p>
    <w:p w14:paraId="3FC75F9E" w14:textId="7CDB217A" w:rsidR="00493101" w:rsidRPr="006C5085" w:rsidRDefault="00493101" w:rsidP="00493101">
      <w:pPr>
        <w:jc w:val="both"/>
      </w:pPr>
      <w:r w:rsidRPr="006C5085">
        <w:t>Adaptation i</w:t>
      </w:r>
      <w:ins w:id="257" w:author="Jamie Carson" w:date="2012-08-20T13:22:00Z">
        <w:r w:rsidR="00FE045F">
          <w:t>s</w:t>
        </w:r>
      </w:ins>
      <w:del w:id="258" w:author="Jamie Carson" w:date="2012-08-20T13:22:00Z">
        <w:r w:rsidRPr="006C5085" w:rsidDel="00FE045F">
          <w:delText>s an</w:delText>
        </w:r>
      </w:del>
      <w:r w:rsidRPr="006C5085">
        <w:t xml:space="preserve"> imperative. The world is changing fast. Countries are being challenged to prepare for and, if possible, minimize the effects of climate change. The challenge will only be greater as populations and economies grow. </w:t>
      </w:r>
      <w:r>
        <w:t>People around the world experienced a variety of sudden as well as gradual disasters in 2012. From a record-breaking dr</w:t>
      </w:r>
      <w:ins w:id="259" w:author="Jamie Carson" w:date="2012-08-20T13:22:00Z">
        <w:r w:rsidR="00FE045F">
          <w:t>o</w:t>
        </w:r>
      </w:ins>
      <w:del w:id="260" w:author="Jamie Carson" w:date="2012-08-20T13:22:00Z">
        <w:r w:rsidDel="00FE045F">
          <w:delText>a</w:delText>
        </w:r>
      </w:del>
      <w:r>
        <w:t xml:space="preserve">ught in the United States to unprecedented flooding in Thailand, governments, businesses and communities had to grapple with massive losses stemming from the inability of the affected agricultural, energy, water and urban systems to cope with these changes. </w:t>
      </w:r>
    </w:p>
    <w:p w14:paraId="5EAC10C1" w14:textId="77777777" w:rsidR="00493101" w:rsidRDefault="00493101" w:rsidP="00493101">
      <w:pPr>
        <w:jc w:val="both"/>
      </w:pPr>
    </w:p>
    <w:p w14:paraId="0A0BAC96" w14:textId="0661B0FC" w:rsidR="00493101" w:rsidRDefault="00493101" w:rsidP="00493101">
      <w:pPr>
        <w:jc w:val="both"/>
      </w:pPr>
      <w:r>
        <w:t>These events forced the world to reflect on how to deal with increasing disasters. Mean</w:t>
      </w:r>
      <w:del w:id="261" w:author="Jamie Carson" w:date="2012-08-20T13:22:00Z">
        <w:r w:rsidDel="00FE045F">
          <w:delText>s</w:delText>
        </w:r>
      </w:del>
      <w:del w:id="262" w:author="Jamie Carson" w:date="2012-08-20T13:23:00Z">
        <w:r w:rsidDel="00FE045F">
          <w:delText>h</w:delText>
        </w:r>
      </w:del>
      <w:r>
        <w:t>w</w:t>
      </w:r>
      <w:ins w:id="263" w:author="Jamie Carson" w:date="2012-08-20T13:23:00Z">
        <w:r w:rsidR="00FE045F">
          <w:t>h</w:t>
        </w:r>
      </w:ins>
      <w:r>
        <w:t>ile, the Global Adap</w:t>
      </w:r>
      <w:ins w:id="264" w:author="Jamie Carson" w:date="2012-08-20T13:23:00Z">
        <w:r w:rsidR="00FE045F">
          <w:t>t</w:t>
        </w:r>
      </w:ins>
      <w:r>
        <w:t>ation Institute (GAIN) has been busy consulting with government, business, academic and civil society leaders around the world on how to measure and improve all societies' ability to adapt to the global forces of climate change, population and economic growth</w:t>
      </w:r>
      <w:del w:id="265" w:author="Jamie Carson" w:date="2012-08-20T13:23:00Z">
        <w:r w:rsidDel="00FE045F">
          <w:delText>,</w:delText>
        </w:r>
      </w:del>
      <w:r>
        <w:t xml:space="preserve"> and urbanization. </w:t>
      </w:r>
    </w:p>
    <w:p w14:paraId="7CE89C41" w14:textId="77777777" w:rsidR="00493101" w:rsidRDefault="00493101" w:rsidP="00493101">
      <w:pPr>
        <w:jc w:val="both"/>
      </w:pPr>
    </w:p>
    <w:p w14:paraId="02BF5870" w14:textId="6CCF5470" w:rsidR="00493101" w:rsidRDefault="00493101" w:rsidP="00493101">
      <w:pPr>
        <w:jc w:val="both"/>
      </w:pPr>
      <w:r>
        <w:t>Since its release September 14, 2011, we have presented the GAIN Index to audiences on six continents and more than two</w:t>
      </w:r>
      <w:ins w:id="266" w:author="Jamie Carson" w:date="2012-08-20T13:23:00Z">
        <w:r w:rsidR="00FE045F">
          <w:t xml:space="preserve"> </w:t>
        </w:r>
      </w:ins>
      <w:del w:id="267" w:author="Jamie Carson" w:date="2012-08-20T13:23:00Z">
        <w:r w:rsidDel="00FE045F">
          <w:delText>-</w:delText>
        </w:r>
      </w:del>
      <w:r>
        <w:t xml:space="preserve">dozen think tanks, governmental bodies and businesses. </w:t>
      </w:r>
    </w:p>
    <w:p w14:paraId="73FD7449" w14:textId="77777777" w:rsidR="002E2E2D" w:rsidRDefault="002E2E2D" w:rsidP="00493101">
      <w:pPr>
        <w:jc w:val="both"/>
      </w:pPr>
    </w:p>
    <w:p w14:paraId="5D631984" w14:textId="68E742EC" w:rsidR="002E2E2D" w:rsidRDefault="002E2E2D" w:rsidP="00493101">
      <w:pPr>
        <w:jc w:val="both"/>
      </w:pPr>
      <w:r>
        <w:t xml:space="preserve">We are now preparing the first update of the Index. This document summarized the most important changes and lessons learned since launch, as well as some open </w:t>
      </w:r>
      <w:ins w:id="268" w:author="Jamie Carson" w:date="2012-08-20T13:23:00Z">
        <w:r w:rsidR="00FE045F">
          <w:t>q</w:t>
        </w:r>
      </w:ins>
      <w:del w:id="269" w:author="Jamie Carson" w:date="2012-08-20T13:23:00Z">
        <w:r w:rsidDel="00FE045F">
          <w:delText>Q</w:delText>
        </w:r>
      </w:del>
      <w:r>
        <w:t>uestions.</w:t>
      </w:r>
    </w:p>
    <w:p w14:paraId="01B066AE" w14:textId="77777777" w:rsidR="00493101" w:rsidRDefault="00493101" w:rsidP="00493101">
      <w:pPr>
        <w:jc w:val="both"/>
      </w:pPr>
    </w:p>
    <w:p w14:paraId="675FD835" w14:textId="4C9704DE" w:rsidR="00493101" w:rsidRPr="00AC13D1" w:rsidRDefault="00493101" w:rsidP="00C173EF">
      <w:pPr>
        <w:pStyle w:val="Heading2"/>
      </w:pPr>
      <w:bookmarkStart w:id="270" w:name="_Toc206131144"/>
      <w:bookmarkStart w:id="271" w:name="_Toc207094498"/>
      <w:r w:rsidRPr="00AC13D1">
        <w:t xml:space="preserve">What </w:t>
      </w:r>
      <w:ins w:id="272" w:author="Jamie Carson" w:date="2012-08-20T13:24:00Z">
        <w:r w:rsidR="00FE045F">
          <w:t>m</w:t>
        </w:r>
      </w:ins>
      <w:del w:id="273" w:author="Jamie Carson" w:date="2012-08-20T13:24:00Z">
        <w:r w:rsidRPr="00AC13D1" w:rsidDel="00FE045F">
          <w:delText>M</w:delText>
        </w:r>
      </w:del>
      <w:r w:rsidRPr="00AC13D1">
        <w:t xml:space="preserve">akes </w:t>
      </w:r>
      <w:ins w:id="274" w:author="Jamie Carson" w:date="2012-08-20T13:23:00Z">
        <w:r w:rsidR="00FE045F">
          <w:t>t</w:t>
        </w:r>
      </w:ins>
      <w:del w:id="275" w:author="Jamie Carson" w:date="2012-08-20T13:23:00Z">
        <w:r w:rsidRPr="00AC13D1" w:rsidDel="00FE045F">
          <w:delText>T</w:delText>
        </w:r>
      </w:del>
      <w:r w:rsidRPr="00AC13D1">
        <w:t xml:space="preserve">he GAIN Index </w:t>
      </w:r>
      <w:ins w:id="276" w:author="Jamie Carson" w:date="2012-08-20T13:24:00Z">
        <w:r w:rsidR="00FE045F">
          <w:t>u</w:t>
        </w:r>
      </w:ins>
      <w:del w:id="277" w:author="Jamie Carson" w:date="2012-08-20T13:24:00Z">
        <w:r w:rsidRPr="00AC13D1" w:rsidDel="00FE045F">
          <w:delText>U</w:delText>
        </w:r>
      </w:del>
      <w:r w:rsidRPr="00AC13D1">
        <w:t>nique?</w:t>
      </w:r>
      <w:bookmarkEnd w:id="270"/>
      <w:bookmarkEnd w:id="271"/>
    </w:p>
    <w:p w14:paraId="62F66687" w14:textId="77777777" w:rsidR="00493101" w:rsidRPr="006C5085" w:rsidRDefault="00493101" w:rsidP="00493101">
      <w:pPr>
        <w:jc w:val="both"/>
        <w:rPr>
          <w:color w:val="17365D" w:themeColor="text2" w:themeShade="BF"/>
        </w:rPr>
      </w:pPr>
    </w:p>
    <w:p w14:paraId="4DF7022B" w14:textId="6BC8E8BD" w:rsidR="00177446" w:rsidRPr="006C5085" w:rsidRDefault="00493101" w:rsidP="00493101">
      <w:pPr>
        <w:jc w:val="both"/>
      </w:pPr>
      <w:r>
        <w:t>The GAIN Index</w:t>
      </w:r>
      <w:r w:rsidRPr="006C5085">
        <w:t xml:space="preserve"> is not the first attempt at measuring the vulnerabilities of countries to climate change and other global forces. Scientists and institutions around the world have conducted significant work throughout the last decade</w:t>
      </w:r>
      <w:del w:id="278" w:author="Bruno Sanchez-Andrade Nuno" w:date="2012-08-20T15:14:00Z">
        <w:r w:rsidRPr="006C5085" w:rsidDel="00C07697">
          <w:delText xml:space="preserve">, many listed in the </w:delText>
        </w:r>
      </w:del>
      <w:ins w:id="279" w:author="Jamie Carson" w:date="2012-08-20T13:38:00Z">
        <w:del w:id="280" w:author="Bruno Sanchez-Andrade Nuno" w:date="2012-08-20T15:14:00Z">
          <w:r w:rsidR="00A56283" w:rsidDel="00C07697">
            <w:delText>r</w:delText>
          </w:r>
        </w:del>
      </w:ins>
      <w:del w:id="281" w:author="Bruno Sanchez-Andrade Nuno" w:date="2012-08-20T15:14:00Z">
        <w:r w:rsidRPr="006C5085" w:rsidDel="00C07697">
          <w:delText>Reference section of this report</w:delText>
        </w:r>
      </w:del>
      <w:r w:rsidRPr="006C5085">
        <w:t xml:space="preserve">. </w:t>
      </w:r>
      <w:r>
        <w:t>The GAIN Index</w:t>
      </w:r>
      <w:r w:rsidRPr="006C5085">
        <w:t xml:space="preserve"> seeks to build upon this previous work by creating an index that promotes pragmatic action among governments, the private sector and NGOs</w:t>
      </w:r>
      <w:del w:id="282" w:author="Jamie Carson" w:date="2012-08-20T13:38:00Z">
        <w:r w:rsidRPr="006C5085" w:rsidDel="00A56283">
          <w:delText xml:space="preserve"> and</w:delText>
        </w:r>
      </w:del>
      <w:ins w:id="283" w:author="Jamie Carson" w:date="2012-08-20T13:38:00Z">
        <w:r w:rsidR="00A56283">
          <w:t>; it also</w:t>
        </w:r>
      </w:ins>
      <w:r w:rsidRPr="006C5085">
        <w:t xml:space="preserve"> uniquely combines the concepts of vulnerability with readiness to drive action. Further, the </w:t>
      </w:r>
      <w:ins w:id="284" w:author="Jamie Carson" w:date="2012-08-20T13:38:00Z">
        <w:r w:rsidR="00A56283">
          <w:t>I</w:t>
        </w:r>
      </w:ins>
      <w:del w:id="285" w:author="Jamie Carson" w:date="2012-08-20T13:38:00Z">
        <w:r w:rsidRPr="006C5085" w:rsidDel="00A56283">
          <w:delText>i</w:delText>
        </w:r>
      </w:del>
      <w:r w:rsidRPr="006C5085">
        <w:t>ndex:</w:t>
      </w:r>
    </w:p>
    <w:p w14:paraId="38C13F6B" w14:textId="0F847631" w:rsidR="00F2605E" w:rsidRDefault="00F2605E" w:rsidP="00F2605E">
      <w:pPr>
        <w:pStyle w:val="ListParagraph"/>
        <w:numPr>
          <w:ilvl w:val="0"/>
          <w:numId w:val="38"/>
        </w:numPr>
      </w:pPr>
      <w:r>
        <w:t>Is open and transparent</w:t>
      </w:r>
      <w:del w:id="286" w:author="Jamie Carson" w:date="2012-08-20T13:40:00Z">
        <w:r w:rsidDel="00A56283">
          <w:delText>¬</w:delText>
        </w:r>
      </w:del>
      <w:r>
        <w:t xml:space="preserve"> – All indicators and sources are readily available and</w:t>
      </w:r>
      <w:del w:id="287" w:author="Jamie Carson" w:date="2012-08-20T13:40:00Z">
        <w:r w:rsidDel="00A56283">
          <w:delText xml:space="preserve"> easily</w:delText>
        </w:r>
      </w:del>
      <w:r>
        <w:t xml:space="preserve"> accessible to the public. </w:t>
      </w:r>
    </w:p>
    <w:p w14:paraId="68AAC09D" w14:textId="27CF5C49" w:rsidR="00F2605E" w:rsidRDefault="00F2605E" w:rsidP="00F2605E">
      <w:pPr>
        <w:pStyle w:val="ListParagraph"/>
        <w:numPr>
          <w:ilvl w:val="0"/>
          <w:numId w:val="38"/>
        </w:numPr>
      </w:pPr>
      <w:r>
        <w:t xml:space="preserve">Brings the private sector to the table – Most indices focus solely on the vulnerabilities of countries; the GAIN Index includes indicators that guide governments and communities in how to prioritize action and harness the power of the private sector. </w:t>
      </w:r>
    </w:p>
    <w:p w14:paraId="79AC3194" w14:textId="67B6DFDF" w:rsidR="00F2605E" w:rsidRDefault="00F2605E" w:rsidP="00F2605E">
      <w:pPr>
        <w:pStyle w:val="ListParagraph"/>
        <w:numPr>
          <w:ilvl w:val="0"/>
          <w:numId w:val="38"/>
        </w:numPr>
      </w:pPr>
      <w:r>
        <w:t>Focuses on sectors crucial to human well</w:t>
      </w:r>
      <w:ins w:id="288" w:author="Jamie Carson" w:date="2012-08-20T13:41:00Z">
        <w:r w:rsidR="00A56283">
          <w:t>-</w:t>
        </w:r>
      </w:ins>
      <w:r>
        <w:t>being – The GAIN Index does not cover all aspects of vulnerability, but targets those sectors most important to human health and prosperity that also can be greatly improved by innovation.</w:t>
      </w:r>
    </w:p>
    <w:p w14:paraId="5DF70635" w14:textId="6DB75AB1" w:rsidR="00F2605E" w:rsidRDefault="00F2605E" w:rsidP="00F2605E">
      <w:pPr>
        <w:pStyle w:val="ListParagraph"/>
        <w:numPr>
          <w:ilvl w:val="0"/>
          <w:numId w:val="38"/>
        </w:numPr>
      </w:pPr>
      <w:r>
        <w:t>Tracks changes in countries’ vulnerability and readiness from 1995 to present</w:t>
      </w:r>
      <w:ins w:id="289" w:author="Jamie Carson" w:date="2012-08-20T13:41:00Z">
        <w:r w:rsidR="00A56283">
          <w:t>.</w:t>
        </w:r>
      </w:ins>
    </w:p>
    <w:p w14:paraId="68B5FA71" w14:textId="7EDFE363" w:rsidR="00F2605E" w:rsidRDefault="00F2605E" w:rsidP="00F2605E">
      <w:pPr>
        <w:pStyle w:val="ListParagraph"/>
        <w:numPr>
          <w:ilvl w:val="0"/>
          <w:numId w:val="38"/>
        </w:numPr>
      </w:pPr>
      <w:r>
        <w:t>The GAIN Index has a simple but effective structure that allows for expansion of its coverage and the substitution of better indicators as they become available.</w:t>
      </w:r>
    </w:p>
    <w:p w14:paraId="28559D11" w14:textId="671805FD" w:rsidR="00F2605E" w:rsidRDefault="00F2605E" w:rsidP="00F2605E">
      <w:pPr>
        <w:pStyle w:val="ListParagraph"/>
        <w:numPr>
          <w:ilvl w:val="0"/>
          <w:numId w:val="38"/>
        </w:numPr>
      </w:pPr>
      <w:del w:id="290" w:author="Bruno Sanchez-Andrade Nuno" w:date="2012-08-20T15:16:00Z">
        <w:r w:rsidDel="00C07697">
          <w:delText>Is politically neutral –</w:delText>
        </w:r>
      </w:del>
      <w:ins w:id="291" w:author="Bruno Sanchez-Andrade Nuno" w:date="2012-08-20T15:16:00Z">
        <w:r w:rsidR="00C07697">
          <w:t xml:space="preserve">Aims to serve as </w:t>
        </w:r>
      </w:ins>
      <w:del w:id="292" w:author="Bruno Sanchez-Andrade Nuno" w:date="2012-08-20T15:16:00Z">
        <w:r w:rsidDel="00C07697">
          <w:delText xml:space="preserve"> A</w:delText>
        </w:r>
      </w:del>
      <w:ins w:id="293" w:author="Bruno Sanchez-Andrade Nuno" w:date="2012-08-20T15:16:00Z">
        <w:r w:rsidR="00C07697">
          <w:t>a</w:t>
        </w:r>
      </w:ins>
      <w:r>
        <w:t xml:space="preserve"> tool for both pragmatic policy makers and business people.</w:t>
      </w:r>
    </w:p>
    <w:p w14:paraId="64A609BC" w14:textId="77777777" w:rsidR="003E7A10" w:rsidRPr="00C173EF" w:rsidRDefault="003E7A10" w:rsidP="00C173EF">
      <w:pPr>
        <w:pStyle w:val="Heading1"/>
        <w:rPr>
          <w:sz w:val="32"/>
          <w:szCs w:val="32"/>
        </w:rPr>
      </w:pPr>
      <w:bookmarkStart w:id="294" w:name="_Toc207094499"/>
      <w:r w:rsidRPr="00C173EF">
        <w:rPr>
          <w:sz w:val="32"/>
          <w:szCs w:val="32"/>
        </w:rPr>
        <w:t>The consultation process</w:t>
      </w:r>
      <w:bookmarkEnd w:id="294"/>
    </w:p>
    <w:p w14:paraId="41278E5B" w14:textId="77777777" w:rsidR="0049560A" w:rsidRDefault="0049560A" w:rsidP="00C173EF"/>
    <w:p w14:paraId="5D66CC1C" w14:textId="04D7D1C3" w:rsidR="00AA774A" w:rsidRPr="00AA774A" w:rsidRDefault="00AA774A" w:rsidP="00AA774A">
      <w:r w:rsidRPr="00AA774A">
        <w:t xml:space="preserve">GAIN solicits input from various stakeholder groups working on </w:t>
      </w:r>
      <w:ins w:id="295" w:author="Jamie Carson" w:date="2012-08-20T13:42:00Z">
        <w:r w:rsidR="00A56283">
          <w:t>a</w:t>
        </w:r>
      </w:ins>
      <w:del w:id="296" w:author="Jamie Carson" w:date="2012-08-20T13:42:00Z">
        <w:r w:rsidRPr="00AA774A" w:rsidDel="00A56283">
          <w:delText>A</w:delText>
        </w:r>
      </w:del>
      <w:r w:rsidRPr="00AA774A">
        <w:t>daptation – private sector companies, scientists, governments, international organizations, NGOs</w:t>
      </w:r>
      <w:del w:id="297" w:author="Jamie Carson" w:date="2012-08-20T13:42:00Z">
        <w:r w:rsidRPr="00AA774A" w:rsidDel="00A56283">
          <w:delText>,</w:delText>
        </w:r>
      </w:del>
      <w:r w:rsidRPr="00AA774A">
        <w:t xml:space="preserve"> and others. This is accomplished through various mechanisms, such as this consultation, presentations throughout the year and via web analytics and email support. You can consult our White Paper </w:t>
      </w:r>
      <w:del w:id="298" w:author="Bruno Sanchez-Andrade Nuno" w:date="2012-08-20T15:37:00Z">
        <w:r w:rsidRPr="00AA774A" w:rsidDel="00AA7057">
          <w:delText xml:space="preserve">from last year in the attached document or </w:delText>
        </w:r>
      </w:del>
      <w:r w:rsidRPr="00AA774A">
        <w:t>at </w:t>
      </w:r>
      <w:r w:rsidRPr="00AA774A">
        <w:fldChar w:fldCharType="begin"/>
      </w:r>
      <w:r w:rsidRPr="00AA774A">
        <w:instrText xml:space="preserve"> HYPERLINK "http://index.gain.org/about" \t "_blank" </w:instrText>
      </w:r>
      <w:r w:rsidRPr="00AA774A">
        <w:fldChar w:fldCharType="separate"/>
      </w:r>
      <w:r w:rsidRPr="00AA774A">
        <w:rPr>
          <w:rStyle w:val="Hyperlink"/>
        </w:rPr>
        <w:t>index.gain.org/about</w:t>
      </w:r>
      <w:r w:rsidRPr="00AA774A">
        <w:fldChar w:fldCharType="end"/>
      </w:r>
      <w:r w:rsidRPr="00AA774A">
        <w:t>.</w:t>
      </w:r>
    </w:p>
    <w:p w14:paraId="4BB12457" w14:textId="77777777" w:rsidR="00AA774A" w:rsidRPr="00AA774A" w:rsidRDefault="00AA774A" w:rsidP="00AA774A">
      <w:r w:rsidRPr="00AA774A">
        <w:t> </w:t>
      </w:r>
    </w:p>
    <w:p w14:paraId="65CBF319" w14:textId="1107F9D7" w:rsidR="00AA774A" w:rsidRPr="00AA774A" w:rsidRDefault="00AA774A" w:rsidP="00AA774A">
      <w:r w:rsidRPr="00AA774A">
        <w:t xml:space="preserve">The purpose of this consultation is to assist GAIN in making the Index as effective as possible. </w:t>
      </w:r>
      <w:del w:id="299" w:author="Jamie Carson" w:date="2012-08-20T13:24:00Z">
        <w:r w:rsidRPr="00AA774A" w:rsidDel="00A16F10">
          <w:delText>These reviews not only fulfill GAIN's institutional priority to be open, transparent and pragmatic, but also provides</w:delText>
        </w:r>
      </w:del>
      <w:del w:id="300" w:author="Jamie Carson" w:date="2012-08-20T13:25:00Z">
        <w:r w:rsidRPr="00AA774A" w:rsidDel="00A16F10">
          <w:delText xml:space="preserve"> us with preliminary reactions from a diverse group of users and experts and, as a result, enhances</w:delText>
        </w:r>
      </w:del>
      <w:ins w:id="301" w:author="Jamie Carson" w:date="2012-08-20T13:25:00Z">
        <w:r w:rsidR="00A16F10" w:rsidRPr="00AA774A">
          <w:t>These reviews not only fulfill GAIN’s institutional priority to be open, transparent and pragmatic, but also provide us with preliminary reactions from a diverse group of users and experts and, as a result, enhance</w:t>
        </w:r>
      </w:ins>
      <w:r w:rsidRPr="00AA774A">
        <w:t xml:space="preserve"> the clarity, practicality, and credibility of the final Index.</w:t>
      </w:r>
    </w:p>
    <w:p w14:paraId="5C39E996" w14:textId="77777777" w:rsidR="00AA774A" w:rsidRPr="00AA774A" w:rsidRDefault="00AA774A" w:rsidP="00AA774A">
      <w:r w:rsidRPr="00AA774A">
        <w:t> </w:t>
      </w:r>
    </w:p>
    <w:p w14:paraId="34C301B9" w14:textId="7E9C6079" w:rsidR="00AA774A" w:rsidRPr="00AA774A" w:rsidRDefault="00AA774A" w:rsidP="00AA774A">
      <w:r w:rsidRPr="00AA774A">
        <w:t>We ask reviewers to consider whether, in their judgment, the arguments and decisions presented are sound and the Index is</w:t>
      </w:r>
      <w:r w:rsidR="00621779">
        <w:t xml:space="preserve"> responsive to its stated goals and the </w:t>
      </w:r>
      <w:ins w:id="302" w:author="Jamie Carson" w:date="2012-08-20T13:43:00Z">
        <w:r w:rsidR="00A56283">
          <w:t>f</w:t>
        </w:r>
      </w:ins>
      <w:del w:id="303" w:author="Jamie Carson" w:date="2012-08-20T13:43:00Z">
        <w:r w:rsidR="00621779" w:rsidDel="00A56283">
          <w:delText>F</w:delText>
        </w:r>
      </w:del>
      <w:r w:rsidR="00621779">
        <w:t>eedback received,</w:t>
      </w:r>
      <w:r w:rsidRPr="00AA774A">
        <w:t xml:space="preserve"> not if reviewers concur with the findings.</w:t>
      </w:r>
    </w:p>
    <w:p w14:paraId="3825F511" w14:textId="77777777" w:rsidR="00AA774A" w:rsidRPr="00AA774A" w:rsidRDefault="00AA774A" w:rsidP="00AA774A">
      <w:r w:rsidRPr="00AA774A">
        <w:t> </w:t>
      </w:r>
    </w:p>
    <w:p w14:paraId="2337655E" w14:textId="77777777" w:rsidR="00AA774A" w:rsidRPr="00AA774A" w:rsidRDefault="00AA774A" w:rsidP="00AA774A">
      <w:r w:rsidRPr="00AA774A">
        <w:t>The content of the comments are registered online, together with our response. This helps us build a continuous open process of improvement. To encourage reviewers to express their views freely, reviews can be confidential and won't be published. The list of names and affiliations of participants in the review will be made public when the Index is released, but comment authorship will remain confidential.</w:t>
      </w:r>
    </w:p>
    <w:p w14:paraId="1F3898F9" w14:textId="77777777" w:rsidR="00AA774A" w:rsidRPr="00AA774A" w:rsidRDefault="00AA774A" w:rsidP="00AA774A">
      <w:r w:rsidRPr="00AA774A">
        <w:t> </w:t>
      </w:r>
    </w:p>
    <w:p w14:paraId="5951496B" w14:textId="77777777" w:rsidR="00AA774A" w:rsidRPr="00AA774A" w:rsidRDefault="00AA774A" w:rsidP="00AA774A">
      <w:r w:rsidRPr="00AA774A">
        <w:t>With the consultation process we aim to answer these questions:</w:t>
      </w:r>
    </w:p>
    <w:p w14:paraId="53BC6649" w14:textId="4C553937" w:rsidR="00860959" w:rsidRDefault="00D57CB6" w:rsidP="00C173EF">
      <w:pPr>
        <w:pStyle w:val="ListParagraph"/>
        <w:numPr>
          <w:ilvl w:val="0"/>
          <w:numId w:val="34"/>
        </w:numPr>
      </w:pPr>
      <w:r>
        <w:t xml:space="preserve">Is the </w:t>
      </w:r>
      <w:r w:rsidR="00860959">
        <w:t xml:space="preserve">goal of the Index </w:t>
      </w:r>
      <w:r>
        <w:t>clearly described?</w:t>
      </w:r>
      <w:r w:rsidR="00860959">
        <w:t xml:space="preserve"> </w:t>
      </w:r>
      <w:r w:rsidR="006B6503">
        <w:t xml:space="preserve">Is the Index responsive to </w:t>
      </w:r>
      <w:r w:rsidR="00AA774A">
        <w:t>these</w:t>
      </w:r>
      <w:r w:rsidR="006B6503">
        <w:t xml:space="preserve"> goals?</w:t>
      </w:r>
    </w:p>
    <w:p w14:paraId="6F41AD7F" w14:textId="793DE01E" w:rsidR="00860959" w:rsidRDefault="00D57CB6" w:rsidP="00C173EF">
      <w:pPr>
        <w:pStyle w:val="ListParagraph"/>
        <w:numPr>
          <w:ilvl w:val="0"/>
          <w:numId w:val="34"/>
        </w:numPr>
      </w:pPr>
      <w:r>
        <w:t xml:space="preserve">Are the </w:t>
      </w:r>
      <w:r w:rsidR="00860959">
        <w:t>metric framework decisions</w:t>
      </w:r>
      <w:r>
        <w:t xml:space="preserve"> </w:t>
      </w:r>
      <w:r w:rsidR="00860959">
        <w:t xml:space="preserve">and consequences </w:t>
      </w:r>
      <w:r>
        <w:t xml:space="preserve">adequately </w:t>
      </w:r>
      <w:r w:rsidR="006B6503">
        <w:t xml:space="preserve">documented, </w:t>
      </w:r>
      <w:r>
        <w:t xml:space="preserve">supported </w:t>
      </w:r>
      <w:r w:rsidR="00860959">
        <w:t xml:space="preserve">and explained? </w:t>
      </w:r>
    </w:p>
    <w:p w14:paraId="2A797F77" w14:textId="6619B4DF" w:rsidR="00860959" w:rsidRDefault="00D57CB6" w:rsidP="00C173EF">
      <w:pPr>
        <w:pStyle w:val="ListParagraph"/>
        <w:numPr>
          <w:ilvl w:val="0"/>
          <w:numId w:val="34"/>
        </w:numPr>
      </w:pPr>
      <w:r>
        <w:t>Are uncertainties</w:t>
      </w:r>
      <w:r w:rsidR="006B6503">
        <w:t xml:space="preserve"> or</w:t>
      </w:r>
      <w:r>
        <w:t xml:space="preserve"> incompleteness</w:t>
      </w:r>
      <w:r w:rsidR="00860959">
        <w:t xml:space="preserve"> </w:t>
      </w:r>
      <w:r>
        <w:t>recognized</w:t>
      </w:r>
      <w:r w:rsidR="00860959">
        <w:t xml:space="preserve"> and addressed for future work</w:t>
      </w:r>
      <w:r>
        <w:t>?</w:t>
      </w:r>
    </w:p>
    <w:p w14:paraId="7E2B039E" w14:textId="77777777" w:rsidR="009B79A4" w:rsidRDefault="00D57CB6" w:rsidP="00C173EF">
      <w:pPr>
        <w:pStyle w:val="ListParagraph"/>
        <w:numPr>
          <w:ilvl w:val="0"/>
          <w:numId w:val="34"/>
        </w:numPr>
      </w:pPr>
      <w:r>
        <w:t>Are the data and analyses handled competently? Are statistical methods applied appropriately?</w:t>
      </w:r>
    </w:p>
    <w:p w14:paraId="0272E1C8" w14:textId="77777777" w:rsidR="009B79A4" w:rsidRDefault="00D57CB6" w:rsidP="00C173EF">
      <w:pPr>
        <w:pStyle w:val="ListParagraph"/>
        <w:numPr>
          <w:ilvl w:val="0"/>
          <w:numId w:val="34"/>
        </w:numPr>
      </w:pPr>
      <w:r>
        <w:t xml:space="preserve">Is the </w:t>
      </w:r>
      <w:r w:rsidR="009B79A4">
        <w:t xml:space="preserve">Index </w:t>
      </w:r>
      <w:r>
        <w:t>fair? Is it</w:t>
      </w:r>
      <w:r w:rsidR="009B79A4">
        <w:t xml:space="preserve"> </w:t>
      </w:r>
      <w:r>
        <w:t xml:space="preserve">impartial and </w:t>
      </w:r>
      <w:r w:rsidR="009B79A4">
        <w:t xml:space="preserve">fact based? </w:t>
      </w:r>
    </w:p>
    <w:p w14:paraId="4B51F401" w14:textId="308A8BA5" w:rsidR="00573147" w:rsidRDefault="00D57CB6" w:rsidP="00C173EF">
      <w:pPr>
        <w:pStyle w:val="ListParagraph"/>
        <w:numPr>
          <w:ilvl w:val="0"/>
          <w:numId w:val="34"/>
        </w:numPr>
      </w:pPr>
      <w:r>
        <w:t xml:space="preserve">What </w:t>
      </w:r>
      <w:r w:rsidR="009B79A4">
        <w:t xml:space="preserve">other significant improvements </w:t>
      </w:r>
      <w:r>
        <w:t xml:space="preserve">might be made in the </w:t>
      </w:r>
      <w:r w:rsidR="006B6503">
        <w:t>Index</w:t>
      </w:r>
      <w:r>
        <w:t>?</w:t>
      </w:r>
      <w:r w:rsidR="00573147">
        <w:br w:type="page"/>
      </w:r>
    </w:p>
    <w:p w14:paraId="78C8240E" w14:textId="502DF2CC" w:rsidR="00573147" w:rsidRPr="00AC13D1" w:rsidRDefault="00573147" w:rsidP="00573147">
      <w:pPr>
        <w:pStyle w:val="Heading1"/>
        <w:rPr>
          <w:rFonts w:ascii="Georgia" w:hAnsi="Georgia"/>
          <w:b/>
          <w:sz w:val="32"/>
          <w:szCs w:val="32"/>
        </w:rPr>
      </w:pPr>
      <w:bookmarkStart w:id="304" w:name="_Toc206131145"/>
      <w:bookmarkStart w:id="305" w:name="_Toc207094500"/>
      <w:r w:rsidRPr="00AC13D1">
        <w:rPr>
          <w:rFonts w:ascii="Georgia" w:hAnsi="Georgia"/>
          <w:b/>
          <w:sz w:val="32"/>
          <w:szCs w:val="32"/>
        </w:rPr>
        <w:t xml:space="preserve">Summary of 2012 </w:t>
      </w:r>
      <w:ins w:id="306" w:author="Jamie Carson" w:date="2012-08-20T13:44:00Z">
        <w:r w:rsidR="00A56283">
          <w:rPr>
            <w:rFonts w:ascii="Georgia" w:hAnsi="Georgia"/>
            <w:b/>
            <w:sz w:val="32"/>
            <w:szCs w:val="32"/>
          </w:rPr>
          <w:t>c</w:t>
        </w:r>
      </w:ins>
      <w:del w:id="307" w:author="Jamie Carson" w:date="2012-08-20T13:44:00Z">
        <w:r w:rsidRPr="00AC13D1" w:rsidDel="00A56283">
          <w:rPr>
            <w:rFonts w:ascii="Georgia" w:hAnsi="Georgia"/>
            <w:b/>
            <w:sz w:val="32"/>
            <w:szCs w:val="32"/>
          </w:rPr>
          <w:delText>C</w:delText>
        </w:r>
      </w:del>
      <w:r w:rsidRPr="00AC13D1">
        <w:rPr>
          <w:rFonts w:ascii="Georgia" w:hAnsi="Georgia"/>
          <w:b/>
          <w:sz w:val="32"/>
          <w:szCs w:val="32"/>
        </w:rPr>
        <w:t>hanges</w:t>
      </w:r>
      <w:bookmarkEnd w:id="304"/>
      <w:bookmarkEnd w:id="305"/>
    </w:p>
    <w:p w14:paraId="311C24BF" w14:textId="77777777" w:rsidR="00573147" w:rsidRPr="00B614AF" w:rsidRDefault="00573147" w:rsidP="00573147">
      <w:pPr>
        <w:rPr>
          <w:b/>
          <w:sz w:val="24"/>
          <w:szCs w:val="24"/>
        </w:rPr>
      </w:pPr>
    </w:p>
    <w:p w14:paraId="504B5C45" w14:textId="2C2CA6EF" w:rsidR="00B614AF" w:rsidRDefault="00573147" w:rsidP="00B614AF">
      <w:pPr>
        <w:jc w:val="both"/>
      </w:pPr>
      <w:r>
        <w:t xml:space="preserve">The </w:t>
      </w:r>
      <w:r w:rsidR="00964434">
        <w:t xml:space="preserve">2011 </w:t>
      </w:r>
      <w:r>
        <w:t>GAIN Index</w:t>
      </w:r>
      <w:r w:rsidR="00964434">
        <w:t>,</w:t>
      </w:r>
      <w:r>
        <w:t xml:space="preserve"> </w:t>
      </w:r>
      <w:r w:rsidR="00964434">
        <w:t xml:space="preserve">framework and </w:t>
      </w:r>
      <w:r>
        <w:t xml:space="preserve">methodology </w:t>
      </w:r>
      <w:r w:rsidR="00964434">
        <w:t>were released in September</w:t>
      </w:r>
      <w:r>
        <w:t xml:space="preserve"> 2011</w:t>
      </w:r>
      <w:r w:rsidR="00964434">
        <w:t xml:space="preserve"> and </w:t>
      </w:r>
      <w:del w:id="308" w:author="Jamie Carson" w:date="2012-08-20T13:25:00Z">
        <w:r w:rsidR="00964434" w:rsidDel="00A16F10">
          <w:delText>remains</w:delText>
        </w:r>
      </w:del>
      <w:ins w:id="309" w:author="Jamie Carson" w:date="2012-08-20T13:25:00Z">
        <w:r w:rsidR="00A16F10">
          <w:t>remain</w:t>
        </w:r>
      </w:ins>
      <w:r w:rsidR="00964434">
        <w:t xml:space="preserve"> the basis of the GAIN Index web</w:t>
      </w:r>
      <w:del w:id="310" w:author="Jamie Carson" w:date="2012-08-20T13:44:00Z">
        <w:r w:rsidR="00964434" w:rsidDel="00A56283">
          <w:delText xml:space="preserve"> </w:delText>
        </w:r>
      </w:del>
      <w:r w:rsidR="00964434">
        <w:t>site</w:t>
      </w:r>
      <w:r>
        <w:t xml:space="preserve">. </w:t>
      </w:r>
      <w:r w:rsidR="00964434">
        <w:t xml:space="preserve">During the past year </w:t>
      </w:r>
      <w:r w:rsidR="00B57A4F">
        <w:t xml:space="preserve">the focus of the Institute has been </w:t>
      </w:r>
      <w:r w:rsidR="00964434">
        <w:t xml:space="preserve">on communications and fundraising around the Index.  </w:t>
      </w:r>
      <w:r w:rsidR="00B57A4F">
        <w:t xml:space="preserve">The </w:t>
      </w:r>
      <w:r>
        <w:t xml:space="preserve">GAIN </w:t>
      </w:r>
      <w:r w:rsidR="00B57A4F">
        <w:t xml:space="preserve">technical team </w:t>
      </w:r>
      <w:r>
        <w:t xml:space="preserve">has concentrated on </w:t>
      </w:r>
      <w:r w:rsidR="00B57A4F">
        <w:t xml:space="preserve">supporting users of the index and gathering user feedback, and </w:t>
      </w:r>
      <w:r>
        <w:t>a complete internal audit</w:t>
      </w:r>
      <w:r w:rsidR="00B57A4F">
        <w:t xml:space="preserve"> of the software and data</w:t>
      </w:r>
      <w:del w:id="311" w:author="Jamie Carson" w:date="2012-08-20T13:25:00Z">
        <w:r w:rsidR="00B57A4F" w:rsidDel="00A16F10">
          <w:delText>..</w:delText>
        </w:r>
      </w:del>
      <w:ins w:id="312" w:author="Jamie Carson" w:date="2012-08-20T13:25:00Z">
        <w:r w:rsidR="00A16F10">
          <w:t>.</w:t>
        </w:r>
      </w:ins>
      <w:r>
        <w:t xml:space="preserve"> Following the recommendations from last year, GAIN has drafted additions to </w:t>
      </w:r>
      <w:proofErr w:type="gramStart"/>
      <w:r>
        <w:t xml:space="preserve">the </w:t>
      </w:r>
      <w:ins w:id="313" w:author="Jamie Carson" w:date="2012-08-20T13:45:00Z">
        <w:r w:rsidR="002E55C5">
          <w:t>I</w:t>
        </w:r>
      </w:ins>
      <w:proofErr w:type="gramEnd"/>
      <w:del w:id="314" w:author="Jamie Carson" w:date="2012-08-20T13:45:00Z">
        <w:r w:rsidDel="002E55C5">
          <w:delText>i</w:delText>
        </w:r>
      </w:del>
      <w:r>
        <w:t xml:space="preserve">ndex (indicators that measure ecosystem services and </w:t>
      </w:r>
      <w:r w:rsidR="00B57A4F">
        <w:t>human habitat</w:t>
      </w:r>
      <w:r>
        <w:t xml:space="preserve">). GAIN is also considering improving the Readiness Axis, but not </w:t>
      </w:r>
      <w:r w:rsidR="00B57A4F">
        <w:t xml:space="preserve">until </w:t>
      </w:r>
      <w:r>
        <w:t xml:space="preserve">the </w:t>
      </w:r>
      <w:r w:rsidR="00B57A4F">
        <w:t xml:space="preserve">2013 </w:t>
      </w:r>
      <w:r>
        <w:t>release.</w:t>
      </w:r>
    </w:p>
    <w:p w14:paraId="5341764F" w14:textId="167FB8E3" w:rsidR="00573147" w:rsidRPr="00B614AF" w:rsidRDefault="00573147" w:rsidP="00B614AF">
      <w:pPr>
        <w:pStyle w:val="Heading2"/>
        <w:rPr>
          <w:rFonts w:ascii="Georgia" w:hAnsi="Georgia"/>
          <w:i w:val="0"/>
          <w:color w:val="192C43"/>
        </w:rPr>
      </w:pPr>
      <w:bookmarkStart w:id="315" w:name="_Toc207094501"/>
      <w:r w:rsidRPr="00B614AF">
        <w:rPr>
          <w:rFonts w:ascii="Georgia" w:hAnsi="Georgia"/>
          <w:i w:val="0"/>
          <w:color w:val="192C43"/>
        </w:rPr>
        <w:t>Feedback</w:t>
      </w:r>
      <w:r w:rsidR="00B614AF" w:rsidRPr="00B614AF">
        <w:rPr>
          <w:rFonts w:ascii="Georgia" w:hAnsi="Georgia"/>
          <w:i w:val="0"/>
          <w:color w:val="192C43"/>
        </w:rPr>
        <w:t>: Year 1</w:t>
      </w:r>
      <w:bookmarkEnd w:id="315"/>
    </w:p>
    <w:p w14:paraId="1164A0D3" w14:textId="4375F2ED" w:rsidR="00573147" w:rsidRPr="00B614AF" w:rsidRDefault="00266C3F" w:rsidP="00573147">
      <w:pPr>
        <w:pStyle w:val="Heading3"/>
        <w:rPr>
          <w:color w:val="192C43"/>
        </w:rPr>
      </w:pPr>
      <w:bookmarkStart w:id="316" w:name="_Toc207094502"/>
      <w:r>
        <w:rPr>
          <w:color w:val="192C43"/>
        </w:rPr>
        <w:t xml:space="preserve">GAIN Index </w:t>
      </w:r>
      <w:r w:rsidR="00573147" w:rsidRPr="00B614AF">
        <w:rPr>
          <w:color w:val="192C43"/>
        </w:rPr>
        <w:t>Website Analytics</w:t>
      </w:r>
      <w:bookmarkEnd w:id="316"/>
    </w:p>
    <w:p w14:paraId="5C7A763F" w14:textId="2360DD96" w:rsidR="00573147" w:rsidRDefault="004A2AE1" w:rsidP="00573147">
      <w:pPr>
        <w:jc w:val="both"/>
        <w:rPr>
          <w:bCs/>
        </w:rPr>
      </w:pPr>
      <w:r>
        <w:rPr>
          <w:bCs/>
        </w:rPr>
        <w:t>Embedded within t</w:t>
      </w:r>
      <w:r w:rsidR="00573147">
        <w:rPr>
          <w:bCs/>
        </w:rPr>
        <w:t xml:space="preserve">he Index website </w:t>
      </w:r>
      <w:r>
        <w:rPr>
          <w:bCs/>
        </w:rPr>
        <w:t xml:space="preserve">is </w:t>
      </w:r>
      <w:r w:rsidR="00573147">
        <w:rPr>
          <w:bCs/>
        </w:rPr>
        <w:t>a Google Analytics tracking code, which provides a</w:t>
      </w:r>
      <w:r w:rsidR="00A62EE0">
        <w:rPr>
          <w:bCs/>
        </w:rPr>
        <w:t>n</w:t>
      </w:r>
      <w:r w:rsidR="00573147">
        <w:rPr>
          <w:bCs/>
        </w:rPr>
        <w:t xml:space="preserve"> estimate</w:t>
      </w:r>
      <w:r w:rsidR="00573147">
        <w:rPr>
          <w:rStyle w:val="FootnoteReference"/>
          <w:bCs/>
        </w:rPr>
        <w:footnoteReference w:id="1"/>
      </w:r>
      <w:r w:rsidR="00573147">
        <w:rPr>
          <w:bCs/>
        </w:rPr>
        <w:t xml:space="preserve"> for visits, and includes important information such as navigation </w:t>
      </w:r>
      <w:r w:rsidR="00FD3595">
        <w:rPr>
          <w:bCs/>
        </w:rPr>
        <w:t>through the site</w:t>
      </w:r>
      <w:r w:rsidR="00573147">
        <w:rPr>
          <w:bCs/>
        </w:rPr>
        <w:t>, time per visit</w:t>
      </w:r>
      <w:r w:rsidR="00FD3595">
        <w:rPr>
          <w:bCs/>
        </w:rPr>
        <w:t>, and</w:t>
      </w:r>
      <w:r w:rsidR="00573147">
        <w:rPr>
          <w:bCs/>
        </w:rPr>
        <w:t xml:space="preserve"> source of the visit. </w:t>
      </w:r>
    </w:p>
    <w:p w14:paraId="6117468C" w14:textId="77777777" w:rsidR="00573147" w:rsidRDefault="00573147" w:rsidP="00573147">
      <w:pPr>
        <w:jc w:val="both"/>
        <w:rPr>
          <w:bCs/>
        </w:rPr>
      </w:pPr>
    </w:p>
    <w:p w14:paraId="1CF7CBE7" w14:textId="1B6623CC" w:rsidR="00266C3F" w:rsidRDefault="00266C3F" w:rsidP="00573147">
      <w:pPr>
        <w:jc w:val="both"/>
        <w:rPr>
          <w:bCs/>
        </w:rPr>
      </w:pPr>
      <w:r>
        <w:rPr>
          <w:bCs/>
        </w:rPr>
        <w:t>Analytics for the GAIN Index web</w:t>
      </w:r>
      <w:del w:id="326" w:author="Jamie Carson" w:date="2012-08-20T13:44:00Z">
        <w:r w:rsidDel="00A56283">
          <w:rPr>
            <w:bCs/>
          </w:rPr>
          <w:delText xml:space="preserve"> </w:delText>
        </w:r>
      </w:del>
      <w:r>
        <w:rPr>
          <w:bCs/>
        </w:rPr>
        <w:t xml:space="preserve">site during </w:t>
      </w:r>
      <w:r w:rsidR="00573147" w:rsidRPr="001357D4">
        <w:rPr>
          <w:bCs/>
        </w:rPr>
        <w:t xml:space="preserve">the last year (from </w:t>
      </w:r>
      <w:r>
        <w:rPr>
          <w:bCs/>
        </w:rPr>
        <w:t>the Sept. 14, 2011 launch</w:t>
      </w:r>
      <w:r w:rsidR="00573147" w:rsidRPr="001357D4">
        <w:rPr>
          <w:bCs/>
        </w:rPr>
        <w:t xml:space="preserve"> until </w:t>
      </w:r>
      <w:r>
        <w:rPr>
          <w:bCs/>
        </w:rPr>
        <w:t>July 24, 2012</w:t>
      </w:r>
      <w:r w:rsidR="00573147" w:rsidRPr="001357D4">
        <w:rPr>
          <w:bCs/>
        </w:rPr>
        <w:t>)</w:t>
      </w:r>
      <w:r>
        <w:rPr>
          <w:bCs/>
        </w:rPr>
        <w:t xml:space="preserve"> include:</w:t>
      </w:r>
    </w:p>
    <w:p w14:paraId="26E4F72D" w14:textId="77777777" w:rsidR="00266C3F" w:rsidRDefault="00266C3F" w:rsidP="00573147">
      <w:pPr>
        <w:jc w:val="both"/>
        <w:rPr>
          <w:bCs/>
        </w:rPr>
      </w:pPr>
    </w:p>
    <w:p w14:paraId="444F526A" w14:textId="72B80BC7" w:rsidR="00FD3595" w:rsidRPr="00C173EF" w:rsidRDefault="00FD3595" w:rsidP="00FD3595">
      <w:pPr>
        <w:pStyle w:val="ListParagraph"/>
        <w:numPr>
          <w:ilvl w:val="0"/>
          <w:numId w:val="31"/>
        </w:numPr>
        <w:jc w:val="both"/>
        <w:rPr>
          <w:rFonts w:eastAsiaTheme="minorEastAsia"/>
          <w:bCs/>
        </w:rPr>
      </w:pPr>
      <w:r>
        <w:rPr>
          <w:rFonts w:eastAsia="Times New Roman" w:cs="Times New Roman"/>
          <w:bCs/>
          <w:color w:val="000000"/>
          <w:shd w:val="clear" w:color="auto" w:fill="FFFFFF"/>
        </w:rPr>
        <w:t>Approximately</w:t>
      </w:r>
      <w:r w:rsidRPr="00266C3F">
        <w:rPr>
          <w:rFonts w:eastAsia="Times New Roman" w:cs="Times New Roman"/>
          <w:bCs/>
          <w:color w:val="000000"/>
          <w:shd w:val="clear" w:color="auto" w:fill="FFFFFF"/>
        </w:rPr>
        <w:t xml:space="preserve"> 30</w:t>
      </w:r>
      <w:ins w:id="327" w:author="Tim Wierzbicki" w:date="2012-08-20T14:13:00Z">
        <w:r w:rsidR="00584CCD">
          <w:rPr>
            <w:rFonts w:eastAsia="Times New Roman" w:cs="Times New Roman"/>
            <w:bCs/>
            <w:color w:val="000000"/>
            <w:shd w:val="clear" w:color="auto" w:fill="FFFFFF"/>
          </w:rPr>
          <w:t>,</w:t>
        </w:r>
      </w:ins>
      <w:del w:id="328" w:author="Tim Wierzbicki" w:date="2012-08-20T14:13:00Z">
        <w:r w:rsidRPr="00266C3F" w:rsidDel="00584CCD">
          <w:rPr>
            <w:rFonts w:eastAsia="Times New Roman" w:cs="Times New Roman"/>
            <w:bCs/>
            <w:color w:val="000000"/>
            <w:shd w:val="clear" w:color="auto" w:fill="FFFFFF"/>
          </w:rPr>
          <w:delText>.</w:delText>
        </w:r>
      </w:del>
      <w:r w:rsidRPr="00266C3F">
        <w:rPr>
          <w:rFonts w:eastAsia="Times New Roman" w:cs="Times New Roman"/>
          <w:bCs/>
          <w:color w:val="000000"/>
          <w:shd w:val="clear" w:color="auto" w:fill="FFFFFF"/>
        </w:rPr>
        <w:t>000 visits, of which at least 20</w:t>
      </w:r>
      <w:ins w:id="329" w:author="Tim Wierzbicki" w:date="2012-08-20T14:13:00Z">
        <w:r w:rsidR="00584CCD">
          <w:rPr>
            <w:rFonts w:eastAsia="Times New Roman" w:cs="Times New Roman"/>
            <w:bCs/>
            <w:color w:val="000000"/>
            <w:shd w:val="clear" w:color="auto" w:fill="FFFFFF"/>
          </w:rPr>
          <w:t>,</w:t>
        </w:r>
      </w:ins>
      <w:del w:id="330" w:author="Tim Wierzbicki" w:date="2012-08-20T14:13:00Z">
        <w:r w:rsidRPr="00266C3F" w:rsidDel="00584CCD">
          <w:rPr>
            <w:rFonts w:eastAsia="Times New Roman" w:cs="Times New Roman"/>
            <w:bCs/>
            <w:color w:val="000000"/>
            <w:shd w:val="clear" w:color="auto" w:fill="FFFFFF"/>
          </w:rPr>
          <w:delText>.</w:delText>
        </w:r>
      </w:del>
      <w:r w:rsidRPr="00266C3F">
        <w:rPr>
          <w:rFonts w:eastAsia="Times New Roman" w:cs="Times New Roman"/>
          <w:bCs/>
          <w:color w:val="000000"/>
          <w:shd w:val="clear" w:color="auto" w:fill="FFFFFF"/>
        </w:rPr>
        <w:t>000 are unique visitors.</w:t>
      </w:r>
      <w:r w:rsidRPr="00FD3595">
        <w:rPr>
          <w:rFonts w:eastAsia="Times New Roman" w:cs="Times New Roman"/>
          <w:bCs/>
          <w:color w:val="000000"/>
          <w:shd w:val="clear" w:color="auto" w:fill="FFFFFF"/>
        </w:rPr>
        <w:t xml:space="preserve"> </w:t>
      </w:r>
    </w:p>
    <w:p w14:paraId="366E6DDC" w14:textId="19A8D7CB" w:rsidR="00FD3595" w:rsidRPr="00266C3F" w:rsidRDefault="00FD3595" w:rsidP="00FD3595">
      <w:pPr>
        <w:pStyle w:val="ListParagraph"/>
        <w:numPr>
          <w:ilvl w:val="0"/>
          <w:numId w:val="31"/>
        </w:numPr>
        <w:jc w:val="both"/>
        <w:rPr>
          <w:rFonts w:eastAsiaTheme="minorEastAsia"/>
          <w:bCs/>
        </w:rPr>
      </w:pPr>
      <w:r>
        <w:rPr>
          <w:rFonts w:eastAsia="Times New Roman" w:cs="Times New Roman"/>
          <w:bCs/>
          <w:color w:val="000000"/>
          <w:shd w:val="clear" w:color="auto" w:fill="FFFFFF"/>
        </w:rPr>
        <w:t xml:space="preserve">Each visitor viewed about </w:t>
      </w:r>
      <w:ins w:id="331" w:author="Tim Wierzbicki" w:date="2012-08-20T14:13:00Z">
        <w:r w:rsidR="00584CCD">
          <w:rPr>
            <w:rFonts w:eastAsia="Times New Roman" w:cs="Times New Roman"/>
            <w:bCs/>
            <w:color w:val="000000"/>
            <w:shd w:val="clear" w:color="auto" w:fill="FFFFFF"/>
          </w:rPr>
          <w:t>three</w:t>
        </w:r>
      </w:ins>
      <w:del w:id="332" w:author="Tim Wierzbicki" w:date="2012-08-20T14:13:00Z">
        <w:r w:rsidDel="00584CCD">
          <w:rPr>
            <w:rFonts w:eastAsia="Times New Roman" w:cs="Times New Roman"/>
            <w:bCs/>
            <w:color w:val="000000"/>
            <w:shd w:val="clear" w:color="auto" w:fill="FFFFFF"/>
          </w:rPr>
          <w:delText>3</w:delText>
        </w:r>
      </w:del>
      <w:r>
        <w:rPr>
          <w:rFonts w:eastAsia="Times New Roman" w:cs="Times New Roman"/>
          <w:bCs/>
          <w:color w:val="000000"/>
          <w:shd w:val="clear" w:color="auto" w:fill="FFFFFF"/>
        </w:rPr>
        <w:t xml:space="preserve"> pages per visit, giving at total of </w:t>
      </w:r>
      <w:r w:rsidRPr="00266C3F">
        <w:rPr>
          <w:bCs/>
        </w:rPr>
        <w:t xml:space="preserve">85,463 </w:t>
      </w:r>
      <w:ins w:id="333" w:author="Jamie Carson" w:date="2012-08-20T13:45:00Z">
        <w:r w:rsidR="002E55C5">
          <w:rPr>
            <w:bCs/>
          </w:rPr>
          <w:t>p</w:t>
        </w:r>
      </w:ins>
      <w:del w:id="334" w:author="Jamie Carson" w:date="2012-08-20T13:45:00Z">
        <w:r w:rsidRPr="00266C3F" w:rsidDel="002E55C5">
          <w:rPr>
            <w:bCs/>
          </w:rPr>
          <w:delText>P</w:delText>
        </w:r>
      </w:del>
      <w:r w:rsidRPr="00266C3F">
        <w:rPr>
          <w:bCs/>
        </w:rPr>
        <w:t xml:space="preserve">age </w:t>
      </w:r>
      <w:ins w:id="335" w:author="Jamie Carson" w:date="2012-08-20T13:45:00Z">
        <w:r w:rsidR="002E55C5">
          <w:rPr>
            <w:bCs/>
          </w:rPr>
          <w:t>v</w:t>
        </w:r>
      </w:ins>
      <w:del w:id="336" w:author="Jamie Carson" w:date="2012-08-20T13:45:00Z">
        <w:r w:rsidRPr="00266C3F" w:rsidDel="002E55C5">
          <w:rPr>
            <w:bCs/>
          </w:rPr>
          <w:delText>V</w:delText>
        </w:r>
      </w:del>
      <w:r w:rsidRPr="00266C3F">
        <w:rPr>
          <w:bCs/>
        </w:rPr>
        <w:t>iews</w:t>
      </w:r>
      <w:ins w:id="337" w:author="Jamie Carson" w:date="2012-08-20T13:45:00Z">
        <w:r w:rsidR="002E55C5">
          <w:rPr>
            <w:bCs/>
          </w:rPr>
          <w:t>.</w:t>
        </w:r>
      </w:ins>
      <w:del w:id="338" w:author="Jamie Carson" w:date="2012-08-20T13:45:00Z">
        <w:r w:rsidRPr="00266C3F" w:rsidDel="002E55C5">
          <w:rPr>
            <w:bCs/>
          </w:rPr>
          <w:delText>,</w:delText>
        </w:r>
      </w:del>
    </w:p>
    <w:p w14:paraId="35A7B2F8" w14:textId="70340B6C" w:rsidR="00266C3F" w:rsidRPr="00266C3F" w:rsidRDefault="00FD3595" w:rsidP="00266C3F">
      <w:pPr>
        <w:pStyle w:val="ListParagraph"/>
        <w:numPr>
          <w:ilvl w:val="0"/>
          <w:numId w:val="31"/>
        </w:numPr>
        <w:jc w:val="both"/>
        <w:rPr>
          <w:rFonts w:eastAsiaTheme="minorEastAsia"/>
          <w:bCs/>
        </w:rPr>
      </w:pPr>
      <w:r>
        <w:rPr>
          <w:bCs/>
        </w:rPr>
        <w:t>The</w:t>
      </w:r>
      <w:r w:rsidR="00573147" w:rsidRPr="00266C3F">
        <w:rPr>
          <w:bCs/>
        </w:rPr>
        <w:t xml:space="preserve"> a</w:t>
      </w:r>
      <w:r w:rsidR="00573147" w:rsidRPr="00266C3F">
        <w:rPr>
          <w:rFonts w:eastAsia="Times New Roman" w:cs="Times New Roman"/>
          <w:bCs/>
          <w:color w:val="000000"/>
          <w:shd w:val="clear" w:color="auto" w:fill="FFFFFF"/>
        </w:rPr>
        <w:t xml:space="preserve">verage visit duration </w:t>
      </w:r>
      <w:r w:rsidR="00DF0520">
        <w:rPr>
          <w:rFonts w:eastAsia="Times New Roman" w:cs="Times New Roman"/>
          <w:bCs/>
          <w:color w:val="000000"/>
          <w:shd w:val="clear" w:color="auto" w:fill="FFFFFF"/>
        </w:rPr>
        <w:t xml:space="preserve">was </w:t>
      </w:r>
      <w:r w:rsidR="00266C3F" w:rsidRPr="00266C3F">
        <w:rPr>
          <w:rFonts w:eastAsia="Times New Roman" w:cs="Times New Roman"/>
          <w:bCs/>
          <w:color w:val="000000"/>
          <w:shd w:val="clear" w:color="auto" w:fill="FFFFFF"/>
        </w:rPr>
        <w:t>four minutes and twenty-one seconds</w:t>
      </w:r>
      <w:r w:rsidR="00B7183A">
        <w:rPr>
          <w:rFonts w:eastAsia="Times New Roman" w:cs="Times New Roman"/>
          <w:bCs/>
          <w:color w:val="000000"/>
          <w:shd w:val="clear" w:color="auto" w:fill="FFFFFF"/>
        </w:rPr>
        <w:t>.</w:t>
      </w:r>
    </w:p>
    <w:p w14:paraId="3D6507EF" w14:textId="77777777" w:rsidR="00573147" w:rsidRDefault="00573147" w:rsidP="00573147">
      <w:pPr>
        <w:jc w:val="both"/>
        <w:rPr>
          <w:rFonts w:eastAsia="Times New Roman" w:cs="Times New Roman"/>
          <w:bCs/>
          <w:color w:val="000000"/>
          <w:shd w:val="clear" w:color="auto" w:fill="FFFFFF"/>
        </w:rPr>
      </w:pPr>
    </w:p>
    <w:p w14:paraId="67EE3968" w14:textId="77777777" w:rsidR="00573147" w:rsidRDefault="00573147" w:rsidP="00573147">
      <w:pPr>
        <w:jc w:val="both"/>
        <w:rPr>
          <w:rFonts w:eastAsia="Times New Roman" w:cs="Times New Roman"/>
          <w:bCs/>
          <w:color w:val="000000"/>
          <w:shd w:val="clear" w:color="auto" w:fill="FFFFFF"/>
        </w:rPr>
      </w:pPr>
    </w:p>
    <w:p w14:paraId="391D45F7" w14:textId="77777777" w:rsidR="00573147" w:rsidRDefault="00573147" w:rsidP="00573147">
      <w:pPr>
        <w:keepNext/>
        <w:jc w:val="both"/>
      </w:pPr>
      <w:r>
        <w:rPr>
          <w:noProof/>
          <w:lang w:eastAsia="en-US"/>
        </w:rPr>
        <w:drawing>
          <wp:inline distT="0" distB="0" distL="0" distR="0" wp14:anchorId="04F0091E" wp14:editId="079A7A4D">
            <wp:extent cx="5486400" cy="3996055"/>
            <wp:effectExtent l="0" t="0" r="0" b="0"/>
            <wp:docPr id="15" name="Picture 15" descr="Macintosh HD:Users:brunosan:Desktop:Screen Shot 2012-07-24 at 12.1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runosan:Desktop:Screen Shot 2012-07-24 at 12.13.3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96055"/>
                    </a:xfrm>
                    <a:prstGeom prst="rect">
                      <a:avLst/>
                    </a:prstGeom>
                    <a:noFill/>
                    <a:ln>
                      <a:noFill/>
                    </a:ln>
                  </pic:spPr>
                </pic:pic>
              </a:graphicData>
            </a:graphic>
          </wp:inline>
        </w:drawing>
      </w:r>
    </w:p>
    <w:p w14:paraId="3311DFE2" w14:textId="48E92D83" w:rsidR="00573147" w:rsidRDefault="00573147" w:rsidP="00573147">
      <w:pPr>
        <w:pStyle w:val="Caption"/>
        <w:spacing w:before="2" w:after="2"/>
        <w:jc w:val="both"/>
      </w:pPr>
      <w:r>
        <w:t xml:space="preserve">Figure </w:t>
      </w:r>
      <w:fldSimple w:instr=" SEQ Figure \* ARABIC ">
        <w:r w:rsidR="0006116E">
          <w:rPr>
            <w:noProof/>
          </w:rPr>
          <w:t>1</w:t>
        </w:r>
      </w:fldSimple>
      <w:r w:rsidR="00BE160C">
        <w:rPr>
          <w:noProof/>
        </w:rPr>
        <w:t>.</w:t>
      </w:r>
      <w:r>
        <w:t xml:space="preserve"> Visitor flow. From left to right, the first column is the breakdown by entry type</w:t>
      </w:r>
      <w:r w:rsidR="009128E7">
        <w:t>:</w:t>
      </w:r>
      <w:r>
        <w:t xml:space="preserve"> referral</w:t>
      </w:r>
      <w:r w:rsidR="00DF0520">
        <w:t xml:space="preserve"> </w:t>
      </w:r>
      <w:r w:rsidR="009128E7">
        <w:t xml:space="preserve">(link </w:t>
      </w:r>
      <w:r w:rsidR="00DF0520">
        <w:t xml:space="preserve">from another </w:t>
      </w:r>
      <w:del w:id="339" w:author="Jamie Carson" w:date="2012-08-20T13:44:00Z">
        <w:r w:rsidR="00DF0520" w:rsidDel="00A56283">
          <w:delText>web site</w:delText>
        </w:r>
      </w:del>
      <w:ins w:id="340" w:author="Jamie Carson" w:date="2012-08-20T13:44:00Z">
        <w:r w:rsidR="00A56283">
          <w:t>website</w:t>
        </w:r>
      </w:ins>
      <w:r w:rsidR="009128E7">
        <w:t>)</w:t>
      </w:r>
      <w:r>
        <w:t>, direct</w:t>
      </w:r>
      <w:r w:rsidR="00DF0520">
        <w:t xml:space="preserve"> </w:t>
      </w:r>
      <w:r w:rsidR="009128E7">
        <w:t>(typing th</w:t>
      </w:r>
      <w:r w:rsidR="00DF0520">
        <w:t>e sites URL</w:t>
      </w:r>
      <w:r w:rsidR="009128E7">
        <w:t>)</w:t>
      </w:r>
      <w:r>
        <w:t xml:space="preserve">, </w:t>
      </w:r>
      <w:r w:rsidR="00DF0520">
        <w:t xml:space="preserve">‘organic’ </w:t>
      </w:r>
      <w:r w:rsidR="009128E7">
        <w:t xml:space="preserve">(from </w:t>
      </w:r>
      <w:r w:rsidR="009128E7" w:rsidRPr="009128E7">
        <w:t>listings on </w:t>
      </w:r>
      <w:r w:rsidR="009128E7" w:rsidRPr="0090388E">
        <w:rPr>
          <w:rPrChange w:id="341" w:author="Bruno Sanchez-Andrade Nuno" w:date="2012-08-20T16:43:00Z">
            <w:rPr>
              <w:rStyle w:val="Hyperlink"/>
            </w:rPr>
          </w:rPrChange>
        </w:rPr>
        <w:t>search engine</w:t>
      </w:r>
      <w:r w:rsidR="009128E7" w:rsidRPr="009128E7">
        <w:t> results pages</w:t>
      </w:r>
      <w:r w:rsidR="009128E7">
        <w:t xml:space="preserve"> like Google) </w:t>
      </w:r>
      <w:r>
        <w:t xml:space="preserve">or from </w:t>
      </w:r>
      <w:r w:rsidR="004727AD">
        <w:t xml:space="preserve">social </w:t>
      </w:r>
      <w:commentRangeStart w:id="342"/>
      <w:r w:rsidR="004727AD">
        <w:t>networks</w:t>
      </w:r>
      <w:commentRangeEnd w:id="342"/>
      <w:r w:rsidR="00DF0520">
        <w:rPr>
          <w:rStyle w:val="CommentReference"/>
          <w:b w:val="0"/>
          <w:bCs w:val="0"/>
          <w:color w:val="auto"/>
        </w:rPr>
        <w:commentReference w:id="342"/>
      </w:r>
      <w:r w:rsidR="004727AD">
        <w:t>, the following</w:t>
      </w:r>
      <w:r>
        <w:t xml:space="preserve"> break</w:t>
      </w:r>
      <w:r w:rsidR="004727AD">
        <w:t>s</w:t>
      </w:r>
      <w:r>
        <w:t xml:space="preserve"> down the pages visited. Lines between columns </w:t>
      </w:r>
      <w:r w:rsidR="00DF0520">
        <w:t>show</w:t>
      </w:r>
      <w:r>
        <w:t xml:space="preserve"> the thread of usage. Red lines represent the end of the visit. The highlighted connecting path </w:t>
      </w:r>
      <w:r w:rsidR="00DF0520">
        <w:t>shows</w:t>
      </w:r>
      <w:r>
        <w:t xml:space="preserve"> those users who visit</w:t>
      </w:r>
      <w:r w:rsidR="00DF0520">
        <w:t>ed</w:t>
      </w:r>
      <w:r>
        <w:t xml:space="preserve"> the Ranking page on their first interaction on the site. Numbers below each green block correspond to visits towards this highlighted path, versus total </w:t>
      </w:r>
      <w:commentRangeStart w:id="343"/>
      <w:r>
        <w:t>views</w:t>
      </w:r>
      <w:commentRangeEnd w:id="343"/>
      <w:r w:rsidR="00DF0520">
        <w:rPr>
          <w:rStyle w:val="CommentReference"/>
          <w:b w:val="0"/>
          <w:bCs w:val="0"/>
          <w:color w:val="auto"/>
        </w:rPr>
        <w:commentReference w:id="343"/>
      </w:r>
      <w:r>
        <w:t>.</w:t>
      </w:r>
    </w:p>
    <w:p w14:paraId="4FC6C20F" w14:textId="77777777" w:rsidR="00573147" w:rsidRDefault="00573147" w:rsidP="00573147">
      <w:pPr>
        <w:jc w:val="both"/>
        <w:rPr>
          <w:rFonts w:eastAsia="Times New Roman" w:cs="Times New Roman"/>
          <w:bCs/>
          <w:color w:val="000000"/>
          <w:shd w:val="clear" w:color="auto" w:fill="FFFFFF"/>
        </w:rPr>
      </w:pPr>
    </w:p>
    <w:p w14:paraId="170F94F1" w14:textId="69780752" w:rsidR="00573147" w:rsidRDefault="00573147" w:rsidP="00573147">
      <w:pPr>
        <w:jc w:val="both"/>
      </w:pPr>
      <w:del w:id="344" w:author="Jamie Carson" w:date="2012-08-20T13:46:00Z">
        <w:r w:rsidDel="002E55C5">
          <w:delText>From the</w:delText>
        </w:r>
      </w:del>
      <w:ins w:id="345" w:author="Jamie Carson" w:date="2012-08-20T13:46:00Z">
        <w:r w:rsidR="002E55C5">
          <w:t>The</w:t>
        </w:r>
      </w:ins>
      <w:r>
        <w:t xml:space="preserve"> visitor flow</w:t>
      </w:r>
      <w:r w:rsidR="004727AD">
        <w:t xml:space="preserve"> graph</w:t>
      </w:r>
      <w:del w:id="346" w:author="Jamie Carson" w:date="2012-08-20T13:46:00Z">
        <w:r w:rsidDel="002E55C5">
          <w:delText>, we can read</w:delText>
        </w:r>
      </w:del>
      <w:ins w:id="347" w:author="Jamie Carson" w:date="2012-08-20T13:46:00Z">
        <w:r w:rsidR="002E55C5">
          <w:t xml:space="preserve"> shows</w:t>
        </w:r>
      </w:ins>
      <w:r>
        <w:t xml:space="preserve"> that the </w:t>
      </w:r>
      <w:commentRangeStart w:id="348"/>
      <w:r>
        <w:t>home</w:t>
      </w:r>
      <w:del w:id="349" w:author="Jamie Carson" w:date="2012-08-20T13:46:00Z">
        <w:r w:rsidDel="002E55C5">
          <w:delText xml:space="preserve"> </w:delText>
        </w:r>
      </w:del>
      <w:r>
        <w:t>page</w:t>
      </w:r>
      <w:commentRangeEnd w:id="348"/>
      <w:r w:rsidR="00584CCD">
        <w:rPr>
          <w:rStyle w:val="CommentReference"/>
        </w:rPr>
        <w:commentReference w:id="348"/>
      </w:r>
      <w:r>
        <w:t xml:space="preserve"> is the most visited</w:t>
      </w:r>
      <w:r w:rsidR="004727AD">
        <w:t xml:space="preserve"> page, and the biggest attracto</w:t>
      </w:r>
      <w:r w:rsidR="00B7183A">
        <w:t>r</w:t>
      </w:r>
      <w:r w:rsidR="004727AD">
        <w:t xml:space="preserve"> is the </w:t>
      </w:r>
      <w:ins w:id="350" w:author="Jamie Carson" w:date="2012-08-20T13:46:00Z">
        <w:r w:rsidR="002E55C5">
          <w:t>r</w:t>
        </w:r>
      </w:ins>
      <w:del w:id="351" w:author="Jamie Carson" w:date="2012-08-20T13:46:00Z">
        <w:r w:rsidR="004727AD" w:rsidDel="002E55C5">
          <w:delText>R</w:delText>
        </w:r>
      </w:del>
      <w:r w:rsidR="004727AD">
        <w:t>ankings page.</w:t>
      </w:r>
    </w:p>
    <w:p w14:paraId="4BD18CB6" w14:textId="77777777" w:rsidR="00573147" w:rsidRDefault="00573147" w:rsidP="00573147">
      <w:pPr>
        <w:jc w:val="both"/>
        <w:rPr>
          <w:rFonts w:eastAsia="Times New Roman" w:cs="Times New Roman"/>
          <w:bCs/>
          <w:color w:val="000000"/>
          <w:shd w:val="clear" w:color="auto" w:fill="FFFFFF"/>
        </w:rPr>
      </w:pPr>
    </w:p>
    <w:p w14:paraId="410FED92" w14:textId="3CBDC2EF" w:rsidR="00573147" w:rsidRDefault="00DF0520" w:rsidP="00573147">
      <w:pPr>
        <w:jc w:val="both"/>
      </w:pPr>
      <w:r>
        <w:t xml:space="preserve">After </w:t>
      </w:r>
      <w:r w:rsidR="00573147">
        <w:t xml:space="preserve">the month of the launch, </w:t>
      </w:r>
      <w:r>
        <w:t xml:space="preserve">which had a </w:t>
      </w:r>
      <w:del w:id="352" w:author="Jamie Carson" w:date="2012-08-20T13:26:00Z">
        <w:r w:rsidR="00A16F10" w:rsidDel="00A145F4">
          <w:delText>a</w:delText>
        </w:r>
      </w:del>
      <w:r w:rsidR="004727AD">
        <w:t xml:space="preserve"> peak of</w:t>
      </w:r>
      <w:r w:rsidR="00573147">
        <w:t xml:space="preserve"> 12.000 page</w:t>
      </w:r>
      <w:r>
        <w:t xml:space="preserve"> </w:t>
      </w:r>
      <w:commentRangeStart w:id="353"/>
      <w:r w:rsidR="00573147">
        <w:t>v</w:t>
      </w:r>
      <w:r w:rsidR="004727AD">
        <w:t>iews</w:t>
      </w:r>
      <w:commentRangeEnd w:id="353"/>
      <w:r>
        <w:rPr>
          <w:rStyle w:val="CommentReference"/>
        </w:rPr>
        <w:commentReference w:id="353"/>
      </w:r>
      <w:r w:rsidR="004727AD">
        <w:t xml:space="preserve"> the baseline is roughly 1,</w:t>
      </w:r>
      <w:r w:rsidR="00573147">
        <w:t xml:space="preserve">000 </w:t>
      </w:r>
      <w:r w:rsidR="00621CF5">
        <w:t>page views</w:t>
      </w:r>
      <w:r w:rsidR="00573147">
        <w:t xml:space="preserve">/week with </w:t>
      </w:r>
      <w:r w:rsidR="00B7183A">
        <w:t xml:space="preserve">returning </w:t>
      </w:r>
      <w:r w:rsidR="004727AD">
        <w:t xml:space="preserve">visitors representing a steady </w:t>
      </w:r>
      <w:r w:rsidR="00573147">
        <w:t>50</w:t>
      </w:r>
      <w:ins w:id="354" w:author="Jamie Carson" w:date="2012-08-20T13:46:00Z">
        <w:r w:rsidR="002E55C5">
          <w:t xml:space="preserve"> percent</w:t>
        </w:r>
      </w:ins>
      <w:del w:id="355" w:author="Jamie Carson" w:date="2012-08-20T13:46:00Z">
        <w:r w:rsidR="00573147" w:rsidDel="002E55C5">
          <w:delText>%</w:delText>
        </w:r>
      </w:del>
      <w:r w:rsidR="00573147">
        <w:t xml:space="preserve"> </w:t>
      </w:r>
      <w:r w:rsidR="004727AD">
        <w:t>of visits per week</w:t>
      </w:r>
      <w:r w:rsidR="00B7183A">
        <w:t>.</w:t>
      </w:r>
    </w:p>
    <w:p w14:paraId="1B19D082" w14:textId="77777777" w:rsidR="00573147" w:rsidRDefault="00573147" w:rsidP="00573147">
      <w:pPr>
        <w:jc w:val="both"/>
        <w:rPr>
          <w:rFonts w:eastAsia="Times New Roman" w:cs="Times New Roman"/>
          <w:bCs/>
          <w:color w:val="000000"/>
          <w:shd w:val="clear" w:color="auto" w:fill="FFFFFF"/>
        </w:rPr>
      </w:pPr>
    </w:p>
    <w:p w14:paraId="4860D63B" w14:textId="77777777" w:rsidR="00573147" w:rsidRDefault="00573147" w:rsidP="00573147">
      <w:pPr>
        <w:keepNext/>
        <w:jc w:val="both"/>
      </w:pPr>
      <w:r>
        <w:rPr>
          <w:noProof/>
          <w:lang w:eastAsia="en-US"/>
        </w:rPr>
        <w:drawing>
          <wp:inline distT="0" distB="0" distL="0" distR="0" wp14:anchorId="4C528A81" wp14:editId="159848FD">
            <wp:extent cx="5486400" cy="1508760"/>
            <wp:effectExtent l="0" t="0" r="0" b="0"/>
            <wp:docPr id="18" name="Picture 18" descr="Macintosh HD:Users:brunosan:Desktop:Screen Shot 2012-07-27 at 1.1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unosan:Desktop:Screen Shot 2012-07-27 at 1.19.5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508760"/>
                    </a:xfrm>
                    <a:prstGeom prst="rect">
                      <a:avLst/>
                    </a:prstGeom>
                    <a:noFill/>
                    <a:ln>
                      <a:noFill/>
                    </a:ln>
                  </pic:spPr>
                </pic:pic>
              </a:graphicData>
            </a:graphic>
          </wp:inline>
        </w:drawing>
      </w:r>
    </w:p>
    <w:p w14:paraId="46076874" w14:textId="4E8AEAD0" w:rsidR="00573147" w:rsidRDefault="00573147" w:rsidP="00573147">
      <w:pPr>
        <w:pStyle w:val="Caption"/>
        <w:spacing w:before="2" w:after="2"/>
        <w:jc w:val="both"/>
        <w:rPr>
          <w:rFonts w:eastAsia="Times New Roman" w:cs="Times New Roman"/>
          <w:bCs w:val="0"/>
          <w:color w:val="000000"/>
          <w:shd w:val="clear" w:color="auto" w:fill="FFFFFF"/>
        </w:rPr>
      </w:pPr>
      <w:r>
        <w:t xml:space="preserve">Figure </w:t>
      </w:r>
      <w:fldSimple w:instr=" SEQ Figure \* ARABIC ">
        <w:r w:rsidR="0006116E">
          <w:rPr>
            <w:noProof/>
          </w:rPr>
          <w:t>2</w:t>
        </w:r>
      </w:fldSimple>
      <w:r w:rsidR="00BE160C">
        <w:rPr>
          <w:noProof/>
        </w:rPr>
        <w:t>.</w:t>
      </w:r>
      <w:r>
        <w:t xml:space="preserve"> Timeline of </w:t>
      </w:r>
      <w:r w:rsidR="00621CF5">
        <w:t>page views</w:t>
      </w:r>
      <w:r>
        <w:t xml:space="preserve"> </w:t>
      </w:r>
      <w:r w:rsidR="00B7183A">
        <w:t xml:space="preserve">per week </w:t>
      </w:r>
      <w:r>
        <w:t xml:space="preserve">from October 2011 to July 2012 in dark blue, and faint blue for the percentage of new </w:t>
      </w:r>
      <w:commentRangeStart w:id="356"/>
      <w:r>
        <w:t>visitor</w:t>
      </w:r>
      <w:commentRangeEnd w:id="356"/>
      <w:r w:rsidR="00621CF5">
        <w:t>s</w:t>
      </w:r>
      <w:r w:rsidR="00546686">
        <w:rPr>
          <w:rStyle w:val="CommentReference"/>
          <w:b w:val="0"/>
          <w:bCs w:val="0"/>
          <w:color w:val="auto"/>
        </w:rPr>
        <w:commentReference w:id="356"/>
      </w:r>
      <w:r>
        <w:t>.</w:t>
      </w:r>
    </w:p>
    <w:p w14:paraId="253F0DDF" w14:textId="77777777" w:rsidR="00573147" w:rsidRDefault="00573147" w:rsidP="00573147">
      <w:pPr>
        <w:keepNext/>
        <w:jc w:val="both"/>
      </w:pPr>
      <w:r>
        <w:rPr>
          <w:noProof/>
          <w:lang w:eastAsia="en-US"/>
        </w:rPr>
        <w:drawing>
          <wp:inline distT="0" distB="0" distL="0" distR="0" wp14:anchorId="0E34C863" wp14:editId="19F83377">
            <wp:extent cx="5139267" cy="3234267"/>
            <wp:effectExtent l="0" t="0" r="17145" b="171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F03F4C8" w14:textId="425F03CE" w:rsidR="00573147" w:rsidRDefault="00573147" w:rsidP="00573147">
      <w:pPr>
        <w:pStyle w:val="Caption"/>
        <w:spacing w:before="2" w:after="2"/>
        <w:jc w:val="both"/>
        <w:rPr>
          <w:rFonts w:eastAsia="Times New Roman" w:cs="Times New Roman"/>
          <w:bCs w:val="0"/>
          <w:color w:val="000000"/>
          <w:shd w:val="clear" w:color="auto" w:fill="FFFFFF"/>
        </w:rPr>
      </w:pPr>
      <w:r>
        <w:t xml:space="preserve">Figure </w:t>
      </w:r>
      <w:fldSimple w:instr=" SEQ Figure \* ARABIC ">
        <w:r w:rsidR="0006116E">
          <w:rPr>
            <w:noProof/>
          </w:rPr>
          <w:t>3</w:t>
        </w:r>
      </w:fldSimple>
      <w:r w:rsidR="00BE160C">
        <w:rPr>
          <w:noProof/>
        </w:rPr>
        <w:t>.</w:t>
      </w:r>
      <w:r>
        <w:t xml:space="preserve"> Breakdown of </w:t>
      </w:r>
      <w:r w:rsidR="00621CF5">
        <w:t>page views</w:t>
      </w:r>
      <w:r w:rsidR="00546686">
        <w:rPr>
          <w:rStyle w:val="CommentReference"/>
          <w:b w:val="0"/>
          <w:bCs w:val="0"/>
          <w:color w:val="auto"/>
        </w:rPr>
        <w:commentReference w:id="357"/>
      </w:r>
      <w:r>
        <w:t xml:space="preserve"> on index.gain.org from Sep 2011 to July 2012.</w:t>
      </w:r>
    </w:p>
    <w:p w14:paraId="2C1AE598" w14:textId="77777777" w:rsidR="00B614AF" w:rsidRDefault="00B614AF" w:rsidP="00573147">
      <w:pPr>
        <w:jc w:val="both"/>
      </w:pPr>
    </w:p>
    <w:p w14:paraId="55D29584" w14:textId="5616CC15" w:rsidR="00573147" w:rsidRDefault="00573147" w:rsidP="00573147">
      <w:pPr>
        <w:jc w:val="both"/>
      </w:pPr>
      <w:r>
        <w:t>Most of the views are of the front page, which is also the most common landing page, as we can also see on the flow chart. The GAIN Index Rankings page is the second most visited (12</w:t>
      </w:r>
      <w:ins w:id="358" w:author="Jamie Carson" w:date="2012-08-20T13:46:00Z">
        <w:del w:id="359" w:author="Bruno Sanchez-Andrade Nuno" w:date="2012-08-20T16:45:00Z">
          <w:r w:rsidR="002E55C5" w:rsidDel="0090388E">
            <w:delText xml:space="preserve"> percent</w:delText>
          </w:r>
        </w:del>
      </w:ins>
      <w:ins w:id="360" w:author="Bruno Sanchez-Andrade Nuno" w:date="2012-08-20T16:45:00Z">
        <w:r w:rsidR="0090388E">
          <w:t xml:space="preserve">% </w:t>
        </w:r>
      </w:ins>
      <w:del w:id="361" w:author="Jamie Carson" w:date="2012-08-20T13:46:00Z">
        <w:r w:rsidDel="002E55C5">
          <w:delText>%</w:delText>
        </w:r>
      </w:del>
      <w:r>
        <w:t>), which confirms its importance (i.e. users are twice as interested in viewing the Rankings c</w:t>
      </w:r>
      <w:r w:rsidR="004727AD">
        <w:t>ompared to the Methodology (5</w:t>
      </w:r>
      <w:ins w:id="362" w:author="Jamie Carson" w:date="2012-08-20T13:46:00Z">
        <w:r w:rsidR="002E55C5">
          <w:t xml:space="preserve"> percent</w:t>
        </w:r>
      </w:ins>
      <w:del w:id="363" w:author="Jamie Carson" w:date="2012-08-20T13:46:00Z">
        <w:r w:rsidR="004727AD" w:rsidDel="002E55C5">
          <w:delText>%</w:delText>
        </w:r>
      </w:del>
      <w:r w:rsidR="004727AD">
        <w:t>)</w:t>
      </w:r>
      <w:r>
        <w:t xml:space="preserve">. </w:t>
      </w:r>
    </w:p>
    <w:p w14:paraId="0ABEC259" w14:textId="77777777" w:rsidR="00573147" w:rsidRDefault="00573147" w:rsidP="00573147">
      <w:pPr>
        <w:pStyle w:val="Heading1"/>
        <w:jc w:val="left"/>
      </w:pPr>
      <w:commentRangeStart w:id="364"/>
      <w:r>
        <w:rPr>
          <w:noProof/>
          <w:lang w:eastAsia="en-US"/>
        </w:rPr>
        <w:drawing>
          <wp:inline distT="0" distB="0" distL="0" distR="0" wp14:anchorId="61DB2A3B" wp14:editId="2FEFF6A5">
            <wp:extent cx="5486400" cy="25146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commentRangeEnd w:id="364"/>
      <w:r w:rsidR="004A2AE1">
        <w:rPr>
          <w:rStyle w:val="CommentReference"/>
          <w:rFonts w:ascii="Georgia" w:eastAsiaTheme="minorEastAsia" w:hAnsi="Georgia" w:cs="Arial"/>
          <w:color w:val="auto"/>
        </w:rPr>
        <w:commentReference w:id="364"/>
      </w:r>
    </w:p>
    <w:p w14:paraId="53327831" w14:textId="018E3979" w:rsidR="00573147" w:rsidRDefault="00573147" w:rsidP="00573147">
      <w:pPr>
        <w:pStyle w:val="Caption"/>
        <w:spacing w:before="2" w:after="2"/>
        <w:jc w:val="both"/>
      </w:pPr>
      <w:r>
        <w:t xml:space="preserve">Figure </w:t>
      </w:r>
      <w:fldSimple w:instr=" SEQ Figure \* ARABIC ">
        <w:r w:rsidR="0006116E">
          <w:rPr>
            <w:noProof/>
          </w:rPr>
          <w:t>4</w:t>
        </w:r>
      </w:fldSimple>
      <w:r w:rsidR="00BE160C">
        <w:rPr>
          <w:noProof/>
        </w:rPr>
        <w:t>.</w:t>
      </w:r>
      <w:r>
        <w:t xml:space="preserve"> </w:t>
      </w:r>
      <w:r w:rsidR="00BE160C">
        <w:t>Top 6 t</w:t>
      </w:r>
      <w:r>
        <w:t>raffic sources for index.gain.org from Sep 2011 to July 2012. The green section [gain.org / globalai.org] corresponds to the Institute´s page</w:t>
      </w:r>
      <w:ins w:id="365" w:author="Jamie Carson" w:date="2012-08-20T13:50:00Z">
        <w:r w:rsidR="002E55C5">
          <w:t>.</w:t>
        </w:r>
      </w:ins>
    </w:p>
    <w:p w14:paraId="5239E1EA" w14:textId="77777777" w:rsidR="00573147" w:rsidRDefault="00573147" w:rsidP="00573147">
      <w:pPr>
        <w:pStyle w:val="Caption"/>
        <w:spacing w:before="2" w:after="2"/>
        <w:rPr>
          <w:rFonts w:eastAsia="Times New Roman" w:cs="Times New Roman"/>
          <w:bCs w:val="0"/>
          <w:color w:val="000000"/>
          <w:sz w:val="22"/>
          <w:szCs w:val="22"/>
          <w:shd w:val="clear" w:color="auto" w:fill="FFFFFF"/>
        </w:rPr>
      </w:pPr>
    </w:p>
    <w:p w14:paraId="119CC05A" w14:textId="77777777" w:rsidR="00573147" w:rsidRDefault="00573147" w:rsidP="00573147"/>
    <w:p w14:paraId="458BF737" w14:textId="77777777" w:rsidR="00573147" w:rsidRDefault="00573147" w:rsidP="00573147"/>
    <w:p w14:paraId="2597CD80" w14:textId="77777777" w:rsidR="00573147" w:rsidRDefault="00573147" w:rsidP="00573147"/>
    <w:p w14:paraId="4BB37D25" w14:textId="77777777" w:rsidR="00573147" w:rsidRDefault="00573147" w:rsidP="00573147"/>
    <w:p w14:paraId="3FD4BF85" w14:textId="2ECB53B2" w:rsidR="00573147" w:rsidRDefault="00573147" w:rsidP="00573147">
      <w:pPr>
        <w:jc w:val="both"/>
      </w:pPr>
      <w:r>
        <w:t xml:space="preserve">Half of the traffic is </w:t>
      </w:r>
      <w:r w:rsidRPr="004727AD">
        <w:rPr>
          <w:i/>
        </w:rPr>
        <w:t>direct</w:t>
      </w:r>
      <w:r>
        <w:t>, meaning visi</w:t>
      </w:r>
      <w:r w:rsidR="004727AD">
        <w:t xml:space="preserve">tors </w:t>
      </w:r>
      <w:r w:rsidR="00BE160C">
        <w:t xml:space="preserve">with an </w:t>
      </w:r>
      <w:del w:id="366" w:author="Jamie Carson" w:date="2012-08-20T13:26:00Z">
        <w:r w:rsidR="00BE160C" w:rsidDel="00A16F10">
          <w:delText>unkown</w:delText>
        </w:r>
      </w:del>
      <w:ins w:id="367" w:author="Jamie Carson" w:date="2012-08-20T13:26:00Z">
        <w:r w:rsidR="00A16F10">
          <w:t>unknown</w:t>
        </w:r>
      </w:ins>
      <w:r w:rsidR="00BE160C">
        <w:t xml:space="preserve"> source (</w:t>
      </w:r>
      <w:r w:rsidR="004727AD">
        <w:t>typ</w:t>
      </w:r>
      <w:r w:rsidR="00BE160C">
        <w:t>ing</w:t>
      </w:r>
      <w:r w:rsidR="004727AD">
        <w:t xml:space="preserve"> the </w:t>
      </w:r>
      <w:del w:id="368" w:author="Jamie Carson" w:date="2012-08-20T13:26:00Z">
        <w:r w:rsidR="00A16F10" w:rsidDel="00A145F4">
          <w:delText>u</w:delText>
        </w:r>
      </w:del>
      <w:ins w:id="369" w:author="Jamie Carson" w:date="2012-08-20T13:26:00Z">
        <w:r w:rsidR="00A16F10">
          <w:t>URL</w:t>
        </w:r>
      </w:ins>
      <w:del w:id="370" w:author="Jamie Carson" w:date="2012-08-20T13:26:00Z">
        <w:r w:rsidR="00A16F10" w:rsidDel="00A145F4">
          <w:delText>rl</w:delText>
        </w:r>
      </w:del>
      <w:r w:rsidR="004727AD">
        <w:t xml:space="preserve"> address</w:t>
      </w:r>
      <w:r w:rsidR="00BE160C">
        <w:t>, bookmarks or some email clients)</w:t>
      </w:r>
      <w:r w:rsidR="004727AD">
        <w:t xml:space="preserve">. </w:t>
      </w:r>
      <w:r w:rsidR="004727AD" w:rsidRPr="004727AD">
        <w:rPr>
          <w:i/>
        </w:rPr>
        <w:t>O</w:t>
      </w:r>
      <w:r w:rsidRPr="004727AD">
        <w:rPr>
          <w:i/>
        </w:rPr>
        <w:t>rganic</w:t>
      </w:r>
      <w:r>
        <w:t xml:space="preserve"> sources (</w:t>
      </w:r>
      <w:r w:rsidR="009128E7">
        <w:t xml:space="preserve">from </w:t>
      </w:r>
      <w:r w:rsidR="009128E7" w:rsidRPr="009128E7">
        <w:t>listings on </w:t>
      </w:r>
      <w:r w:rsidR="009128E7" w:rsidRPr="00C173EF">
        <w:t>search engine</w:t>
      </w:r>
      <w:r w:rsidR="009128E7" w:rsidRPr="009128E7">
        <w:t> results pages</w:t>
      </w:r>
      <w:r>
        <w:t xml:space="preserve"> like Google) are steady around 17</w:t>
      </w:r>
      <w:ins w:id="371" w:author="Jamie Carson" w:date="2012-08-20T13:46:00Z">
        <w:r w:rsidR="002E55C5">
          <w:t xml:space="preserve"> percent</w:t>
        </w:r>
      </w:ins>
      <w:del w:id="372" w:author="Jamie Carson" w:date="2012-08-20T13:46:00Z">
        <w:r w:rsidDel="002E55C5">
          <w:delText>%</w:delText>
        </w:r>
      </w:del>
      <w:r>
        <w:t>. Interestingly</w:t>
      </w:r>
      <w:r w:rsidR="004727AD">
        <w:t>,</w:t>
      </w:r>
      <w:r>
        <w:t xml:space="preserve"> two high-traffic websites alone have provided more inbound links than the organic search </w:t>
      </w:r>
      <w:commentRangeStart w:id="373"/>
      <w:r>
        <w:t>traffic</w:t>
      </w:r>
      <w:commentRangeEnd w:id="373"/>
      <w:r w:rsidR="00546686">
        <w:rPr>
          <w:rStyle w:val="CommentReference"/>
        </w:rPr>
        <w:commentReference w:id="373"/>
      </w:r>
      <w:r>
        <w:t xml:space="preserve">. </w:t>
      </w:r>
    </w:p>
    <w:p w14:paraId="5FC42B4E" w14:textId="77777777" w:rsidR="00573147" w:rsidRDefault="00573147" w:rsidP="00573147">
      <w:pPr>
        <w:jc w:val="both"/>
      </w:pPr>
    </w:p>
    <w:p w14:paraId="74E9EDFA" w14:textId="77777777" w:rsidR="004727AD" w:rsidRDefault="00573147" w:rsidP="00573147">
      <w:pPr>
        <w:jc w:val="both"/>
      </w:pPr>
      <w:r>
        <w:t xml:space="preserve">Regarding search terms, the list includes obvious search terms such us “Global </w:t>
      </w:r>
      <w:r w:rsidR="004727AD">
        <w:t>Adaptation Index”, “GAIN Index.”</w:t>
      </w:r>
      <w:r>
        <w:t xml:space="preserve"> Other common entry keywords include terms such as “</w:t>
      </w:r>
      <w:r w:rsidR="004727AD">
        <w:t>Adaptation Index” (the</w:t>
      </w:r>
      <w:r>
        <w:t xml:space="preserve"> 9</w:t>
      </w:r>
      <w:r w:rsidRPr="00543DC0">
        <w:rPr>
          <w:vertAlign w:val="superscript"/>
        </w:rPr>
        <w:t>th</w:t>
      </w:r>
      <w:r w:rsidR="004727AD">
        <w:t xml:space="preserve"> most common entry keyword — </w:t>
      </w:r>
      <w:r>
        <w:t>the</w:t>
      </w:r>
      <w:r w:rsidR="004727AD">
        <w:t xml:space="preserve"> GAIN Index is the</w:t>
      </w:r>
      <w:r>
        <w:t xml:space="preserve"> first page </w:t>
      </w:r>
      <w:r w:rsidR="004727AD">
        <w:t>to show up in</w:t>
      </w:r>
      <w:r>
        <w:t xml:space="preserve"> Goo</w:t>
      </w:r>
      <w:r w:rsidR="004727AD">
        <w:t>gle for that search query).</w:t>
      </w:r>
    </w:p>
    <w:p w14:paraId="495E2E35" w14:textId="77777777" w:rsidR="004727AD" w:rsidRDefault="004727AD" w:rsidP="00573147">
      <w:pPr>
        <w:jc w:val="both"/>
      </w:pPr>
    </w:p>
    <w:p w14:paraId="03BE2EF3" w14:textId="461AFB67" w:rsidR="00573147" w:rsidRDefault="00BE160C" w:rsidP="00573147">
      <w:pPr>
        <w:jc w:val="both"/>
      </w:pPr>
      <w:r>
        <w:t xml:space="preserve">Some </w:t>
      </w:r>
      <w:commentRangeStart w:id="374"/>
      <w:r>
        <w:t>c</w:t>
      </w:r>
      <w:r w:rsidR="00573147">
        <w:t xml:space="preserve">ountry specific profile pages </w:t>
      </w:r>
      <w:r w:rsidR="004727AD">
        <w:t xml:space="preserve">are </w:t>
      </w:r>
      <w:r w:rsidR="00D941E6">
        <w:t>in the top 100 search terms as well. These include Chad, the 10th most searched term, Mongolia, the 28</w:t>
      </w:r>
      <w:r w:rsidR="00D941E6" w:rsidRPr="00C173EF">
        <w:rPr>
          <w:vertAlign w:val="superscript"/>
        </w:rPr>
        <w:t>th</w:t>
      </w:r>
      <w:r w:rsidR="007D6A95">
        <w:t xml:space="preserve"> most common entry point via keywords</w:t>
      </w:r>
      <w:r w:rsidR="00D941E6">
        <w:t>, as well as Denmark, Australia and the U</w:t>
      </w:r>
      <w:ins w:id="375" w:author="Jamie Carson" w:date="2012-08-20T13:32:00Z">
        <w:r w:rsidR="00A16F10">
          <w:t>.</w:t>
        </w:r>
      </w:ins>
      <w:r w:rsidR="00D941E6">
        <w:t>S</w:t>
      </w:r>
      <w:del w:id="376" w:author="Jamie Carson" w:date="2012-08-20T13:32:00Z">
        <w:r w:rsidR="00D941E6" w:rsidDel="00A16F10">
          <w:delText>A</w:delText>
        </w:r>
      </w:del>
      <w:r w:rsidR="00D941E6">
        <w:t xml:space="preserve">. </w:t>
      </w:r>
      <w:commentRangeEnd w:id="374"/>
      <w:r w:rsidR="00D941E6">
        <w:rPr>
          <w:rStyle w:val="CommentReference"/>
        </w:rPr>
        <w:commentReference w:id="374"/>
      </w:r>
    </w:p>
    <w:p w14:paraId="321BCB10" w14:textId="77777777" w:rsidR="00573147" w:rsidRDefault="00573147" w:rsidP="00573147">
      <w:pPr>
        <w:jc w:val="both"/>
      </w:pPr>
    </w:p>
    <w:p w14:paraId="6F49F3C9" w14:textId="1150DFF4" w:rsidR="00573147" w:rsidRDefault="00573147" w:rsidP="00573147">
      <w:pPr>
        <w:jc w:val="both"/>
      </w:pPr>
      <w:r>
        <w:t>Th</w:t>
      </w:r>
      <w:r w:rsidR="007D6A95">
        <w:t>us,</w:t>
      </w:r>
      <w:r>
        <w:t xml:space="preserve"> most common </w:t>
      </w:r>
      <w:commentRangeStart w:id="377"/>
      <w:r>
        <w:t>pathway</w:t>
      </w:r>
      <w:commentRangeEnd w:id="377"/>
      <w:r w:rsidR="00D941E6">
        <w:rPr>
          <w:rStyle w:val="CommentReference"/>
        </w:rPr>
        <w:commentReference w:id="377"/>
      </w:r>
      <w:r>
        <w:t xml:space="preserve"> is a referral </w:t>
      </w:r>
      <w:commentRangeStart w:id="378"/>
      <w:r>
        <w:t xml:space="preserve">to </w:t>
      </w:r>
      <w:commentRangeEnd w:id="378"/>
      <w:r w:rsidR="00D941E6">
        <w:rPr>
          <w:rStyle w:val="CommentReference"/>
        </w:rPr>
        <w:commentReference w:id="378"/>
      </w:r>
      <w:r>
        <w:t>the front page, where the user is lead to the Rankings. The Matrix page is the second most common landing page, but with far fewer visits than the home page.</w:t>
      </w:r>
      <w:r w:rsidR="007D6A95">
        <w:t xml:space="preserve"> Interestingly the Matrix is the most </w:t>
      </w:r>
      <w:commentRangeStart w:id="379"/>
      <w:del w:id="380" w:author="Bruno Sanchez-Andrade Nuno" w:date="2012-08-20T14:48:00Z">
        <w:r w:rsidR="007D6A95" w:rsidDel="00CE5E2E">
          <w:delText>interesting</w:delText>
        </w:r>
        <w:commentRangeEnd w:id="379"/>
        <w:r w:rsidR="00584CCD" w:rsidDel="00CE5E2E">
          <w:rPr>
            <w:rStyle w:val="CommentReference"/>
          </w:rPr>
          <w:commentReference w:id="379"/>
        </w:r>
        <w:r w:rsidR="007D6A95" w:rsidDel="00CE5E2E">
          <w:delText xml:space="preserve"> </w:delText>
        </w:r>
      </w:del>
      <w:ins w:id="381" w:author="Bruno Sanchez-Andrade Nuno" w:date="2012-08-20T14:49:00Z">
        <w:r w:rsidR="00CE5E2E">
          <w:t>highlighted</w:t>
        </w:r>
      </w:ins>
      <w:ins w:id="382" w:author="Bruno Sanchez-Andrade Nuno" w:date="2012-08-20T14:48:00Z">
        <w:r w:rsidR="00CE5E2E">
          <w:t xml:space="preserve"> </w:t>
        </w:r>
      </w:ins>
      <w:r w:rsidR="007D6A95">
        <w:t xml:space="preserve">part in our presentations, but it seems to be not properly captured or </w:t>
      </w:r>
      <w:r w:rsidR="00900CF3">
        <w:t>used</w:t>
      </w:r>
      <w:r w:rsidR="007D6A95">
        <w:t xml:space="preserve"> </w:t>
      </w:r>
      <w:r w:rsidR="00900CF3">
        <w:t>i</w:t>
      </w:r>
      <w:r w:rsidR="007D6A95">
        <w:t>n the layout of the website.</w:t>
      </w:r>
    </w:p>
    <w:p w14:paraId="031A5119" w14:textId="77777777" w:rsidR="00573147" w:rsidRDefault="00573147" w:rsidP="00573147"/>
    <w:p w14:paraId="23A5CEED" w14:textId="77777777" w:rsidR="00573147" w:rsidRPr="00B614AF" w:rsidRDefault="00573147" w:rsidP="00573147">
      <w:pPr>
        <w:pStyle w:val="Heading3"/>
        <w:rPr>
          <w:color w:val="192C43"/>
        </w:rPr>
      </w:pPr>
      <w:bookmarkStart w:id="383" w:name="_Toc207094503"/>
      <w:r w:rsidRPr="00B614AF">
        <w:rPr>
          <w:color w:val="192C43"/>
        </w:rPr>
        <w:t>Presentations</w:t>
      </w:r>
      <w:bookmarkEnd w:id="383"/>
    </w:p>
    <w:p w14:paraId="3EBEEA6D" w14:textId="77777777" w:rsidR="00573147" w:rsidRDefault="00573147" w:rsidP="00573147"/>
    <w:p w14:paraId="1C21196A" w14:textId="42BAAD85" w:rsidR="00573147" w:rsidRDefault="00573147" w:rsidP="00573147">
      <w:r>
        <w:t>Given the focus on e</w:t>
      </w:r>
      <w:r w:rsidR="00D941E6">
        <w:t>xpanding the user base for the i</w:t>
      </w:r>
      <w:r>
        <w:t>ndex</w:t>
      </w:r>
      <w:r w:rsidR="004A2AE1">
        <w:t>,</w:t>
      </w:r>
      <w:r w:rsidR="00C86AD8">
        <w:t xml:space="preserve"> </w:t>
      </w:r>
      <w:r w:rsidR="004A2AE1">
        <w:t>GAIN</w:t>
      </w:r>
      <w:r>
        <w:t xml:space="preserve"> </w:t>
      </w:r>
      <w:del w:id="384" w:author="Jamie Carson" w:date="2012-08-20T13:26:00Z">
        <w:r w:rsidDel="00A16F10">
          <w:delText>staff have</w:delText>
        </w:r>
      </w:del>
      <w:ins w:id="385" w:author="Jamie Carson" w:date="2012-08-20T13:26:00Z">
        <w:r w:rsidR="00A16F10">
          <w:t>staff has</w:t>
        </w:r>
      </w:ins>
      <w:r>
        <w:t xml:space="preserve"> been active in making presentations to a </w:t>
      </w:r>
      <w:r w:rsidR="00C86AD8">
        <w:t xml:space="preserve">wide </w:t>
      </w:r>
      <w:r>
        <w:t>range</w:t>
      </w:r>
      <w:r w:rsidR="00C86AD8">
        <w:t xml:space="preserve"> of companies, consultancies,</w:t>
      </w:r>
      <w:r>
        <w:t xml:space="preserve"> </w:t>
      </w:r>
      <w:del w:id="386" w:author="Jamie Carson" w:date="2012-08-20T13:26:00Z">
        <w:r w:rsidDel="00A16F10">
          <w:delText>think-tanks</w:delText>
        </w:r>
      </w:del>
      <w:ins w:id="387" w:author="Jamie Carson" w:date="2012-08-20T13:26:00Z">
        <w:r w:rsidR="00A16F10">
          <w:t>think tanks</w:t>
        </w:r>
      </w:ins>
      <w:r>
        <w:t>, government and non-government institutions, and technical forums.</w:t>
      </w:r>
      <w:r w:rsidR="007D6A95">
        <w:t xml:space="preserve"> This is a short Summary</w:t>
      </w:r>
      <w:r>
        <w:t xml:space="preserve"> of some </w:t>
      </w:r>
      <w:r w:rsidR="00C86AD8">
        <w:t>of the presentations GAIN has made</w:t>
      </w:r>
      <w:r>
        <w:t xml:space="preserve"> since September 2011.</w:t>
      </w:r>
    </w:p>
    <w:p w14:paraId="3CD8B134"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with Calvert Investments, September 16, 2011, Bethesda, Maryland</w:t>
      </w:r>
    </w:p>
    <w:p w14:paraId="6012EC7C"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 xml:space="preserve">Panel discussion, </w:t>
      </w:r>
      <w:r w:rsidRPr="00DE4661">
        <w:rPr>
          <w:i/>
          <w:sz w:val="22"/>
          <w:szCs w:val="22"/>
        </w:rPr>
        <w:t>Rethinking Resiliency</w:t>
      </w:r>
      <w:r>
        <w:rPr>
          <w:sz w:val="22"/>
          <w:szCs w:val="22"/>
        </w:rPr>
        <w:t>, during NYC Climate week, September 21, 2011</w:t>
      </w:r>
    </w:p>
    <w:p w14:paraId="51072DA8"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European Ideas Network in Bucharest, Romania, September 22, 2011</w:t>
      </w:r>
    </w:p>
    <w:p w14:paraId="1B6F735B"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Inter-American Development Bank, October 7, 2011, Washington, DC</w:t>
      </w:r>
    </w:p>
    <w:p w14:paraId="1DA91E1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GAIN Index presentation, Tecnológico de Monterrey webcast throughout Latin America, November 3, 2011</w:t>
      </w:r>
    </w:p>
    <w:p w14:paraId="7BF30188"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Carnegie Moscow Center, Carnegie Endowment for International Peace, Moscow, November 9, 2011</w:t>
      </w:r>
    </w:p>
    <w:p w14:paraId="348EC7AD"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GAIN Index Presentation to Latin American Ambassadors to the U.S., November 15, 2011</w:t>
      </w:r>
    </w:p>
    <w:p w14:paraId="648F08B2"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to the UNFCCC Secretariat, Bonn Germany, November 15, 2011</w:t>
      </w:r>
    </w:p>
    <w:p w14:paraId="5E4D6E2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Meeting of international vulnerability experts, “Workshop on Vulnerability Indices,” Paris France, November 16, 2011</w:t>
      </w:r>
    </w:p>
    <w:p w14:paraId="5B86BD2E"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World Bank, Asian Regions Experts, November 18, 2011</w:t>
      </w:r>
    </w:p>
    <w:p w14:paraId="5B147BB4"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Virtual Presentation to PepsiCo, Mexico, November 22, 2011</w:t>
      </w:r>
    </w:p>
    <w:p w14:paraId="3BDA9B1B"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to Caribbean Ambassadors to the U.S., OEA, Washington, DC, November 22, 2011</w:t>
      </w:r>
    </w:p>
    <w:p w14:paraId="4C7D382B" w14:textId="77777777" w:rsidR="00573147" w:rsidRPr="00077F9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to GRULA Ambassadors, Washington, DC, November 22, 2011</w:t>
      </w:r>
    </w:p>
    <w:p w14:paraId="7AE0AFE5"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COP 17, UNFCCC climate negoti</w:t>
      </w:r>
      <w:r>
        <w:rPr>
          <w:i/>
          <w:sz w:val="22"/>
          <w:szCs w:val="22"/>
        </w:rPr>
        <w:t>ati</w:t>
      </w:r>
      <w:r w:rsidRPr="00DE4661">
        <w:rPr>
          <w:i/>
          <w:sz w:val="22"/>
          <w:szCs w:val="22"/>
        </w:rPr>
        <w:t>ons</w:t>
      </w:r>
      <w:r>
        <w:rPr>
          <w:sz w:val="22"/>
          <w:szCs w:val="22"/>
        </w:rPr>
        <w:t xml:space="preserve"> GAIN Index discussion, Durban, South Africa</w:t>
      </w:r>
    </w:p>
    <w:p w14:paraId="18C8E213"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American University, November 30, 2011</w:t>
      </w:r>
    </w:p>
    <w:p w14:paraId="6D95AC5F"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sz w:val="22"/>
          <w:szCs w:val="22"/>
        </w:rPr>
        <w:t>Presentation at IFC, January 27, 2012, Washington, DC</w:t>
      </w:r>
    </w:p>
    <w:p w14:paraId="22029E91"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Is Latin America Ready to Cope with Climate Change? A Discussion of the Global Adaptation Index</w:t>
      </w:r>
      <w:r>
        <w:rPr>
          <w:sz w:val="22"/>
          <w:szCs w:val="22"/>
        </w:rPr>
        <w:t>, Inter-American Dialogue, Washington, DC, March 20, 2012</w:t>
      </w:r>
    </w:p>
    <w:p w14:paraId="5989E37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Engineers Without Borders-USA, Annual Meeting</w:t>
      </w:r>
      <w:r>
        <w:rPr>
          <w:sz w:val="22"/>
          <w:szCs w:val="22"/>
        </w:rPr>
        <w:t>, Henderson, Nevada, March 22, 2012</w:t>
      </w:r>
    </w:p>
    <w:p w14:paraId="19E71376" w14:textId="21E0973B"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 xml:space="preserve">A Conversation on the Future of </w:t>
      </w:r>
      <w:r w:rsidR="00017F27">
        <w:rPr>
          <w:i/>
          <w:sz w:val="22"/>
          <w:szCs w:val="22"/>
        </w:rPr>
        <w:t>C.</w:t>
      </w:r>
      <w:r w:rsidRPr="00DE4661">
        <w:rPr>
          <w:i/>
          <w:sz w:val="22"/>
          <w:szCs w:val="22"/>
        </w:rPr>
        <w:t xml:space="preserve"> America</w:t>
      </w:r>
      <w:r>
        <w:rPr>
          <w:sz w:val="22"/>
          <w:szCs w:val="22"/>
        </w:rPr>
        <w:t>, Brookings Institution, Washington, DC, March 29, 2012</w:t>
      </w:r>
    </w:p>
    <w:p w14:paraId="50E24C31"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World Economic Forum on Latin America</w:t>
      </w:r>
      <w:r>
        <w:rPr>
          <w:sz w:val="22"/>
          <w:szCs w:val="22"/>
        </w:rPr>
        <w:t xml:space="preserve">, Puerto Vallarta, Mexico, April 16-18, </w:t>
      </w:r>
    </w:p>
    <w:p w14:paraId="1491C1BB"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GAIN Annual Meeting &amp; Scientific Convening</w:t>
      </w:r>
      <w:r>
        <w:rPr>
          <w:sz w:val="22"/>
          <w:szCs w:val="22"/>
        </w:rPr>
        <w:t>, Washington, DC, May 9 &amp; 10</w:t>
      </w:r>
    </w:p>
    <w:p w14:paraId="36C1D2D0" w14:textId="1B3BA11F" w:rsidR="00573147" w:rsidRDefault="00A16F10" w:rsidP="00573147">
      <w:pPr>
        <w:pStyle w:val="NormalWeb"/>
        <w:numPr>
          <w:ilvl w:val="0"/>
          <w:numId w:val="24"/>
        </w:numPr>
        <w:shd w:val="clear" w:color="auto" w:fill="FFFFFF"/>
        <w:spacing w:beforeLines="0" w:before="100" w:beforeAutospacing="1" w:afterLines="0" w:after="100" w:afterAutospacing="1"/>
        <w:jc w:val="both"/>
        <w:rPr>
          <w:sz w:val="22"/>
          <w:szCs w:val="22"/>
        </w:rPr>
      </w:pPr>
      <w:r w:rsidRPr="00DE4661">
        <w:rPr>
          <w:i/>
          <w:sz w:val="22"/>
          <w:szCs w:val="22"/>
        </w:rPr>
        <w:t>RIO + 20, UN Global Sustainability Conference</w:t>
      </w:r>
      <w:r>
        <w:rPr>
          <w:sz w:val="22"/>
          <w:szCs w:val="22"/>
        </w:rPr>
        <w:t>, Rio de Janeiro,</w:t>
      </w:r>
      <w:del w:id="388" w:author="Jamie Carson" w:date="2012-08-20T13:26:00Z">
        <w:r w:rsidDel="00A145F4">
          <w:rPr>
            <w:sz w:val="22"/>
            <w:szCs w:val="22"/>
          </w:rPr>
          <w:delText xml:space="preserve"> </w:delText>
        </w:r>
      </w:del>
      <w:r>
        <w:rPr>
          <w:sz w:val="22"/>
          <w:szCs w:val="22"/>
        </w:rPr>
        <w:t xml:space="preserve"> June 20, 2012</w:t>
      </w:r>
    </w:p>
    <w:p w14:paraId="44C15206" w14:textId="77777777" w:rsidR="00573147" w:rsidRPr="00077F9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i/>
          <w:sz w:val="22"/>
          <w:szCs w:val="22"/>
        </w:rPr>
        <w:t>USAID, July, 2012</w:t>
      </w:r>
    </w:p>
    <w:p w14:paraId="47748F90" w14:textId="77777777" w:rsidR="00573147" w:rsidRDefault="00573147" w:rsidP="00573147">
      <w:pPr>
        <w:pStyle w:val="NormalWeb"/>
        <w:numPr>
          <w:ilvl w:val="0"/>
          <w:numId w:val="24"/>
        </w:numPr>
        <w:shd w:val="clear" w:color="auto" w:fill="FFFFFF"/>
        <w:spacing w:beforeLines="0" w:before="100" w:beforeAutospacing="1" w:afterLines="0" w:after="100" w:afterAutospacing="1"/>
        <w:jc w:val="both"/>
        <w:rPr>
          <w:sz w:val="22"/>
          <w:szCs w:val="22"/>
        </w:rPr>
      </w:pPr>
      <w:r>
        <w:rPr>
          <w:i/>
          <w:sz w:val="22"/>
          <w:szCs w:val="22"/>
        </w:rPr>
        <w:t xml:space="preserve">State Department, </w:t>
      </w:r>
      <w:r>
        <w:rPr>
          <w:sz w:val="22"/>
          <w:szCs w:val="22"/>
        </w:rPr>
        <w:t>Office of Global Change, August, 2012</w:t>
      </w:r>
    </w:p>
    <w:p w14:paraId="5DB469EB" w14:textId="6E67E959" w:rsidR="00573147" w:rsidRDefault="00573147" w:rsidP="00573147">
      <w:pPr>
        <w:pStyle w:val="NormalWeb"/>
        <w:shd w:val="clear" w:color="auto" w:fill="FFFFFF"/>
        <w:spacing w:before="2" w:after="2"/>
        <w:rPr>
          <w:rStyle w:val="Hyperlink"/>
          <w:sz w:val="24"/>
          <w:szCs w:val="24"/>
        </w:rPr>
      </w:pPr>
      <w:r w:rsidRPr="00B01FE2">
        <w:rPr>
          <w:sz w:val="24"/>
          <w:szCs w:val="24"/>
        </w:rPr>
        <w:t xml:space="preserve">The Index also </w:t>
      </w:r>
      <w:ins w:id="389" w:author="Tim Wierzbicki" w:date="2012-08-20T14:20:00Z">
        <w:r w:rsidR="00CA2F1F">
          <w:rPr>
            <w:sz w:val="24"/>
            <w:szCs w:val="24"/>
          </w:rPr>
          <w:t xml:space="preserve">was </w:t>
        </w:r>
      </w:ins>
      <w:r w:rsidRPr="00B01FE2">
        <w:rPr>
          <w:sz w:val="24"/>
          <w:szCs w:val="24"/>
        </w:rPr>
        <w:t>featured in a number of technical presentations dealing more broadly with the application of indices in adaptation planning, including meetings in Bonn, Tucson and Melbourne. A partial list of events can also be found here:</w:t>
      </w:r>
      <w:r>
        <w:rPr>
          <w:sz w:val="24"/>
          <w:szCs w:val="24"/>
        </w:rPr>
        <w:t xml:space="preserve"> </w:t>
      </w:r>
      <w:hyperlink r:id="rId22" w:history="1">
        <w:r w:rsidRPr="00B01FE2">
          <w:rPr>
            <w:rStyle w:val="Hyperlink"/>
            <w:sz w:val="24"/>
            <w:szCs w:val="24"/>
          </w:rPr>
          <w:t>http://news.gain.org/tagged/events</w:t>
        </w:r>
      </w:hyperlink>
    </w:p>
    <w:p w14:paraId="42F37975" w14:textId="77777777" w:rsidR="00B04B24" w:rsidRDefault="00B04B24" w:rsidP="00573147">
      <w:pPr>
        <w:pStyle w:val="NormalWeb"/>
        <w:shd w:val="clear" w:color="auto" w:fill="FFFFFF"/>
        <w:spacing w:before="2" w:after="2"/>
        <w:rPr>
          <w:rStyle w:val="Hyperlink"/>
          <w:sz w:val="24"/>
          <w:szCs w:val="24"/>
        </w:rPr>
      </w:pPr>
    </w:p>
    <w:p w14:paraId="66AC4371" w14:textId="79A441E7" w:rsidR="00CE5E2E" w:rsidRDefault="00CE5E2E" w:rsidP="00CE5E2E">
      <w:pPr>
        <w:pStyle w:val="Heading3"/>
        <w:rPr>
          <w:ins w:id="390" w:author="Bruno Sanchez-Andrade Nuno" w:date="2012-08-20T14:49:00Z"/>
        </w:rPr>
        <w:pPrChange w:id="391" w:author="Bruno Sanchez-Andrade Nuno" w:date="2012-08-20T14:49:00Z">
          <w:pPr/>
        </w:pPrChange>
      </w:pPr>
      <w:bookmarkStart w:id="392" w:name="_Toc207094504"/>
      <w:ins w:id="393" w:author="Bruno Sanchez-Andrade Nuno" w:date="2012-08-20T14:49:00Z">
        <w:r>
          <w:t>Website source code</w:t>
        </w:r>
        <w:bookmarkEnd w:id="392"/>
      </w:ins>
    </w:p>
    <w:p w14:paraId="100C1E32" w14:textId="17A4D7D7" w:rsidR="00B04B24" w:rsidRPr="00B614AF" w:rsidRDefault="00B04B24" w:rsidP="00B04B24">
      <w:r w:rsidRPr="00B614AF">
        <w:t xml:space="preserve">The </w:t>
      </w:r>
      <w:del w:id="394" w:author="Bruno Sanchez-Andrade Nuno" w:date="2012-08-20T14:50:00Z">
        <w:r w:rsidDel="00CE5E2E">
          <w:delText xml:space="preserve">Index </w:delText>
        </w:r>
        <w:r w:rsidRPr="00B614AF" w:rsidDel="00CE5E2E">
          <w:delText xml:space="preserve">website </w:delText>
        </w:r>
      </w:del>
      <w:r w:rsidRPr="00B614AF">
        <w:t xml:space="preserve">source </w:t>
      </w:r>
      <w:ins w:id="395" w:author="Bruno Sanchez-Andrade Nuno" w:date="2012-08-20T14:50:00Z">
        <w:r w:rsidR="00CE5E2E">
          <w:t xml:space="preserve">code for the Index website is based on many open sourced tools. Following our transparency and commitment to </w:t>
        </w:r>
      </w:ins>
      <w:ins w:id="396" w:author="Bruno Sanchez-Andrade Nuno" w:date="2012-08-20T14:51:00Z">
        <w:r w:rsidR="00CE5E2E">
          <w:t xml:space="preserve">the </w:t>
        </w:r>
      </w:ins>
      <w:ins w:id="397" w:author="Bruno Sanchez-Andrade Nuno" w:date="2012-08-20T14:50:00Z">
        <w:r w:rsidR="00CE5E2E">
          <w:t xml:space="preserve">open source </w:t>
        </w:r>
      </w:ins>
      <w:ins w:id="398" w:author="Bruno Sanchez-Andrade Nuno" w:date="2012-08-20T14:51:00Z">
        <w:r w:rsidR="00CE5E2E">
          <w:t xml:space="preserve">movement, we have also released all the code and </w:t>
        </w:r>
      </w:ins>
      <w:del w:id="399" w:author="Bruno Sanchez-Andrade Nuno" w:date="2012-08-20T14:51:00Z">
        <w:r w:rsidRPr="00B614AF" w:rsidDel="00CE5E2E">
          <w:delText xml:space="preserve">files and </w:delText>
        </w:r>
      </w:del>
      <w:r w:rsidRPr="00B614AF">
        <w:t xml:space="preserve">instructions for </w:t>
      </w:r>
      <w:r>
        <w:t xml:space="preserve">local </w:t>
      </w:r>
      <w:r w:rsidRPr="00B614AF">
        <w:t>deployment</w:t>
      </w:r>
      <w:del w:id="400" w:author="Bruno Sanchez-Andrade Nuno" w:date="2012-08-20T14:51:00Z">
        <w:r w:rsidRPr="00B614AF" w:rsidDel="00CE5E2E">
          <w:delText xml:space="preserve"> </w:delText>
        </w:r>
        <w:r w:rsidDel="00CE5E2E">
          <w:delText>are</w:delText>
        </w:r>
        <w:r w:rsidRPr="00B614AF" w:rsidDel="00CE5E2E">
          <w:delText xml:space="preserve"> available here</w:delText>
        </w:r>
      </w:del>
      <w:r w:rsidRPr="00B614AF">
        <w:t>:</w:t>
      </w:r>
    </w:p>
    <w:p w14:paraId="3BEF2248" w14:textId="77777777" w:rsidR="00B04B24" w:rsidRPr="00B614AF" w:rsidRDefault="00584CCD" w:rsidP="00B04B24">
      <w:hyperlink r:id="rId23" w:history="1">
        <w:r w:rsidR="00B04B24" w:rsidRPr="00B614AF">
          <w:rPr>
            <w:rStyle w:val="Hyperlink"/>
          </w:rPr>
          <w:t>https://github.com/globalai/Index-site/tags</w:t>
        </w:r>
      </w:hyperlink>
    </w:p>
    <w:p w14:paraId="11875672" w14:textId="77777777" w:rsidR="00B04B24" w:rsidRDefault="00B04B24" w:rsidP="00573147">
      <w:pPr>
        <w:pStyle w:val="NormalWeb"/>
        <w:shd w:val="clear" w:color="auto" w:fill="FFFFFF"/>
        <w:spacing w:before="2" w:after="2"/>
        <w:rPr>
          <w:sz w:val="24"/>
          <w:szCs w:val="24"/>
        </w:rPr>
      </w:pPr>
    </w:p>
    <w:p w14:paraId="1EE6BBE2" w14:textId="77777777" w:rsidR="00B614AF" w:rsidRDefault="00B614AF" w:rsidP="00573147">
      <w:pPr>
        <w:pStyle w:val="Heading3"/>
      </w:pPr>
    </w:p>
    <w:p w14:paraId="6D5037B5" w14:textId="0535479B" w:rsidR="00573147" w:rsidRPr="00B614AF" w:rsidRDefault="00573147" w:rsidP="00573147">
      <w:pPr>
        <w:pStyle w:val="Heading3"/>
        <w:rPr>
          <w:color w:val="192C43"/>
        </w:rPr>
      </w:pPr>
      <w:bookmarkStart w:id="401" w:name="_Toc207094505"/>
      <w:r w:rsidRPr="00B614AF">
        <w:rPr>
          <w:color w:val="192C43"/>
        </w:rPr>
        <w:t xml:space="preserve">Email and </w:t>
      </w:r>
      <w:ins w:id="402" w:author="Jamie Carson" w:date="2012-08-20T13:50:00Z">
        <w:r w:rsidR="002E55C5">
          <w:rPr>
            <w:color w:val="192C43"/>
          </w:rPr>
          <w:t>p</w:t>
        </w:r>
      </w:ins>
      <w:del w:id="403" w:author="Jamie Carson" w:date="2012-08-20T13:50:00Z">
        <w:r w:rsidRPr="00B614AF" w:rsidDel="002E55C5">
          <w:rPr>
            <w:color w:val="192C43"/>
          </w:rPr>
          <w:delText>P</w:delText>
        </w:r>
      </w:del>
      <w:r w:rsidRPr="00B614AF">
        <w:rPr>
          <w:color w:val="192C43"/>
        </w:rPr>
        <w:t xml:space="preserve">ersonal </w:t>
      </w:r>
      <w:ins w:id="404" w:author="Jamie Carson" w:date="2012-08-20T13:50:00Z">
        <w:r w:rsidR="002E55C5">
          <w:rPr>
            <w:color w:val="192C43"/>
          </w:rPr>
          <w:t>f</w:t>
        </w:r>
      </w:ins>
      <w:del w:id="405" w:author="Jamie Carson" w:date="2012-08-20T13:50:00Z">
        <w:r w:rsidRPr="00B614AF" w:rsidDel="002E55C5">
          <w:rPr>
            <w:color w:val="192C43"/>
          </w:rPr>
          <w:delText>F</w:delText>
        </w:r>
      </w:del>
      <w:r w:rsidRPr="00B614AF">
        <w:rPr>
          <w:color w:val="192C43"/>
        </w:rPr>
        <w:t>eedback</w:t>
      </w:r>
      <w:bookmarkEnd w:id="401"/>
    </w:p>
    <w:p w14:paraId="397604B4" w14:textId="77777777" w:rsidR="00573147" w:rsidRDefault="00573147" w:rsidP="00573147"/>
    <w:p w14:paraId="7F9F413B" w14:textId="2D86A1E4" w:rsidR="00573147" w:rsidRDefault="00573147" w:rsidP="00573147">
      <w:r>
        <w:t xml:space="preserve">We have compiled a list of ~40 Issues; i.e. questions from users at our presentations or via email regarding definitions, data sources, problems, data gaps, criteria and others. The list is available online at: </w:t>
      </w:r>
      <w:ins w:id="406" w:author="Jamie Carson" w:date="2012-08-20T13:35:00Z">
        <w:r w:rsidR="00A56283">
          <w:fldChar w:fldCharType="begin"/>
        </w:r>
        <w:r w:rsidR="00A56283">
          <w:instrText xml:space="preserve"> HYPERLINK "</w:instrText>
        </w:r>
      </w:ins>
      <w:r w:rsidR="00A56283" w:rsidRPr="00A56283">
        <w:rPr>
          <w:rPrChange w:id="407" w:author="Jamie Carson" w:date="2012-08-20T13:35:00Z">
            <w:rPr>
              <w:rStyle w:val="Hyperlink"/>
            </w:rPr>
          </w:rPrChange>
        </w:rPr>
        <w:instrText>https://github.com/globalai/</w:instrText>
      </w:r>
      <w:ins w:id="408" w:author="Jamie Carson" w:date="2012-08-20T13:34:00Z">
        <w:r w:rsidR="00A56283" w:rsidRPr="00A56283">
          <w:rPr>
            <w:rPrChange w:id="409" w:author="Jamie Carson" w:date="2012-08-20T13:35:00Z">
              <w:rPr>
                <w:rStyle w:val="Hyperlink"/>
              </w:rPr>
            </w:rPrChange>
          </w:rPr>
          <w:instrText>g</w:instrText>
        </w:r>
      </w:ins>
      <w:r w:rsidR="00A56283" w:rsidRPr="00A56283">
        <w:rPr>
          <w:rPrChange w:id="410" w:author="Jamie Carson" w:date="2012-08-20T13:35:00Z">
            <w:rPr>
              <w:rStyle w:val="Hyperlink"/>
            </w:rPr>
          </w:rPrChange>
        </w:rPr>
        <w:instrText>a</w:instrText>
      </w:r>
      <w:ins w:id="411" w:author="Jamie Carson" w:date="2012-08-20T13:33:00Z">
        <w:r w:rsidR="00A56283" w:rsidRPr="00A56283">
          <w:rPr>
            <w:rPrChange w:id="412" w:author="Jamie Carson" w:date="2012-08-20T13:35:00Z">
              <w:rPr>
                <w:rStyle w:val="Hyperlink"/>
              </w:rPr>
            </w:rPrChange>
          </w:rPr>
          <w:instrText>i</w:instrText>
        </w:r>
      </w:ins>
      <w:r w:rsidR="00A56283" w:rsidRPr="00A56283">
        <w:rPr>
          <w:rPrChange w:id="413" w:author="Jamie Carson" w:date="2012-08-20T13:35:00Z">
            <w:rPr>
              <w:rStyle w:val="Hyperlink"/>
            </w:rPr>
          </w:rPrChange>
        </w:rPr>
        <w:instrText>n-</w:instrText>
      </w:r>
      <w:ins w:id="414" w:author="Jamie Carson" w:date="2012-08-20T13:34:00Z">
        <w:r w:rsidR="00A56283" w:rsidRPr="00A56283">
          <w:rPr>
            <w:rPrChange w:id="415" w:author="Jamie Carson" w:date="2012-08-20T13:35:00Z">
              <w:rPr>
                <w:rStyle w:val="Hyperlink"/>
              </w:rPr>
            </w:rPrChange>
          </w:rPr>
          <w:instrText>i</w:instrText>
        </w:r>
      </w:ins>
      <w:r w:rsidR="00A56283" w:rsidRPr="00A56283">
        <w:rPr>
          <w:rPrChange w:id="416" w:author="Jamie Carson" w:date="2012-08-20T13:35:00Z">
            <w:rPr>
              <w:rStyle w:val="Hyperlink"/>
            </w:rPr>
          </w:rPrChange>
        </w:rPr>
        <w:instrText>ndex/issues</w:instrText>
      </w:r>
      <w:ins w:id="417" w:author="Jamie Carson" w:date="2012-08-20T13:35:00Z">
        <w:r w:rsidR="00A56283">
          <w:instrText xml:space="preserve">" </w:instrText>
        </w:r>
        <w:r w:rsidR="00A56283">
          <w:fldChar w:fldCharType="separate"/>
        </w:r>
      </w:ins>
      <w:r w:rsidR="00A56283" w:rsidRPr="00A56283">
        <w:rPr>
          <w:rStyle w:val="Hyperlink"/>
        </w:rPr>
        <w:t>https://github.com/globalai/</w:t>
      </w:r>
      <w:ins w:id="418" w:author="Jamie Carson" w:date="2012-08-20T13:34:00Z">
        <w:r w:rsidR="00A56283" w:rsidRPr="002E55C5">
          <w:rPr>
            <w:rStyle w:val="Hyperlink"/>
          </w:rPr>
          <w:t>g</w:t>
        </w:r>
      </w:ins>
      <w:del w:id="419" w:author="Jamie Carson" w:date="2012-08-20T13:34:00Z">
        <w:r w:rsidR="00A56283" w:rsidRPr="002E55C5" w:rsidDel="00A16F10">
          <w:rPr>
            <w:rStyle w:val="Hyperlink"/>
          </w:rPr>
          <w:delText>G</w:delText>
        </w:r>
      </w:del>
      <w:r w:rsidR="00A56283" w:rsidRPr="002E55C5">
        <w:rPr>
          <w:rStyle w:val="Hyperlink"/>
        </w:rPr>
        <w:t>a</w:t>
      </w:r>
      <w:ins w:id="420" w:author="Jamie Carson" w:date="2012-08-20T13:33:00Z">
        <w:r w:rsidR="00A56283" w:rsidRPr="002E55C5">
          <w:rPr>
            <w:rStyle w:val="Hyperlink"/>
          </w:rPr>
          <w:t>i</w:t>
        </w:r>
      </w:ins>
      <w:del w:id="421" w:author="Jamie Carson" w:date="2012-08-20T13:33:00Z">
        <w:r w:rsidR="00A56283" w:rsidRPr="002E55C5" w:rsidDel="00A16F10">
          <w:rPr>
            <w:rStyle w:val="Hyperlink"/>
          </w:rPr>
          <w:delText>I</w:delText>
        </w:r>
      </w:del>
      <w:r w:rsidR="00A56283" w:rsidRPr="002E55C5">
        <w:rPr>
          <w:rStyle w:val="Hyperlink"/>
        </w:rPr>
        <w:t>n-</w:t>
      </w:r>
      <w:ins w:id="422" w:author="Jamie Carson" w:date="2012-08-20T13:34:00Z">
        <w:r w:rsidR="00A56283" w:rsidRPr="002E55C5">
          <w:rPr>
            <w:rStyle w:val="Hyperlink"/>
          </w:rPr>
          <w:t>i</w:t>
        </w:r>
      </w:ins>
      <w:del w:id="423" w:author="Jamie Carson" w:date="2012-08-20T13:34:00Z">
        <w:r w:rsidR="00A56283" w:rsidRPr="002E55C5" w:rsidDel="00A16F10">
          <w:rPr>
            <w:rStyle w:val="Hyperlink"/>
          </w:rPr>
          <w:delText>I</w:delText>
        </w:r>
      </w:del>
      <w:r w:rsidR="00A56283" w:rsidRPr="002E55C5">
        <w:rPr>
          <w:rStyle w:val="Hyperlink"/>
        </w:rPr>
        <w:t>ndex/issues</w:t>
      </w:r>
      <w:ins w:id="424" w:author="Jamie Carson" w:date="2012-08-20T13:35:00Z">
        <w:r w:rsidR="00A56283">
          <w:fldChar w:fldCharType="end"/>
        </w:r>
      </w:ins>
      <w:r>
        <w:rPr>
          <w:rStyle w:val="Hyperlink"/>
        </w:rPr>
        <w:t xml:space="preserve">.  </w:t>
      </w:r>
      <w:r>
        <w:t xml:space="preserve">We are also listing how GAIN has resolved or intends to address the Issue (14 of those Issues are already fixed/closed). </w:t>
      </w:r>
    </w:p>
    <w:p w14:paraId="1B967E74" w14:textId="77777777" w:rsidR="00573147" w:rsidRDefault="00573147" w:rsidP="00573147"/>
    <w:p w14:paraId="30F5594B" w14:textId="77777777" w:rsidR="00573147" w:rsidRPr="00B614AF" w:rsidRDefault="00573147" w:rsidP="00573147"/>
    <w:p w14:paraId="2918308B" w14:textId="02BFF994" w:rsidR="0018553C" w:rsidRPr="00B614AF" w:rsidRDefault="0018553C" w:rsidP="0018553C">
      <w:pPr>
        <w:pStyle w:val="Heading2"/>
        <w:rPr>
          <w:rFonts w:ascii="Georgia" w:hAnsi="Georgia"/>
          <w:i w:val="0"/>
        </w:rPr>
      </w:pPr>
      <w:bookmarkStart w:id="425" w:name="_Toc207094506"/>
      <w:r>
        <w:rPr>
          <w:rFonts w:ascii="Georgia" w:hAnsi="Georgia"/>
          <w:i w:val="0"/>
        </w:rPr>
        <w:t xml:space="preserve">GAIN Index </w:t>
      </w:r>
      <w:commentRangeStart w:id="426"/>
      <w:r>
        <w:rPr>
          <w:rFonts w:ascii="Georgia" w:hAnsi="Georgia"/>
          <w:i w:val="0"/>
        </w:rPr>
        <w:t>2012</w:t>
      </w:r>
      <w:commentRangeEnd w:id="426"/>
      <w:r w:rsidR="00CA2F1F">
        <w:rPr>
          <w:rStyle w:val="CommentReference"/>
          <w:rFonts w:ascii="Georgia" w:eastAsiaTheme="minorEastAsia" w:hAnsi="Georgia" w:cs="Arial"/>
          <w:bCs w:val="0"/>
          <w:i w:val="0"/>
          <w:color w:val="auto"/>
        </w:rPr>
        <w:commentReference w:id="426"/>
      </w:r>
      <w:bookmarkEnd w:id="425"/>
    </w:p>
    <w:p w14:paraId="29B6CC04" w14:textId="77777777" w:rsidR="0018553C" w:rsidRDefault="0018553C" w:rsidP="00573147"/>
    <w:p w14:paraId="7F87BF66" w14:textId="525C9E80" w:rsidR="00573147" w:rsidRPr="00B614AF" w:rsidRDefault="0018553C" w:rsidP="00573147">
      <w:r>
        <w:t>The Gain Index 201</w:t>
      </w:r>
      <w:r w:rsidR="006F6108">
        <w:t>2</w:t>
      </w:r>
      <w:r>
        <w:t xml:space="preserve"> </w:t>
      </w:r>
      <w:r w:rsidR="00900CF3">
        <w:t>builds upon the</w:t>
      </w:r>
      <w:r>
        <w:t xml:space="preserve"> structure o</w:t>
      </w:r>
      <w:r w:rsidR="00900CF3">
        <w:t>f</w:t>
      </w:r>
      <w:r>
        <w:t xml:space="preserve"> the </w:t>
      </w:r>
      <w:r w:rsidR="00900CF3">
        <w:t xml:space="preserve">2011 </w:t>
      </w:r>
      <w:r>
        <w:t>GAIN Index</w:t>
      </w:r>
      <w:r w:rsidR="006F6108">
        <w:t xml:space="preserve"> </w:t>
      </w:r>
      <w:del w:id="427" w:author="Jamie Carson" w:date="2012-08-20T13:27:00Z">
        <w:r w:rsidR="006F6108" w:rsidDel="00A16F10">
          <w:delText>( i.e</w:delText>
        </w:r>
      </w:del>
      <w:ins w:id="428" w:author="Jamie Carson" w:date="2012-08-20T13:27:00Z">
        <w:r w:rsidR="00A16F10">
          <w:t>(i.e</w:t>
        </w:r>
      </w:ins>
      <w:r w:rsidR="006F6108">
        <w:t xml:space="preserve">. the one currently available at </w:t>
      </w:r>
      <w:r w:rsidR="00CE5E2E">
        <w:fldChar w:fldCharType="begin"/>
      </w:r>
      <w:r w:rsidR="00CE5E2E">
        <w:instrText xml:space="preserve"> HYPERLINK "index.gain.org" </w:instrText>
      </w:r>
      <w:ins w:id="429" w:author="Bruno Sanchez-Andrade Nuno" w:date="2012-08-20T15:04:00Z"/>
      <w:r w:rsidR="00CE5E2E">
        <w:fldChar w:fldCharType="separate"/>
      </w:r>
      <w:r w:rsidRPr="0018553C">
        <w:rPr>
          <w:rStyle w:val="Hyperlink"/>
        </w:rPr>
        <w:t>index.gain.org</w:t>
      </w:r>
      <w:r w:rsidR="00CE5E2E">
        <w:rPr>
          <w:rStyle w:val="Hyperlink"/>
        </w:rPr>
        <w:fldChar w:fldCharType="end"/>
      </w:r>
      <w:r w:rsidR="006F6108">
        <w:t>)</w:t>
      </w:r>
      <w:r>
        <w:t xml:space="preserve">. </w:t>
      </w:r>
      <w:r w:rsidR="00573147" w:rsidRPr="00B614AF">
        <w:t xml:space="preserve">The code, files and data that create </w:t>
      </w:r>
      <w:r w:rsidR="006F6108">
        <w:t>the</w:t>
      </w:r>
      <w:r>
        <w:t xml:space="preserve"> Index </w:t>
      </w:r>
      <w:r w:rsidR="006F6108">
        <w:t>are</w:t>
      </w:r>
      <w:r w:rsidR="00573147" w:rsidRPr="00B614AF">
        <w:t xml:space="preserve"> available here:</w:t>
      </w:r>
    </w:p>
    <w:p w14:paraId="15C69841" w14:textId="0B321361" w:rsidR="00573147" w:rsidRPr="00B614AF" w:rsidRDefault="00CE5E2E" w:rsidP="00573147">
      <w:hyperlink r:id="rId24" w:history="1">
        <w:r w:rsidR="006F6108" w:rsidRPr="006F6108">
          <w:rPr>
            <w:rStyle w:val="Hyperlink"/>
          </w:rPr>
          <w:t>https://github.com/globalai/GaIn-Index/</w:t>
        </w:r>
      </w:hyperlink>
    </w:p>
    <w:p w14:paraId="7ECBBFB7" w14:textId="77777777" w:rsidR="00573147" w:rsidRPr="00B614AF" w:rsidRDefault="00573147" w:rsidP="00573147"/>
    <w:p w14:paraId="33159ED1" w14:textId="77777777" w:rsidR="00B03B4D" w:rsidRDefault="00B03B4D" w:rsidP="00573147">
      <w:pPr>
        <w:rPr>
          <w:i/>
        </w:rPr>
      </w:pPr>
    </w:p>
    <w:p w14:paraId="251B06BC" w14:textId="14F1D14D" w:rsidR="006F6108" w:rsidRDefault="00A16F10" w:rsidP="006F6108">
      <w:r>
        <w:t xml:space="preserve">The proposed </w:t>
      </w:r>
      <w:del w:id="430" w:author="Jamie Carson" w:date="2012-08-20T13:27:00Z">
        <w:r w:rsidDel="00A145F4">
          <w:delText xml:space="preserve">Gain </w:delText>
        </w:r>
      </w:del>
      <w:ins w:id="431" w:author="Jamie Carson" w:date="2012-08-20T13:27:00Z">
        <w:r>
          <w:t xml:space="preserve">GAIN </w:t>
        </w:r>
      </w:ins>
      <w:r>
        <w:t>Index 2012</w:t>
      </w:r>
      <w:del w:id="432" w:author="Jamie Carson" w:date="2012-08-20T13:27:00Z">
        <w:r w:rsidDel="00A145F4">
          <w:delText xml:space="preserve"> </w:delText>
        </w:r>
      </w:del>
      <w:r>
        <w:t xml:space="preserve"> reflects these main improvements: </w:t>
      </w:r>
    </w:p>
    <w:p w14:paraId="08461591" w14:textId="6F0E752B" w:rsidR="006F6108" w:rsidRPr="00B614AF" w:rsidRDefault="006F6108" w:rsidP="006F6108">
      <w:pPr>
        <w:pStyle w:val="ListParagraph"/>
        <w:numPr>
          <w:ilvl w:val="0"/>
          <w:numId w:val="26"/>
        </w:numPr>
      </w:pPr>
      <w:r w:rsidRPr="00B614AF">
        <w:t xml:space="preserve">Data </w:t>
      </w:r>
      <w:r>
        <w:t xml:space="preserve">is </w:t>
      </w:r>
      <w:r w:rsidRPr="00B614AF">
        <w:t xml:space="preserve">updated </w:t>
      </w:r>
      <w:r>
        <w:t xml:space="preserve">from its sources </w:t>
      </w:r>
      <w:r w:rsidRPr="00B614AF">
        <w:t xml:space="preserve">to include new information </w:t>
      </w:r>
      <w:r>
        <w:t>arising</w:t>
      </w:r>
      <w:r w:rsidRPr="00B614AF">
        <w:t xml:space="preserve"> in </w:t>
      </w:r>
      <w:r>
        <w:t xml:space="preserve">the </w:t>
      </w:r>
      <w:r w:rsidRPr="00B614AF">
        <w:t>past year</w:t>
      </w:r>
      <w:r>
        <w:t>.</w:t>
      </w:r>
    </w:p>
    <w:p w14:paraId="5FA62971" w14:textId="06D8BFFD" w:rsidR="00573147" w:rsidRPr="00B614AF" w:rsidRDefault="00C86AD8" w:rsidP="00573147">
      <w:pPr>
        <w:pStyle w:val="ListParagraph"/>
        <w:numPr>
          <w:ilvl w:val="0"/>
          <w:numId w:val="26"/>
        </w:numPr>
      </w:pPr>
      <w:r>
        <w:t xml:space="preserve">The </w:t>
      </w:r>
      <w:r w:rsidR="00900CF3">
        <w:t xml:space="preserve">computer </w:t>
      </w:r>
      <w:r>
        <w:t xml:space="preserve">code </w:t>
      </w:r>
      <w:r w:rsidR="00900CF3">
        <w:t xml:space="preserve">used to calculate the Index </w:t>
      </w:r>
      <w:r>
        <w:t xml:space="preserve">has been </w:t>
      </w:r>
      <w:r w:rsidR="006F6108">
        <w:t xml:space="preserve">internally audited </w:t>
      </w:r>
      <w:r>
        <w:t>to ensure consistent results</w:t>
      </w:r>
      <w:r w:rsidR="006F6108">
        <w:t>.</w:t>
      </w:r>
    </w:p>
    <w:p w14:paraId="0490B430" w14:textId="275B7F02" w:rsidR="00573147" w:rsidRPr="00B614AF" w:rsidRDefault="00573147" w:rsidP="00573147">
      <w:pPr>
        <w:pStyle w:val="ListParagraph"/>
        <w:numPr>
          <w:ilvl w:val="0"/>
          <w:numId w:val="26"/>
        </w:numPr>
      </w:pPr>
      <w:r w:rsidRPr="00B614AF">
        <w:t xml:space="preserve">More countries </w:t>
      </w:r>
      <w:r w:rsidR="00C86AD8">
        <w:t>are included in the index</w:t>
      </w:r>
      <w:r w:rsidR="006F6108">
        <w:t>.</w:t>
      </w:r>
    </w:p>
    <w:p w14:paraId="40B0D0B9" w14:textId="4449F632" w:rsidR="00B614AF" w:rsidRPr="00B614AF" w:rsidRDefault="00C86AD8" w:rsidP="00573147">
      <w:pPr>
        <w:pStyle w:val="ListParagraph"/>
        <w:numPr>
          <w:ilvl w:val="0"/>
          <w:numId w:val="26"/>
        </w:numPr>
      </w:pPr>
      <w:commentRangeStart w:id="433"/>
      <w:r>
        <w:t xml:space="preserve">Re-sourcing of the data </w:t>
      </w:r>
      <w:r w:rsidR="0006116E">
        <w:t xml:space="preserve">from its sources </w:t>
      </w:r>
      <w:r>
        <w:t>has transformed some static measures into</w:t>
      </w:r>
      <w:r w:rsidR="00573147" w:rsidRPr="00B614AF">
        <w:t xml:space="preserve"> </w:t>
      </w:r>
      <w:r>
        <w:t>dynamic data</w:t>
      </w:r>
      <w:r w:rsidR="0006116E">
        <w:t>.</w:t>
      </w:r>
      <w:r>
        <w:t xml:space="preserve"> (i.e. </w:t>
      </w:r>
      <w:r w:rsidR="0006116E">
        <w:t xml:space="preserve">we have </w:t>
      </w:r>
      <w:r>
        <w:t>new temporal data)</w:t>
      </w:r>
      <w:commentRangeEnd w:id="433"/>
      <w:r>
        <w:rPr>
          <w:rStyle w:val="CommentReference"/>
          <w:rFonts w:eastAsiaTheme="minorEastAsia"/>
        </w:rPr>
        <w:commentReference w:id="433"/>
      </w:r>
    </w:p>
    <w:p w14:paraId="576E92D4" w14:textId="77777777" w:rsidR="00B614AF" w:rsidRPr="00C86AD8" w:rsidRDefault="00B614AF" w:rsidP="00573147">
      <w:pPr>
        <w:pStyle w:val="Heading3"/>
        <w:rPr>
          <w:sz w:val="24"/>
          <w:szCs w:val="24"/>
        </w:rPr>
      </w:pPr>
    </w:p>
    <w:p w14:paraId="1C0527B5" w14:textId="77777777" w:rsidR="00573147" w:rsidRPr="00B614AF" w:rsidRDefault="00573147" w:rsidP="00573147">
      <w:pPr>
        <w:pStyle w:val="Heading3"/>
      </w:pPr>
      <w:bookmarkStart w:id="434" w:name="_Toc207094507"/>
      <w:r w:rsidRPr="00B614AF">
        <w:t>Changes in the code</w:t>
      </w:r>
      <w:bookmarkEnd w:id="434"/>
    </w:p>
    <w:p w14:paraId="0CD11217" w14:textId="77777777" w:rsidR="00573147" w:rsidRDefault="00573147" w:rsidP="00573147"/>
    <w:p w14:paraId="4BAFACD5" w14:textId="39EF75F9" w:rsidR="00573147" w:rsidRDefault="00573147" w:rsidP="00573147">
      <w:commentRangeStart w:id="435"/>
      <w:r>
        <w:t xml:space="preserve">The code </w:t>
      </w:r>
      <w:commentRangeEnd w:id="435"/>
      <w:r w:rsidR="007A5140">
        <w:rPr>
          <w:rStyle w:val="CommentReference"/>
        </w:rPr>
        <w:commentReference w:id="435"/>
      </w:r>
      <w:r>
        <w:t>has been completely reworked through an internal audit process. The conceptual framework</w:t>
      </w:r>
      <w:r w:rsidR="007A5140">
        <w:t xml:space="preserve"> of the index</w:t>
      </w:r>
      <w:r>
        <w:t xml:space="preserve"> remains the same, but a new computational approach was developed separate from the original code. All identified bugs in </w:t>
      </w:r>
      <w:del w:id="436" w:author="Jamie Carson" w:date="2012-08-20T13:27:00Z">
        <w:r w:rsidDel="00A16F10">
          <w:delText xml:space="preserve">the </w:delText>
        </w:r>
        <w:r w:rsidR="006F6108" w:rsidDel="00A16F10">
          <w:delText xml:space="preserve"> </w:delText>
        </w:r>
        <w:r w:rsidDel="00A16F10">
          <w:delText>code</w:delText>
        </w:r>
      </w:del>
      <w:ins w:id="437" w:author="Jamie Carson" w:date="2012-08-20T13:27:00Z">
        <w:r w:rsidR="00A16F10">
          <w:t>the code</w:t>
        </w:r>
      </w:ins>
      <w:r>
        <w:t xml:space="preserve"> have b</w:t>
      </w:r>
      <w:r w:rsidR="007A5140">
        <w:t>een fixed, as reflected in the</w:t>
      </w:r>
      <w:r w:rsidR="0006116E">
        <w:t xml:space="preserve"> online</w:t>
      </w:r>
      <w:r w:rsidR="007A5140">
        <w:t xml:space="preserve"> </w:t>
      </w:r>
      <w:commentRangeStart w:id="438"/>
      <w:r w:rsidR="007A5140">
        <w:t>i</w:t>
      </w:r>
      <w:r>
        <w:t>ssue tracker</w:t>
      </w:r>
      <w:commentRangeEnd w:id="438"/>
      <w:r w:rsidR="007A5140">
        <w:rPr>
          <w:rStyle w:val="CommentReference"/>
        </w:rPr>
        <w:commentReference w:id="438"/>
      </w:r>
      <w:r w:rsidR="0006116E">
        <w:t xml:space="preserve"> (</w:t>
      </w:r>
      <w:hyperlink r:id="rId25" w:history="1">
        <w:r w:rsidR="0006116E" w:rsidRPr="00EB0F98">
          <w:rPr>
            <w:rStyle w:val="Hyperlink"/>
          </w:rPr>
          <w:t>https://github.com/globalai/GaIn-Index/issues</w:t>
        </w:r>
      </w:hyperlink>
      <w:del w:id="439" w:author="Jamie Carson" w:date="2012-08-20T13:27:00Z">
        <w:r w:rsidR="0006116E" w:rsidDel="00A16F10">
          <w:rPr>
            <w:rStyle w:val="Hyperlink"/>
          </w:rPr>
          <w:delText xml:space="preserve"> ) </w:delText>
        </w:r>
        <w:r w:rsidDel="00A16F10">
          <w:delText xml:space="preserve">. </w:delText>
        </w:r>
      </w:del>
      <w:ins w:id="440" w:author="Jamie Carson" w:date="2012-08-20T13:27:00Z">
        <w:r w:rsidR="00A16F10">
          <w:rPr>
            <w:rStyle w:val="Hyperlink"/>
          </w:rPr>
          <w:t xml:space="preserve">). </w:t>
        </w:r>
      </w:ins>
      <w:commentRangeStart w:id="441"/>
      <w:r>
        <w:t xml:space="preserve">The parameters for the framework </w:t>
      </w:r>
      <w:commentRangeEnd w:id="441"/>
      <w:r w:rsidR="007A5140">
        <w:rPr>
          <w:rStyle w:val="CommentReference"/>
        </w:rPr>
        <w:commentReference w:id="441"/>
      </w:r>
      <w:r>
        <w:t>(such as thresholds for each measure) remain the same.</w:t>
      </w:r>
    </w:p>
    <w:p w14:paraId="2D86553A" w14:textId="77777777" w:rsidR="00573147" w:rsidRDefault="00573147" w:rsidP="00573147"/>
    <w:p w14:paraId="769C8AA6" w14:textId="560F1C7A" w:rsidR="00573147" w:rsidRDefault="00573147" w:rsidP="00573147">
      <w:r>
        <w:t>The code is written in Microsoft Visual Basic.</w:t>
      </w:r>
      <w:r w:rsidR="007A5140">
        <w:t xml:space="preserve"> It is a</w:t>
      </w:r>
      <w:r>
        <w:t xml:space="preserve">vailable as a Macro under file Main.xls and also periodically copied here: </w:t>
      </w:r>
      <w:hyperlink r:id="rId26" w:history="1">
        <w:r w:rsidRPr="006C06D9">
          <w:rPr>
            <w:rStyle w:val="Hyperlink"/>
          </w:rPr>
          <w:t>https://github.com/globalai/GaIn-Index/blob/master/GAIN-main-code.vb</w:t>
        </w:r>
      </w:hyperlink>
    </w:p>
    <w:p w14:paraId="6E7FE7D4" w14:textId="77777777" w:rsidR="00573147" w:rsidRDefault="00573147" w:rsidP="00573147">
      <w:r>
        <w:t xml:space="preserve"> </w:t>
      </w:r>
    </w:p>
    <w:p w14:paraId="1F9809B4" w14:textId="77777777" w:rsidR="00573147" w:rsidRDefault="00573147" w:rsidP="00573147"/>
    <w:p w14:paraId="21F54E5F" w14:textId="18CE1D02" w:rsidR="00573147" w:rsidRPr="003F6B85" w:rsidRDefault="00573147" w:rsidP="003F6B85">
      <w:pPr>
        <w:pStyle w:val="Heading3"/>
      </w:pPr>
      <w:bookmarkStart w:id="442" w:name="_Toc207094508"/>
      <w:r w:rsidRPr="00B614AF">
        <w:t>Re-sourced data</w:t>
      </w:r>
      <w:bookmarkEnd w:id="442"/>
    </w:p>
    <w:p w14:paraId="5ACC5C77" w14:textId="5D6B8C84" w:rsidR="00573147" w:rsidRDefault="00573147" w:rsidP="00573147">
      <w:r>
        <w:t xml:space="preserve">We have run comparisons of the input data (“Raw0”) used for the GAIN Index 2011 and the re-sourced data for the GAIN Index 2012. In most cases we find none to few minor differences — </w:t>
      </w:r>
      <w:r w:rsidR="00900CF3">
        <w:t>less</w:t>
      </w:r>
      <w:r>
        <w:t xml:space="preserve"> than 5</w:t>
      </w:r>
      <w:ins w:id="443" w:author="Jamie Carson" w:date="2012-08-20T13:47:00Z">
        <w:r w:rsidR="002E55C5">
          <w:t xml:space="preserve"> percent</w:t>
        </w:r>
      </w:ins>
      <w:del w:id="444" w:author="Jamie Carson" w:date="2012-08-20T13:47:00Z">
        <w:r w:rsidDel="002E55C5">
          <w:delText>%</w:delText>
        </w:r>
      </w:del>
      <w:r>
        <w:t xml:space="preserve"> of the numbers differ more than 10</w:t>
      </w:r>
      <w:ins w:id="445" w:author="Jamie Carson" w:date="2012-08-20T13:48:00Z">
        <w:r w:rsidR="002E55C5">
          <w:t xml:space="preserve"> percent</w:t>
        </w:r>
      </w:ins>
      <w:del w:id="446" w:author="Jamie Carson" w:date="2012-08-20T13:48:00Z">
        <w:r w:rsidDel="002E55C5">
          <w:delText>%</w:delText>
        </w:r>
      </w:del>
      <w:r>
        <w:t>. In three cases, however, differences were signific</w:t>
      </w:r>
      <w:r w:rsidR="003F6B85">
        <w:t xml:space="preserve">ant </w:t>
      </w:r>
      <w:r w:rsidR="00900CF3">
        <w:t xml:space="preserve">and </w:t>
      </w:r>
      <w:r w:rsidR="003F6B85">
        <w:t xml:space="preserve">we are </w:t>
      </w:r>
      <w:r w:rsidR="00C12954">
        <w:t xml:space="preserve">continuing to </w:t>
      </w:r>
      <w:r w:rsidR="003F6B85">
        <w:t>investigat</w:t>
      </w:r>
      <w:r w:rsidR="00C12954">
        <w:t>e</w:t>
      </w:r>
      <w:r w:rsidR="003F6B85">
        <w:t xml:space="preserve"> this i</w:t>
      </w:r>
      <w:r>
        <w:t>ssue:</w:t>
      </w:r>
    </w:p>
    <w:p w14:paraId="6D0425C8" w14:textId="77777777" w:rsidR="00573147" w:rsidRDefault="00573147" w:rsidP="00573147">
      <w:r>
        <w:t xml:space="preserve"> </w:t>
      </w:r>
    </w:p>
    <w:p w14:paraId="70C3E9BB" w14:textId="139D9F0C" w:rsidR="00C12954" w:rsidRDefault="00C12954" w:rsidP="00C12954">
      <w:pPr>
        <w:pStyle w:val="ListParagraph"/>
        <w:numPr>
          <w:ilvl w:val="0"/>
          <w:numId w:val="25"/>
        </w:numPr>
      </w:pPr>
      <w:r w:rsidRPr="003F6B85">
        <w:rPr>
          <w:i/>
        </w:rPr>
        <w:t>World Development Indicators</w:t>
      </w:r>
      <w:r>
        <w:rPr>
          <w:i/>
        </w:rPr>
        <w:t xml:space="preserve"> (WDI)</w:t>
      </w:r>
      <w:r>
        <w:t xml:space="preserve"> - There are differences scattered across countries and years and improved data are gathered. Up to 40</w:t>
      </w:r>
      <w:ins w:id="447" w:author="Jamie Carson" w:date="2012-08-20T13:47:00Z">
        <w:r w:rsidR="002E55C5">
          <w:t xml:space="preserve"> percent</w:t>
        </w:r>
      </w:ins>
      <w:del w:id="448" w:author="Jamie Carson" w:date="2012-08-20T13:47:00Z">
        <w:r w:rsidDel="002E55C5">
          <w:delText>%</w:delText>
        </w:r>
      </w:del>
      <w:r>
        <w:t xml:space="preserve"> of numbers differ 10</w:t>
      </w:r>
      <w:ins w:id="449" w:author="Jamie Carson" w:date="2012-08-20T13:47:00Z">
        <w:r w:rsidR="002E55C5">
          <w:t xml:space="preserve"> percent</w:t>
        </w:r>
      </w:ins>
      <w:del w:id="450" w:author="Jamie Carson" w:date="2012-08-20T13:47:00Z">
        <w:r w:rsidDel="002E55C5">
          <w:delText>%</w:delText>
        </w:r>
      </w:del>
      <w:r>
        <w:t xml:space="preserve"> or more. Up to 10</w:t>
      </w:r>
      <w:ins w:id="451" w:author="Jamie Carson" w:date="2012-08-20T13:47:00Z">
        <w:r w:rsidR="002E55C5">
          <w:t xml:space="preserve"> percent</w:t>
        </w:r>
      </w:ins>
      <w:del w:id="452" w:author="Jamie Carson" w:date="2012-08-20T13:47:00Z">
        <w:r w:rsidDel="002E55C5">
          <w:delText>%</w:delText>
        </w:r>
      </w:del>
      <w:r>
        <w:t xml:space="preserve"> differ more than 50</w:t>
      </w:r>
      <w:ins w:id="453" w:author="Jamie Carson" w:date="2012-08-20T13:47:00Z">
        <w:r w:rsidR="002E55C5">
          <w:t xml:space="preserve"> percent</w:t>
        </w:r>
      </w:ins>
      <w:del w:id="454" w:author="Jamie Carson" w:date="2012-08-20T13:47:00Z">
        <w:r w:rsidDel="002E55C5">
          <w:delText>%</w:delText>
        </w:r>
      </w:del>
      <w:r>
        <w:t>.</w:t>
      </w:r>
    </w:p>
    <w:p w14:paraId="2BE17FD2" w14:textId="0E8C13A9" w:rsidR="00573147" w:rsidRPr="008B4A7D" w:rsidRDefault="00573147" w:rsidP="00573147">
      <w:pPr>
        <w:pStyle w:val="ListParagraph"/>
        <w:numPr>
          <w:ilvl w:val="0"/>
          <w:numId w:val="25"/>
        </w:numPr>
      </w:pPr>
      <w:r w:rsidRPr="003F6B85">
        <w:rPr>
          <w:i/>
        </w:rPr>
        <w:t>Agricultural Malnutrition</w:t>
      </w:r>
      <w:r w:rsidR="003F6B85">
        <w:t xml:space="preserve"> -</w:t>
      </w:r>
      <w:r>
        <w:t xml:space="preserve"> </w:t>
      </w:r>
      <w:r w:rsidRPr="009451CF">
        <w:t>Significant difference</w:t>
      </w:r>
      <w:r w:rsidR="00C12954">
        <w:t>s</w:t>
      </w:r>
      <w:r w:rsidRPr="009451CF">
        <w:t xml:space="preserve"> in about 50</w:t>
      </w:r>
      <w:ins w:id="455" w:author="Jamie Carson" w:date="2012-08-20T13:47:00Z">
        <w:r w:rsidR="002E55C5">
          <w:t xml:space="preserve"> percent</w:t>
        </w:r>
      </w:ins>
      <w:del w:id="456" w:author="Jamie Carson" w:date="2012-08-20T13:47:00Z">
        <w:r w:rsidRPr="009451CF" w:rsidDel="002E55C5">
          <w:delText>%</w:delText>
        </w:r>
      </w:del>
      <w:r w:rsidRPr="009451CF">
        <w:t xml:space="preserve"> of the data points were noted and traced to the use of data from </w:t>
      </w:r>
      <w:r w:rsidR="00C12954">
        <w:t xml:space="preserve">an earlier source </w:t>
      </w:r>
      <w:del w:id="457" w:author="Jamie Carson" w:date="2012-08-20T13:27:00Z">
        <w:r w:rsidR="00C12954" w:rsidDel="00A16F10">
          <w:delText xml:space="preserve">of </w:delText>
        </w:r>
        <w:r w:rsidRPr="009451CF" w:rsidDel="00A16F10">
          <w:delText xml:space="preserve"> malnutrition</w:delText>
        </w:r>
      </w:del>
      <w:ins w:id="458" w:author="Jamie Carson" w:date="2012-08-20T13:27:00Z">
        <w:r w:rsidR="00A16F10">
          <w:t xml:space="preserve">of </w:t>
        </w:r>
        <w:r w:rsidR="00A16F10" w:rsidRPr="009451CF">
          <w:t>malnutrition</w:t>
        </w:r>
      </w:ins>
      <w:r w:rsidRPr="009451CF">
        <w:t xml:space="preserve"> </w:t>
      </w:r>
      <w:r w:rsidR="00C12954">
        <w:t xml:space="preserve">data </w:t>
      </w:r>
      <w:r w:rsidRPr="009451CF">
        <w:t xml:space="preserve">rather than from the WDI </w:t>
      </w:r>
      <w:r w:rsidR="00C12954">
        <w:t xml:space="preserve">malnutrition </w:t>
      </w:r>
      <w:r w:rsidRPr="009451CF">
        <w:t>data as</w:t>
      </w:r>
      <w:r w:rsidR="00C12954">
        <w:t xml:space="preserve"> was</w:t>
      </w:r>
      <w:r w:rsidRPr="009451CF">
        <w:t xml:space="preserve"> </w:t>
      </w:r>
      <w:r w:rsidR="00C12954">
        <w:t>intended</w:t>
      </w:r>
      <w:r w:rsidRPr="009451CF">
        <w:t xml:space="preserve">.  This has now been </w:t>
      </w:r>
      <w:del w:id="459" w:author="Jamie Carson" w:date="2012-08-20T13:27:00Z">
        <w:r w:rsidRPr="009451CF" w:rsidDel="00A16F10">
          <w:delText>corrected.</w:delText>
        </w:r>
        <w:r w:rsidRPr="0095521E" w:rsidDel="00A16F10">
          <w:rPr>
            <w:i/>
          </w:rPr>
          <w:delText>Agricultural</w:delText>
        </w:r>
      </w:del>
      <w:ins w:id="460" w:author="Jamie Carson" w:date="2012-08-20T13:27:00Z">
        <w:r w:rsidR="00A16F10" w:rsidRPr="009451CF">
          <w:t>corrected.</w:t>
        </w:r>
        <w:r w:rsidR="00A16F10" w:rsidRPr="0095521E">
          <w:rPr>
            <w:i/>
          </w:rPr>
          <w:t xml:space="preserve"> Agricultural</w:t>
        </w:r>
      </w:ins>
      <w:r w:rsidRPr="0095521E">
        <w:rPr>
          <w:i/>
        </w:rPr>
        <w:t xml:space="preserve"> Capacity</w:t>
      </w:r>
      <w:r>
        <w:t xml:space="preserve"> </w:t>
      </w:r>
      <w:r w:rsidR="0095521E">
        <w:t xml:space="preserve">- </w:t>
      </w:r>
      <w:r>
        <w:t xml:space="preserve">Re-sourced data has </w:t>
      </w:r>
      <w:ins w:id="461" w:author="Bruno Sanchez-Andrade Nuno" w:date="2012-08-20T16:51:00Z">
        <w:r w:rsidR="00E94555">
          <w:t xml:space="preserve">low </w:t>
        </w:r>
      </w:ins>
      <w:bookmarkStart w:id="462" w:name="_GoBack"/>
      <w:bookmarkEnd w:id="462"/>
      <w:r>
        <w:t>scattered differences.</w:t>
      </w:r>
    </w:p>
    <w:p w14:paraId="04F15E0E" w14:textId="77777777" w:rsidR="00573147" w:rsidRDefault="00573147" w:rsidP="00573147"/>
    <w:p w14:paraId="3AB1EC7E" w14:textId="0686EF12" w:rsidR="00573147" w:rsidRDefault="00573147" w:rsidP="00573147">
      <w:pPr>
        <w:pStyle w:val="Heading3"/>
      </w:pPr>
      <w:bookmarkStart w:id="463" w:name="_Toc207094509"/>
      <w:r>
        <w:t xml:space="preserve">Tolerance for </w:t>
      </w:r>
      <w:ins w:id="464" w:author="Jamie Carson" w:date="2012-08-20T13:49:00Z">
        <w:r w:rsidR="002E55C5">
          <w:t>m</w:t>
        </w:r>
      </w:ins>
      <w:del w:id="465" w:author="Jamie Carson" w:date="2012-08-20T13:49:00Z">
        <w:r w:rsidDel="002E55C5">
          <w:delText>M</w:delText>
        </w:r>
      </w:del>
      <w:r>
        <w:t xml:space="preserve">issing </w:t>
      </w:r>
      <w:ins w:id="466" w:author="Jamie Carson" w:date="2012-08-20T13:49:00Z">
        <w:r w:rsidR="002E55C5">
          <w:t>n</w:t>
        </w:r>
      </w:ins>
      <w:del w:id="467" w:author="Jamie Carson" w:date="2012-08-20T13:49:00Z">
        <w:r w:rsidDel="002E55C5">
          <w:delText>N</w:delText>
        </w:r>
      </w:del>
      <w:r>
        <w:t>umbers</w:t>
      </w:r>
      <w:bookmarkEnd w:id="463"/>
    </w:p>
    <w:p w14:paraId="56CA7A75" w14:textId="77777777" w:rsidR="00573147" w:rsidRDefault="00573147" w:rsidP="00573147"/>
    <w:p w14:paraId="30C8CECB" w14:textId="14216270" w:rsidR="00573147" w:rsidRDefault="00573147" w:rsidP="00573147">
      <w:r>
        <w:t xml:space="preserve">Whenever a measure is not available for a particular year </w:t>
      </w:r>
      <w:r w:rsidR="0095521E">
        <w:t>GAIN uses</w:t>
      </w:r>
      <w:r>
        <w:t xml:space="preserve"> a standard algorithm to interpolate</w:t>
      </w:r>
      <w:r w:rsidR="0006116E">
        <w:t xml:space="preserve"> linearly</w:t>
      </w:r>
      <w:r>
        <w:t xml:space="preserve"> and/or extrapolate </w:t>
      </w:r>
      <w:r w:rsidR="0006116E">
        <w:t>with constant value</w:t>
      </w:r>
      <w:r>
        <w:t>. If no data are available for a country, the measure is dropped for that country.</w:t>
      </w:r>
    </w:p>
    <w:p w14:paraId="22B217FE" w14:textId="77777777" w:rsidR="00573147" w:rsidRDefault="00573147" w:rsidP="00573147"/>
    <w:p w14:paraId="64642967" w14:textId="0E4698ED" w:rsidR="008114D8" w:rsidRDefault="0095521E" w:rsidP="00573147">
      <w:commentRangeStart w:id="468"/>
      <w:r>
        <w:t>While</w:t>
      </w:r>
      <w:r w:rsidR="00573147">
        <w:t xml:space="preserve"> developing the 2011 index</w:t>
      </w:r>
      <w:r>
        <w:t xml:space="preserve">, </w:t>
      </w:r>
      <w:r w:rsidR="008A1D78">
        <w:t xml:space="preserve">our </w:t>
      </w:r>
      <w:r>
        <w:t>analysis</w:t>
      </w:r>
      <w:r w:rsidR="00573147">
        <w:t xml:space="preserve"> showed</w:t>
      </w:r>
      <w:r w:rsidR="008A1D78">
        <w:rPr>
          <w:rStyle w:val="FootnoteReference"/>
        </w:rPr>
        <w:footnoteReference w:id="2"/>
      </w:r>
      <w:r w:rsidR="00573147">
        <w:t xml:space="preserve"> that a country could have up to a third of its </w:t>
      </w:r>
      <w:r w:rsidR="00C12954">
        <w:t xml:space="preserve">vulnerability </w:t>
      </w:r>
      <w:r>
        <w:t>measures missing and</w:t>
      </w:r>
      <w:r w:rsidR="00573147">
        <w:t xml:space="preserve"> still </w:t>
      </w:r>
      <w:r>
        <w:t>reflect</w:t>
      </w:r>
      <w:r w:rsidR="00573147">
        <w:t xml:space="preserve"> a reasonable estimate of its</w:t>
      </w:r>
      <w:r>
        <w:t xml:space="preserve"> vulnerability in the GAIN Index</w:t>
      </w:r>
      <w:r w:rsidR="00573147">
        <w:t xml:space="preserve">. </w:t>
      </w:r>
      <w:commentRangeEnd w:id="468"/>
      <w:r>
        <w:rPr>
          <w:rStyle w:val="CommentReference"/>
        </w:rPr>
        <w:commentReference w:id="468"/>
      </w:r>
      <w:r>
        <w:t>In the 2012 index a quarter to a third of a country's</w:t>
      </w:r>
      <w:r w:rsidR="00573147">
        <w:t xml:space="preserve"> measures </w:t>
      </w:r>
      <w:r w:rsidR="008A1D78">
        <w:t xml:space="preserve">are </w:t>
      </w:r>
      <w:r>
        <w:t xml:space="preserve">allowed </w:t>
      </w:r>
      <w:r w:rsidR="00573147">
        <w:t>to be missing for any component of the Index</w:t>
      </w:r>
      <w:r w:rsidR="008A1D78">
        <w:t xml:space="preserve"> before dropping its score from the </w:t>
      </w:r>
      <w:r w:rsidR="009A4967">
        <w:t>Index</w:t>
      </w:r>
      <w:r w:rsidR="008A1D78">
        <w:t>.</w:t>
      </w:r>
      <w:r w:rsidR="00474404">
        <w:t xml:space="preserve"> </w:t>
      </w:r>
      <w:r w:rsidR="008114D8">
        <w:t>This leads to the following tolerance table:</w:t>
      </w:r>
    </w:p>
    <w:p w14:paraId="3F8920EF" w14:textId="77777777" w:rsidR="001B70AC" w:rsidRDefault="001B70AC" w:rsidP="00573147"/>
    <w:p w14:paraId="4F87EBCC" w14:textId="4565848E" w:rsidR="00573147" w:rsidRDefault="00573147" w:rsidP="00573147"/>
    <w:p w14:paraId="2C6DCC73" w14:textId="77777777" w:rsidR="00573147" w:rsidRDefault="00573147" w:rsidP="00573147"/>
    <w:p w14:paraId="0B491B5E" w14:textId="77777777" w:rsidR="00573147" w:rsidRDefault="00573147" w:rsidP="00573147"/>
    <w:tbl>
      <w:tblPr>
        <w:tblW w:w="4944" w:type="dxa"/>
        <w:jc w:val="center"/>
        <w:tblInd w:w="-502" w:type="dxa"/>
        <w:tblLook w:val="04A0" w:firstRow="1" w:lastRow="0" w:firstColumn="1" w:lastColumn="0" w:noHBand="0" w:noVBand="1"/>
      </w:tblPr>
      <w:tblGrid>
        <w:gridCol w:w="2175"/>
        <w:gridCol w:w="1461"/>
        <w:gridCol w:w="1308"/>
      </w:tblGrid>
      <w:tr w:rsidR="00573147" w:rsidRPr="00843BE4" w14:paraId="6C328619" w14:textId="77777777" w:rsidTr="00C173EF">
        <w:trPr>
          <w:trHeight w:val="300"/>
          <w:jc w:val="center"/>
        </w:trPr>
        <w:tc>
          <w:tcPr>
            <w:tcW w:w="2175" w:type="dxa"/>
            <w:tcBorders>
              <w:top w:val="single" w:sz="4" w:space="0" w:color="auto"/>
              <w:left w:val="single" w:sz="4" w:space="0" w:color="auto"/>
              <w:bottom w:val="nil"/>
              <w:right w:val="nil"/>
            </w:tcBorders>
            <w:shd w:val="clear" w:color="auto" w:fill="auto"/>
            <w:noWrap/>
            <w:vAlign w:val="center"/>
            <w:hideMark/>
          </w:tcPr>
          <w:p w14:paraId="0EAB927C" w14:textId="77777777" w:rsidR="00573147" w:rsidRPr="00843BE4" w:rsidRDefault="00573147" w:rsidP="00573147">
            <w:pPr>
              <w:jc w:val="center"/>
              <w:rPr>
                <w:rFonts w:ascii="Calibri" w:eastAsia="Times New Roman" w:hAnsi="Calibri" w:cs="Times New Roman"/>
                <w:color w:val="000000"/>
              </w:rPr>
            </w:pPr>
          </w:p>
        </w:tc>
        <w:tc>
          <w:tcPr>
            <w:tcW w:w="1461" w:type="dxa"/>
            <w:tcBorders>
              <w:top w:val="single" w:sz="4" w:space="0" w:color="auto"/>
              <w:left w:val="nil"/>
              <w:bottom w:val="nil"/>
              <w:right w:val="nil"/>
            </w:tcBorders>
            <w:shd w:val="clear" w:color="auto" w:fill="auto"/>
            <w:noWrap/>
            <w:vAlign w:val="center"/>
            <w:hideMark/>
          </w:tcPr>
          <w:p w14:paraId="671F4E66"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Components</w:t>
            </w:r>
          </w:p>
        </w:tc>
        <w:tc>
          <w:tcPr>
            <w:tcW w:w="1308" w:type="dxa"/>
            <w:tcBorders>
              <w:top w:val="single" w:sz="4" w:space="0" w:color="auto"/>
              <w:left w:val="nil"/>
              <w:bottom w:val="nil"/>
              <w:right w:val="single" w:sz="4" w:space="0" w:color="auto"/>
            </w:tcBorders>
            <w:shd w:val="clear" w:color="auto" w:fill="auto"/>
            <w:noWrap/>
            <w:vAlign w:val="center"/>
            <w:hideMark/>
          </w:tcPr>
          <w:p w14:paraId="370F9777" w14:textId="621FCF8D" w:rsidR="00573147" w:rsidRPr="00843BE4" w:rsidRDefault="00573147" w:rsidP="00573147">
            <w:pPr>
              <w:jc w:val="center"/>
              <w:rPr>
                <w:rFonts w:ascii="Calibri" w:eastAsia="Times New Roman" w:hAnsi="Calibri" w:cs="Times New Roman"/>
                <w:b/>
                <w:bCs/>
                <w:color w:val="000000"/>
              </w:rPr>
            </w:pPr>
            <w:del w:id="469" w:author="Jamie Carson" w:date="2012-08-20T13:27:00Z">
              <w:r w:rsidRPr="00843BE4" w:rsidDel="00A16F10">
                <w:rPr>
                  <w:rFonts w:ascii="Calibri" w:eastAsia="Times New Roman" w:hAnsi="Calibri" w:cs="Times New Roman"/>
                  <w:b/>
                  <w:bCs/>
                  <w:color w:val="000000"/>
                </w:rPr>
                <w:delText>at</w:delText>
              </w:r>
            </w:del>
            <w:ins w:id="470" w:author="Jamie Carson" w:date="2012-08-20T13:27:00Z">
              <w:r w:rsidR="00A16F10" w:rsidRPr="00843BE4">
                <w:rPr>
                  <w:rFonts w:ascii="Calibri" w:eastAsia="Times New Roman" w:hAnsi="Calibri" w:cs="Times New Roman"/>
                  <w:b/>
                  <w:bCs/>
                  <w:color w:val="000000"/>
                </w:rPr>
                <w:t>At</w:t>
              </w:r>
            </w:ins>
            <w:r w:rsidRPr="00843BE4">
              <w:rPr>
                <w:rFonts w:ascii="Calibri" w:eastAsia="Times New Roman" w:hAnsi="Calibri" w:cs="Times New Roman"/>
                <w:b/>
                <w:bCs/>
                <w:color w:val="000000"/>
              </w:rPr>
              <w:t xml:space="preserve"> least</w:t>
            </w:r>
          </w:p>
        </w:tc>
      </w:tr>
      <w:tr w:rsidR="00573147" w:rsidRPr="00843BE4" w14:paraId="555E18BA"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694F4D10"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Water</w:t>
            </w:r>
          </w:p>
        </w:tc>
        <w:tc>
          <w:tcPr>
            <w:tcW w:w="1461" w:type="dxa"/>
            <w:tcBorders>
              <w:top w:val="single" w:sz="4" w:space="0" w:color="auto"/>
              <w:left w:val="nil"/>
              <w:bottom w:val="nil"/>
              <w:right w:val="single" w:sz="4" w:space="0" w:color="auto"/>
            </w:tcBorders>
            <w:shd w:val="clear" w:color="auto" w:fill="auto"/>
            <w:noWrap/>
            <w:vAlign w:val="center"/>
            <w:hideMark/>
          </w:tcPr>
          <w:p w14:paraId="224C52E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65144313"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3C6DF69D"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15E775D5"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Food</w:t>
            </w:r>
          </w:p>
        </w:tc>
        <w:tc>
          <w:tcPr>
            <w:tcW w:w="1461" w:type="dxa"/>
            <w:tcBorders>
              <w:top w:val="nil"/>
              <w:left w:val="nil"/>
              <w:bottom w:val="nil"/>
              <w:right w:val="single" w:sz="4" w:space="0" w:color="auto"/>
            </w:tcBorders>
            <w:shd w:val="clear" w:color="auto" w:fill="auto"/>
            <w:noWrap/>
            <w:vAlign w:val="center"/>
            <w:hideMark/>
          </w:tcPr>
          <w:p w14:paraId="6BA0332F"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7BD884DC"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573147" w:rsidRPr="00843BE4" w14:paraId="67550CAF"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619AC744"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Health</w:t>
            </w:r>
          </w:p>
        </w:tc>
        <w:tc>
          <w:tcPr>
            <w:tcW w:w="1461" w:type="dxa"/>
            <w:tcBorders>
              <w:top w:val="nil"/>
              <w:left w:val="nil"/>
              <w:bottom w:val="nil"/>
              <w:right w:val="single" w:sz="4" w:space="0" w:color="auto"/>
            </w:tcBorders>
            <w:shd w:val="clear" w:color="auto" w:fill="auto"/>
            <w:noWrap/>
            <w:vAlign w:val="center"/>
            <w:hideMark/>
          </w:tcPr>
          <w:p w14:paraId="09DB5A9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3F2E1E81" w14:textId="77777777" w:rsidR="00573147" w:rsidRPr="00843BE4" w:rsidRDefault="00573147"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181F0B9F"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tcPr>
          <w:p w14:paraId="3CB5948C" w14:textId="625272AF" w:rsidR="00C02AE0" w:rsidRPr="00C173EF" w:rsidRDefault="00C02AE0" w:rsidP="00573147">
            <w:pPr>
              <w:jc w:val="center"/>
              <w:rPr>
                <w:rFonts w:ascii="Calibri" w:eastAsia="Times New Roman" w:hAnsi="Calibri" w:cs="Times New Roman"/>
                <w:i/>
                <w:color w:val="000000"/>
              </w:rPr>
            </w:pPr>
            <w:r w:rsidRPr="00C173EF">
              <w:rPr>
                <w:rFonts w:ascii="Calibri" w:eastAsia="Times New Roman" w:hAnsi="Calibri" w:cs="Times New Roman"/>
                <w:i/>
                <w:color w:val="000000"/>
              </w:rPr>
              <w:t>Ecosystem Services</w:t>
            </w:r>
          </w:p>
        </w:tc>
        <w:tc>
          <w:tcPr>
            <w:tcW w:w="1461" w:type="dxa"/>
            <w:tcBorders>
              <w:top w:val="nil"/>
              <w:left w:val="nil"/>
              <w:bottom w:val="nil"/>
              <w:right w:val="single" w:sz="4" w:space="0" w:color="auto"/>
            </w:tcBorders>
            <w:shd w:val="clear" w:color="auto" w:fill="auto"/>
            <w:noWrap/>
            <w:vAlign w:val="center"/>
          </w:tcPr>
          <w:p w14:paraId="1D1097E0" w14:textId="34F01545"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tcPr>
          <w:p w14:paraId="209F3E20" w14:textId="796CD653"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2A8B3F20"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tcPr>
          <w:p w14:paraId="1023BA9F" w14:textId="1E7B664F" w:rsidR="00C02AE0" w:rsidRPr="00C173EF" w:rsidRDefault="00C02AE0" w:rsidP="00573147">
            <w:pPr>
              <w:jc w:val="center"/>
              <w:rPr>
                <w:rFonts w:ascii="Calibri" w:eastAsia="Times New Roman" w:hAnsi="Calibri" w:cs="Times New Roman"/>
                <w:i/>
                <w:color w:val="000000"/>
              </w:rPr>
            </w:pPr>
            <w:r w:rsidRPr="00C173EF">
              <w:rPr>
                <w:rFonts w:ascii="Calibri" w:eastAsia="Times New Roman" w:hAnsi="Calibri" w:cs="Times New Roman"/>
                <w:i/>
                <w:color w:val="000000"/>
              </w:rPr>
              <w:t>Human Habitat</w:t>
            </w:r>
          </w:p>
        </w:tc>
        <w:tc>
          <w:tcPr>
            <w:tcW w:w="1461" w:type="dxa"/>
            <w:tcBorders>
              <w:top w:val="nil"/>
              <w:left w:val="nil"/>
              <w:bottom w:val="nil"/>
              <w:right w:val="single" w:sz="4" w:space="0" w:color="auto"/>
            </w:tcBorders>
            <w:shd w:val="clear" w:color="auto" w:fill="auto"/>
            <w:noWrap/>
            <w:vAlign w:val="center"/>
          </w:tcPr>
          <w:p w14:paraId="45BB31AA" w14:textId="15ACDAA0"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tcPr>
          <w:p w14:paraId="396D20AC" w14:textId="234BF136"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43649D2B"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44D47CE6"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Infrastructure</w:t>
            </w:r>
          </w:p>
        </w:tc>
        <w:tc>
          <w:tcPr>
            <w:tcW w:w="1461" w:type="dxa"/>
            <w:tcBorders>
              <w:top w:val="nil"/>
              <w:left w:val="nil"/>
              <w:bottom w:val="nil"/>
              <w:right w:val="single" w:sz="4" w:space="0" w:color="auto"/>
            </w:tcBorders>
            <w:shd w:val="clear" w:color="auto" w:fill="auto"/>
            <w:noWrap/>
            <w:vAlign w:val="center"/>
            <w:hideMark/>
          </w:tcPr>
          <w:p w14:paraId="26C86FE7"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7279BD6B"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03C49D44" w14:textId="77777777" w:rsidTr="00C173EF">
        <w:trPr>
          <w:trHeight w:val="300"/>
          <w:jc w:val="center"/>
        </w:trPr>
        <w:tc>
          <w:tcPr>
            <w:tcW w:w="2175" w:type="dxa"/>
            <w:tcBorders>
              <w:top w:val="single" w:sz="4" w:space="0" w:color="auto"/>
              <w:left w:val="single" w:sz="4" w:space="0" w:color="auto"/>
              <w:bottom w:val="nil"/>
              <w:right w:val="nil"/>
            </w:tcBorders>
            <w:shd w:val="clear" w:color="000000" w:fill="D8E4BC"/>
            <w:noWrap/>
            <w:vAlign w:val="center"/>
            <w:hideMark/>
          </w:tcPr>
          <w:p w14:paraId="05EE58A9"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Exposure</w:t>
            </w:r>
          </w:p>
        </w:tc>
        <w:tc>
          <w:tcPr>
            <w:tcW w:w="1461" w:type="dxa"/>
            <w:tcBorders>
              <w:top w:val="single" w:sz="4" w:space="0" w:color="auto"/>
              <w:left w:val="nil"/>
              <w:bottom w:val="nil"/>
              <w:right w:val="single" w:sz="4" w:space="0" w:color="auto"/>
            </w:tcBorders>
            <w:shd w:val="clear" w:color="auto" w:fill="auto"/>
            <w:noWrap/>
            <w:vAlign w:val="center"/>
            <w:hideMark/>
          </w:tcPr>
          <w:p w14:paraId="23CBFD4C"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9</w:t>
            </w:r>
          </w:p>
        </w:tc>
        <w:tc>
          <w:tcPr>
            <w:tcW w:w="1308" w:type="dxa"/>
            <w:tcBorders>
              <w:top w:val="nil"/>
              <w:left w:val="nil"/>
              <w:bottom w:val="nil"/>
              <w:right w:val="single" w:sz="4" w:space="0" w:color="auto"/>
            </w:tcBorders>
            <w:shd w:val="clear" w:color="000000" w:fill="DA9694"/>
            <w:noWrap/>
            <w:vAlign w:val="center"/>
            <w:hideMark/>
          </w:tcPr>
          <w:p w14:paraId="63C12566"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r>
      <w:tr w:rsidR="00C02AE0" w:rsidRPr="00843BE4" w14:paraId="6EFB58C7"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28D1D9B3"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Sensitivity</w:t>
            </w:r>
          </w:p>
        </w:tc>
        <w:tc>
          <w:tcPr>
            <w:tcW w:w="1461" w:type="dxa"/>
            <w:tcBorders>
              <w:top w:val="nil"/>
              <w:left w:val="nil"/>
              <w:bottom w:val="nil"/>
              <w:right w:val="single" w:sz="4" w:space="0" w:color="auto"/>
            </w:tcBorders>
            <w:shd w:val="clear" w:color="auto" w:fill="auto"/>
            <w:noWrap/>
            <w:vAlign w:val="center"/>
            <w:hideMark/>
          </w:tcPr>
          <w:p w14:paraId="15997103"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9</w:t>
            </w:r>
          </w:p>
        </w:tc>
        <w:tc>
          <w:tcPr>
            <w:tcW w:w="1308" w:type="dxa"/>
            <w:tcBorders>
              <w:top w:val="nil"/>
              <w:left w:val="nil"/>
              <w:bottom w:val="nil"/>
              <w:right w:val="single" w:sz="4" w:space="0" w:color="auto"/>
            </w:tcBorders>
            <w:shd w:val="clear" w:color="000000" w:fill="DA9694"/>
            <w:noWrap/>
            <w:vAlign w:val="center"/>
            <w:hideMark/>
          </w:tcPr>
          <w:p w14:paraId="3A91306B"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r>
      <w:tr w:rsidR="00C02AE0" w:rsidRPr="00843BE4" w14:paraId="22B49E11" w14:textId="77777777" w:rsidTr="00C173EF">
        <w:trPr>
          <w:trHeight w:val="300"/>
          <w:jc w:val="center"/>
        </w:trPr>
        <w:tc>
          <w:tcPr>
            <w:tcW w:w="2175" w:type="dxa"/>
            <w:tcBorders>
              <w:top w:val="nil"/>
              <w:left w:val="single" w:sz="4" w:space="0" w:color="auto"/>
              <w:bottom w:val="nil"/>
              <w:right w:val="nil"/>
            </w:tcBorders>
            <w:shd w:val="clear" w:color="000000" w:fill="D8E4BC"/>
            <w:noWrap/>
            <w:vAlign w:val="center"/>
            <w:hideMark/>
          </w:tcPr>
          <w:p w14:paraId="3B89B750"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Capacity</w:t>
            </w:r>
          </w:p>
        </w:tc>
        <w:tc>
          <w:tcPr>
            <w:tcW w:w="1461" w:type="dxa"/>
            <w:tcBorders>
              <w:top w:val="nil"/>
              <w:left w:val="nil"/>
              <w:bottom w:val="nil"/>
              <w:right w:val="single" w:sz="4" w:space="0" w:color="auto"/>
            </w:tcBorders>
            <w:shd w:val="clear" w:color="auto" w:fill="auto"/>
            <w:noWrap/>
            <w:vAlign w:val="center"/>
            <w:hideMark/>
          </w:tcPr>
          <w:p w14:paraId="2D4A5CFE"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6</w:t>
            </w:r>
          </w:p>
        </w:tc>
        <w:tc>
          <w:tcPr>
            <w:tcW w:w="1308" w:type="dxa"/>
            <w:tcBorders>
              <w:top w:val="nil"/>
              <w:left w:val="nil"/>
              <w:bottom w:val="nil"/>
              <w:right w:val="single" w:sz="4" w:space="0" w:color="auto"/>
            </w:tcBorders>
            <w:shd w:val="clear" w:color="000000" w:fill="DA9694"/>
            <w:noWrap/>
            <w:vAlign w:val="center"/>
            <w:hideMark/>
          </w:tcPr>
          <w:p w14:paraId="18DE4974"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r>
      <w:tr w:rsidR="00C02AE0" w:rsidRPr="00843BE4" w14:paraId="43A2CEAA" w14:textId="77777777" w:rsidTr="00C173EF">
        <w:trPr>
          <w:trHeight w:val="300"/>
          <w:jc w:val="center"/>
        </w:trPr>
        <w:tc>
          <w:tcPr>
            <w:tcW w:w="2175" w:type="dxa"/>
            <w:tcBorders>
              <w:top w:val="single" w:sz="4" w:space="0" w:color="auto"/>
              <w:left w:val="single" w:sz="4" w:space="0" w:color="auto"/>
              <w:bottom w:val="nil"/>
              <w:right w:val="nil"/>
            </w:tcBorders>
            <w:shd w:val="clear" w:color="000000" w:fill="FABF8F"/>
            <w:noWrap/>
            <w:vAlign w:val="center"/>
            <w:hideMark/>
          </w:tcPr>
          <w:p w14:paraId="0620AB20"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Economic</w:t>
            </w:r>
          </w:p>
        </w:tc>
        <w:tc>
          <w:tcPr>
            <w:tcW w:w="1461" w:type="dxa"/>
            <w:tcBorders>
              <w:top w:val="single" w:sz="4" w:space="0" w:color="auto"/>
              <w:left w:val="nil"/>
              <w:bottom w:val="nil"/>
              <w:right w:val="single" w:sz="4" w:space="0" w:color="auto"/>
            </w:tcBorders>
            <w:shd w:val="clear" w:color="auto" w:fill="auto"/>
            <w:noWrap/>
            <w:vAlign w:val="center"/>
            <w:hideMark/>
          </w:tcPr>
          <w:p w14:paraId="2E519FE7"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7</w:t>
            </w:r>
          </w:p>
        </w:tc>
        <w:tc>
          <w:tcPr>
            <w:tcW w:w="1308" w:type="dxa"/>
            <w:tcBorders>
              <w:top w:val="nil"/>
              <w:left w:val="nil"/>
              <w:bottom w:val="nil"/>
              <w:right w:val="single" w:sz="4" w:space="0" w:color="auto"/>
            </w:tcBorders>
            <w:shd w:val="clear" w:color="000000" w:fill="DA9694"/>
            <w:noWrap/>
            <w:vAlign w:val="center"/>
            <w:hideMark/>
          </w:tcPr>
          <w:p w14:paraId="0C701A04"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5</w:t>
            </w:r>
          </w:p>
        </w:tc>
      </w:tr>
      <w:tr w:rsidR="00C02AE0" w:rsidRPr="00843BE4" w14:paraId="67B49C7D" w14:textId="77777777" w:rsidTr="00C173EF">
        <w:trPr>
          <w:trHeight w:val="300"/>
          <w:jc w:val="center"/>
        </w:trPr>
        <w:tc>
          <w:tcPr>
            <w:tcW w:w="2175" w:type="dxa"/>
            <w:tcBorders>
              <w:top w:val="nil"/>
              <w:left w:val="single" w:sz="4" w:space="0" w:color="auto"/>
              <w:bottom w:val="nil"/>
              <w:right w:val="nil"/>
            </w:tcBorders>
            <w:shd w:val="clear" w:color="000000" w:fill="FABF8F"/>
            <w:noWrap/>
            <w:vAlign w:val="center"/>
            <w:hideMark/>
          </w:tcPr>
          <w:p w14:paraId="57DF26F9"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Governance</w:t>
            </w:r>
          </w:p>
        </w:tc>
        <w:tc>
          <w:tcPr>
            <w:tcW w:w="1461" w:type="dxa"/>
            <w:tcBorders>
              <w:top w:val="nil"/>
              <w:left w:val="nil"/>
              <w:bottom w:val="nil"/>
              <w:right w:val="single" w:sz="4" w:space="0" w:color="auto"/>
            </w:tcBorders>
            <w:shd w:val="clear" w:color="auto" w:fill="auto"/>
            <w:noWrap/>
            <w:vAlign w:val="center"/>
            <w:hideMark/>
          </w:tcPr>
          <w:p w14:paraId="26E708C8"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3</w:t>
            </w:r>
          </w:p>
        </w:tc>
        <w:tc>
          <w:tcPr>
            <w:tcW w:w="1308" w:type="dxa"/>
            <w:tcBorders>
              <w:top w:val="nil"/>
              <w:left w:val="nil"/>
              <w:bottom w:val="nil"/>
              <w:right w:val="single" w:sz="4" w:space="0" w:color="auto"/>
            </w:tcBorders>
            <w:shd w:val="clear" w:color="000000" w:fill="DA9694"/>
            <w:noWrap/>
            <w:vAlign w:val="center"/>
            <w:hideMark/>
          </w:tcPr>
          <w:p w14:paraId="0848B0D5"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2</w:t>
            </w:r>
          </w:p>
        </w:tc>
      </w:tr>
      <w:tr w:rsidR="00C02AE0" w:rsidRPr="00843BE4" w14:paraId="777029A5" w14:textId="77777777" w:rsidTr="00C173EF">
        <w:trPr>
          <w:trHeight w:val="300"/>
          <w:jc w:val="center"/>
        </w:trPr>
        <w:tc>
          <w:tcPr>
            <w:tcW w:w="2175" w:type="dxa"/>
            <w:tcBorders>
              <w:top w:val="nil"/>
              <w:left w:val="single" w:sz="4" w:space="0" w:color="auto"/>
              <w:bottom w:val="single" w:sz="4" w:space="0" w:color="auto"/>
              <w:right w:val="nil"/>
            </w:tcBorders>
            <w:shd w:val="clear" w:color="000000" w:fill="FABF8F"/>
            <w:noWrap/>
            <w:vAlign w:val="center"/>
            <w:hideMark/>
          </w:tcPr>
          <w:p w14:paraId="16E461B2"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Social</w:t>
            </w:r>
          </w:p>
        </w:tc>
        <w:tc>
          <w:tcPr>
            <w:tcW w:w="1461" w:type="dxa"/>
            <w:tcBorders>
              <w:top w:val="nil"/>
              <w:left w:val="nil"/>
              <w:bottom w:val="single" w:sz="4" w:space="0" w:color="auto"/>
              <w:right w:val="single" w:sz="4" w:space="0" w:color="auto"/>
            </w:tcBorders>
            <w:shd w:val="clear" w:color="auto" w:fill="auto"/>
            <w:noWrap/>
            <w:vAlign w:val="center"/>
            <w:hideMark/>
          </w:tcPr>
          <w:p w14:paraId="5284ADEC"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4</w:t>
            </w:r>
          </w:p>
        </w:tc>
        <w:tc>
          <w:tcPr>
            <w:tcW w:w="1308" w:type="dxa"/>
            <w:tcBorders>
              <w:top w:val="nil"/>
              <w:left w:val="nil"/>
              <w:bottom w:val="nil"/>
              <w:right w:val="single" w:sz="4" w:space="0" w:color="auto"/>
            </w:tcBorders>
            <w:shd w:val="clear" w:color="000000" w:fill="DA9694"/>
            <w:noWrap/>
            <w:vAlign w:val="center"/>
            <w:hideMark/>
          </w:tcPr>
          <w:p w14:paraId="471122C8"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3</w:t>
            </w:r>
          </w:p>
        </w:tc>
      </w:tr>
      <w:tr w:rsidR="00C02AE0" w:rsidRPr="00843BE4" w14:paraId="004FC35D" w14:textId="77777777" w:rsidTr="00C173EF">
        <w:trPr>
          <w:trHeight w:val="300"/>
          <w:jc w:val="center"/>
        </w:trPr>
        <w:tc>
          <w:tcPr>
            <w:tcW w:w="2175" w:type="dxa"/>
            <w:tcBorders>
              <w:top w:val="nil"/>
              <w:left w:val="single" w:sz="4" w:space="0" w:color="auto"/>
              <w:bottom w:val="nil"/>
              <w:right w:val="nil"/>
            </w:tcBorders>
            <w:shd w:val="clear" w:color="000000" w:fill="FFFFFF"/>
            <w:noWrap/>
            <w:vAlign w:val="center"/>
            <w:hideMark/>
          </w:tcPr>
          <w:p w14:paraId="24FA9ABA"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Vulnerability</w:t>
            </w:r>
          </w:p>
        </w:tc>
        <w:tc>
          <w:tcPr>
            <w:tcW w:w="1461" w:type="dxa"/>
            <w:tcBorders>
              <w:top w:val="nil"/>
              <w:left w:val="nil"/>
              <w:bottom w:val="nil"/>
              <w:right w:val="nil"/>
            </w:tcBorders>
            <w:shd w:val="clear" w:color="auto" w:fill="auto"/>
            <w:noWrap/>
            <w:vAlign w:val="center"/>
            <w:hideMark/>
          </w:tcPr>
          <w:p w14:paraId="3D0E87BE" w14:textId="70897FAD" w:rsidR="00C02AE0" w:rsidRPr="00843BE4" w:rsidRDefault="00C02AE0" w:rsidP="00573147">
            <w:pPr>
              <w:jc w:val="center"/>
              <w:rPr>
                <w:rFonts w:ascii="Calibri" w:eastAsia="Times New Roman" w:hAnsi="Calibri" w:cs="Times New Roman"/>
                <w:color w:val="000000"/>
              </w:rPr>
            </w:pPr>
            <w:r>
              <w:rPr>
                <w:rFonts w:ascii="Calibri" w:eastAsia="Times New Roman" w:hAnsi="Calibri" w:cs="Times New Roman"/>
                <w:color w:val="000000"/>
              </w:rPr>
              <w:t>36</w:t>
            </w:r>
          </w:p>
        </w:tc>
        <w:tc>
          <w:tcPr>
            <w:tcW w:w="1308" w:type="dxa"/>
            <w:tcBorders>
              <w:top w:val="nil"/>
              <w:left w:val="nil"/>
              <w:bottom w:val="nil"/>
              <w:right w:val="single" w:sz="4" w:space="0" w:color="auto"/>
            </w:tcBorders>
            <w:shd w:val="clear" w:color="000000" w:fill="DA9694"/>
            <w:noWrap/>
            <w:vAlign w:val="center"/>
            <w:hideMark/>
          </w:tcPr>
          <w:p w14:paraId="717A6A5F" w14:textId="65F3FA3E" w:rsidR="00C02AE0" w:rsidRPr="00843BE4" w:rsidRDefault="00C02AE0" w:rsidP="00573147">
            <w:pPr>
              <w:jc w:val="center"/>
              <w:rPr>
                <w:rFonts w:ascii="Calibri" w:eastAsia="Times New Roman" w:hAnsi="Calibri" w:cs="Times New Roman"/>
                <w:color w:val="000000"/>
              </w:rPr>
            </w:pPr>
            <w:r>
              <w:rPr>
                <w:rFonts w:ascii="Calibri" w:eastAsia="Times New Roman" w:hAnsi="Calibri" w:cs="Times New Roman"/>
                <w:color w:val="000000"/>
              </w:rPr>
              <w:t>27</w:t>
            </w:r>
          </w:p>
        </w:tc>
      </w:tr>
      <w:tr w:rsidR="00C02AE0" w:rsidRPr="00843BE4" w14:paraId="71F24B61" w14:textId="77777777" w:rsidTr="00C173EF">
        <w:trPr>
          <w:trHeight w:val="300"/>
          <w:jc w:val="center"/>
        </w:trPr>
        <w:tc>
          <w:tcPr>
            <w:tcW w:w="2175" w:type="dxa"/>
            <w:tcBorders>
              <w:top w:val="nil"/>
              <w:left w:val="single" w:sz="4" w:space="0" w:color="auto"/>
              <w:bottom w:val="nil"/>
              <w:right w:val="nil"/>
            </w:tcBorders>
            <w:shd w:val="clear" w:color="000000" w:fill="FFFFFF"/>
            <w:noWrap/>
            <w:vAlign w:val="center"/>
            <w:hideMark/>
          </w:tcPr>
          <w:p w14:paraId="0F067C36"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Readiness</w:t>
            </w:r>
          </w:p>
        </w:tc>
        <w:tc>
          <w:tcPr>
            <w:tcW w:w="1461" w:type="dxa"/>
            <w:tcBorders>
              <w:top w:val="nil"/>
              <w:left w:val="nil"/>
              <w:bottom w:val="nil"/>
              <w:right w:val="nil"/>
            </w:tcBorders>
            <w:shd w:val="clear" w:color="auto" w:fill="auto"/>
            <w:noWrap/>
            <w:vAlign w:val="center"/>
            <w:hideMark/>
          </w:tcPr>
          <w:p w14:paraId="06D7EAA8"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14</w:t>
            </w:r>
          </w:p>
        </w:tc>
        <w:tc>
          <w:tcPr>
            <w:tcW w:w="1308" w:type="dxa"/>
            <w:tcBorders>
              <w:top w:val="nil"/>
              <w:left w:val="nil"/>
              <w:bottom w:val="nil"/>
              <w:right w:val="single" w:sz="4" w:space="0" w:color="auto"/>
            </w:tcBorders>
            <w:shd w:val="clear" w:color="000000" w:fill="DA9694"/>
            <w:noWrap/>
            <w:vAlign w:val="center"/>
            <w:hideMark/>
          </w:tcPr>
          <w:p w14:paraId="2451D202" w14:textId="77777777" w:rsidR="00C02AE0" w:rsidRPr="00843BE4" w:rsidRDefault="00C02AE0" w:rsidP="00573147">
            <w:pPr>
              <w:jc w:val="center"/>
              <w:rPr>
                <w:rFonts w:ascii="Calibri" w:eastAsia="Times New Roman" w:hAnsi="Calibri" w:cs="Times New Roman"/>
                <w:color w:val="000000"/>
              </w:rPr>
            </w:pPr>
            <w:r w:rsidRPr="00843BE4">
              <w:rPr>
                <w:rFonts w:ascii="Calibri" w:eastAsia="Times New Roman" w:hAnsi="Calibri" w:cs="Times New Roman"/>
                <w:color w:val="000000"/>
              </w:rPr>
              <w:t>10</w:t>
            </w:r>
          </w:p>
        </w:tc>
      </w:tr>
      <w:tr w:rsidR="00C02AE0" w:rsidRPr="00843BE4" w14:paraId="1AFF6D07" w14:textId="77777777" w:rsidTr="00C173EF">
        <w:trPr>
          <w:trHeight w:val="300"/>
          <w:jc w:val="center"/>
        </w:trPr>
        <w:tc>
          <w:tcPr>
            <w:tcW w:w="2175" w:type="dxa"/>
            <w:tcBorders>
              <w:top w:val="nil"/>
              <w:left w:val="single" w:sz="4" w:space="0" w:color="auto"/>
              <w:bottom w:val="single" w:sz="4" w:space="0" w:color="auto"/>
              <w:right w:val="nil"/>
            </w:tcBorders>
            <w:shd w:val="clear" w:color="auto" w:fill="auto"/>
            <w:noWrap/>
            <w:vAlign w:val="center"/>
            <w:hideMark/>
          </w:tcPr>
          <w:p w14:paraId="7742C48B" w14:textId="77777777" w:rsidR="00C02AE0" w:rsidRPr="00843BE4" w:rsidRDefault="00C02AE0" w:rsidP="00573147">
            <w:pPr>
              <w:jc w:val="center"/>
              <w:rPr>
                <w:rFonts w:ascii="Calibri" w:eastAsia="Times New Roman" w:hAnsi="Calibri" w:cs="Times New Roman"/>
                <w:b/>
                <w:bCs/>
                <w:color w:val="000000"/>
              </w:rPr>
            </w:pPr>
            <w:r>
              <w:rPr>
                <w:rFonts w:ascii="Calibri" w:eastAsia="Times New Roman" w:hAnsi="Calibri" w:cs="Times New Roman"/>
                <w:b/>
                <w:bCs/>
                <w:color w:val="000000"/>
              </w:rPr>
              <w:t>GAIN Index</w:t>
            </w:r>
          </w:p>
        </w:tc>
        <w:tc>
          <w:tcPr>
            <w:tcW w:w="1461" w:type="dxa"/>
            <w:tcBorders>
              <w:top w:val="nil"/>
              <w:left w:val="nil"/>
              <w:bottom w:val="single" w:sz="4" w:space="0" w:color="auto"/>
              <w:right w:val="nil"/>
            </w:tcBorders>
            <w:shd w:val="clear" w:color="auto" w:fill="auto"/>
            <w:noWrap/>
            <w:vAlign w:val="center"/>
            <w:hideMark/>
          </w:tcPr>
          <w:p w14:paraId="577AEF85" w14:textId="5BD41A07" w:rsidR="00C02AE0" w:rsidRPr="00843BE4" w:rsidRDefault="00C02AE0" w:rsidP="00573147">
            <w:pPr>
              <w:jc w:val="center"/>
              <w:rPr>
                <w:rFonts w:ascii="Calibri" w:eastAsia="Times New Roman" w:hAnsi="Calibri" w:cs="Times New Roman"/>
                <w:color w:val="000000"/>
              </w:rPr>
            </w:pPr>
            <w:r>
              <w:rPr>
                <w:rFonts w:ascii="Calibri" w:eastAsia="Times New Roman" w:hAnsi="Calibri" w:cs="Times New Roman"/>
                <w:color w:val="000000"/>
              </w:rPr>
              <w:t>50</w:t>
            </w:r>
          </w:p>
        </w:tc>
        <w:tc>
          <w:tcPr>
            <w:tcW w:w="1308" w:type="dxa"/>
            <w:tcBorders>
              <w:top w:val="nil"/>
              <w:left w:val="nil"/>
              <w:bottom w:val="single" w:sz="4" w:space="0" w:color="auto"/>
              <w:right w:val="single" w:sz="4" w:space="0" w:color="auto"/>
            </w:tcBorders>
            <w:shd w:val="clear" w:color="000000" w:fill="DCE6F1"/>
            <w:noWrap/>
            <w:vAlign w:val="center"/>
            <w:hideMark/>
          </w:tcPr>
          <w:p w14:paraId="2243B83B" w14:textId="72F761E5" w:rsidR="00C02AE0" w:rsidRPr="00843BE4" w:rsidRDefault="00C02AE0" w:rsidP="00573147">
            <w:pPr>
              <w:keepNext/>
              <w:jc w:val="center"/>
              <w:rPr>
                <w:rFonts w:ascii="Calibri" w:eastAsia="Times New Roman" w:hAnsi="Calibri" w:cs="Times New Roman"/>
                <w:color w:val="000000"/>
              </w:rPr>
            </w:pPr>
            <w:r>
              <w:rPr>
                <w:rFonts w:ascii="Calibri" w:eastAsia="Times New Roman" w:hAnsi="Calibri" w:cs="Times New Roman"/>
                <w:color w:val="000000"/>
              </w:rPr>
              <w:t>37</w:t>
            </w:r>
          </w:p>
        </w:tc>
      </w:tr>
    </w:tbl>
    <w:p w14:paraId="540664DB" w14:textId="1FCB9B53" w:rsidR="00573147" w:rsidRDefault="00573147" w:rsidP="00573147">
      <w:pPr>
        <w:pStyle w:val="Caption"/>
        <w:spacing w:before="2" w:after="2"/>
      </w:pPr>
      <w:r>
        <w:t xml:space="preserve">Table </w:t>
      </w:r>
      <w:fldSimple w:instr=" SEQ Table \* ARABIC ">
        <w:r>
          <w:rPr>
            <w:noProof/>
          </w:rPr>
          <w:t>1</w:t>
        </w:r>
      </w:fldSimple>
      <w:r w:rsidR="008114D8">
        <w:rPr>
          <w:noProof/>
        </w:rPr>
        <w:t xml:space="preserve">. Tolerance for missing Indicators for each partial Score. The middle column reflect the number of measures that integrate each Sector, and the thrid column the number of measures that can be missing before dropping its </w:t>
      </w:r>
      <w:commentRangeStart w:id="471"/>
      <w:r w:rsidR="008114D8">
        <w:rPr>
          <w:noProof/>
        </w:rPr>
        <w:t>score</w:t>
      </w:r>
      <w:commentRangeEnd w:id="471"/>
      <w:r w:rsidR="009A4967">
        <w:rPr>
          <w:rStyle w:val="CommentReference"/>
          <w:b w:val="0"/>
          <w:bCs w:val="0"/>
          <w:color w:val="auto"/>
        </w:rPr>
        <w:commentReference w:id="471"/>
      </w:r>
      <w:r w:rsidR="008114D8">
        <w:rPr>
          <w:noProof/>
        </w:rPr>
        <w:t>.</w:t>
      </w:r>
      <w:r w:rsidR="00C02AE0">
        <w:rPr>
          <w:noProof/>
        </w:rPr>
        <w:t xml:space="preserve"> Italics denote additional measures introduced this year.</w:t>
      </w:r>
    </w:p>
    <w:p w14:paraId="1458120F" w14:textId="77777777" w:rsidR="00573147" w:rsidRDefault="00573147" w:rsidP="00573147">
      <w:pPr>
        <w:pStyle w:val="Heading3"/>
      </w:pPr>
    </w:p>
    <w:p w14:paraId="11B97D87" w14:textId="6808ADEB" w:rsidR="00573147" w:rsidRPr="00B614AF" w:rsidRDefault="00573147" w:rsidP="00573147">
      <w:pPr>
        <w:pStyle w:val="Heading3"/>
        <w:rPr>
          <w:color w:val="192C43"/>
        </w:rPr>
      </w:pPr>
      <w:bookmarkStart w:id="472" w:name="_Toc207094510"/>
      <w:r w:rsidRPr="00B614AF">
        <w:rPr>
          <w:color w:val="192C43"/>
        </w:rPr>
        <w:t xml:space="preserve">Preliminary </w:t>
      </w:r>
      <w:ins w:id="473" w:author="Jamie Carson" w:date="2012-08-20T13:50:00Z">
        <w:r w:rsidR="002E55C5">
          <w:rPr>
            <w:color w:val="192C43"/>
          </w:rPr>
          <w:t>r</w:t>
        </w:r>
      </w:ins>
      <w:del w:id="474" w:author="Jamie Carson" w:date="2012-08-20T13:50:00Z">
        <w:r w:rsidRPr="00B614AF" w:rsidDel="002E55C5">
          <w:rPr>
            <w:color w:val="192C43"/>
          </w:rPr>
          <w:delText>R</w:delText>
        </w:r>
      </w:del>
      <w:r w:rsidRPr="00B614AF">
        <w:rPr>
          <w:color w:val="192C43"/>
        </w:rPr>
        <w:t>anking</w:t>
      </w:r>
      <w:bookmarkEnd w:id="472"/>
    </w:p>
    <w:p w14:paraId="141160BD" w14:textId="77777777" w:rsidR="00573147" w:rsidRDefault="00573147" w:rsidP="00573147"/>
    <w:p w14:paraId="116FCFC7" w14:textId="7BC69261" w:rsidR="00DB615A" w:rsidRDefault="00573147" w:rsidP="00573147">
      <w:r>
        <w:t xml:space="preserve">The list below shows the rankings of the </w:t>
      </w:r>
      <w:del w:id="475" w:author="Jamie Carson" w:date="2012-08-20T13:27:00Z">
        <w:r w:rsidDel="00A16F10">
          <w:delText>top</w:delText>
        </w:r>
        <w:r w:rsidR="00DB615A" w:rsidDel="00A16F10">
          <w:delText xml:space="preserve">  </w:delText>
        </w:r>
        <w:r w:rsidR="0077530E" w:rsidDel="00A16F10">
          <w:delText>and</w:delText>
        </w:r>
      </w:del>
      <w:ins w:id="476" w:author="Jamie Carson" w:date="2012-08-20T13:27:00Z">
        <w:r w:rsidR="00A16F10">
          <w:t>top and</w:t>
        </w:r>
      </w:ins>
      <w:r w:rsidR="0077530E">
        <w:t xml:space="preserve"> bottom </w:t>
      </w:r>
      <w:r w:rsidR="00DB615A">
        <w:t xml:space="preserve">20 countries according to </w:t>
      </w:r>
      <w:commentRangeStart w:id="477"/>
      <w:r w:rsidR="00DB615A">
        <w:t>the</w:t>
      </w:r>
      <w:commentRangeEnd w:id="477"/>
      <w:r w:rsidR="009A0D26">
        <w:rPr>
          <w:rStyle w:val="CommentReference"/>
        </w:rPr>
        <w:commentReference w:id="477"/>
      </w:r>
      <w:r w:rsidR="00DB615A">
        <w:t>:</w:t>
      </w:r>
    </w:p>
    <w:p w14:paraId="76AF5278" w14:textId="77777777" w:rsidR="00DB615A" w:rsidRDefault="00DB615A" w:rsidP="00573147"/>
    <w:p w14:paraId="51678CFB" w14:textId="4655D402" w:rsidR="00DB615A" w:rsidRDefault="00DB615A" w:rsidP="00573147">
      <w:r>
        <w:t xml:space="preserve">1) </w:t>
      </w:r>
      <w:r w:rsidR="00573147">
        <w:t>GAIN Index 2011</w:t>
      </w:r>
      <w:r>
        <w:t xml:space="preserve">; </w:t>
      </w:r>
    </w:p>
    <w:p w14:paraId="2BBAB62F" w14:textId="41A881E7" w:rsidR="00DB615A" w:rsidRDefault="00DB615A" w:rsidP="00573147">
      <w:r>
        <w:t xml:space="preserve">2) </w:t>
      </w:r>
      <w:del w:id="478" w:author="Jamie Carson" w:date="2012-08-20T13:28:00Z">
        <w:r w:rsidDel="00A16F10">
          <w:delText>the</w:delText>
        </w:r>
      </w:del>
      <w:ins w:id="479" w:author="Jamie Carson" w:date="2012-08-20T13:28:00Z">
        <w:r w:rsidR="00A16F10">
          <w:t>The</w:t>
        </w:r>
      </w:ins>
      <w:r>
        <w:t xml:space="preserve"> new Ranking </w:t>
      </w:r>
      <w:r w:rsidR="008114D8">
        <w:t>with the new code</w:t>
      </w:r>
      <w:r w:rsidR="008114D8">
        <w:rPr>
          <w:rStyle w:val="FootnoteReference"/>
        </w:rPr>
        <w:footnoteReference w:id="3"/>
      </w:r>
      <w:r w:rsidR="008114D8">
        <w:t xml:space="preserve">, </w:t>
      </w:r>
      <w:r w:rsidR="009A0D26">
        <w:t>and data for 2011</w:t>
      </w:r>
      <w:r>
        <w:t>; and</w:t>
      </w:r>
      <w:r w:rsidR="00573147">
        <w:t xml:space="preserve"> </w:t>
      </w:r>
    </w:p>
    <w:p w14:paraId="6642A0EF" w14:textId="3B7F7DEF" w:rsidR="00E158DD" w:rsidRDefault="00DB615A" w:rsidP="00573147">
      <w:r>
        <w:t xml:space="preserve">3) </w:t>
      </w:r>
      <w:del w:id="480" w:author="Jamie Carson" w:date="2012-08-20T13:28:00Z">
        <w:r w:rsidDel="00A16F10">
          <w:delText>the</w:delText>
        </w:r>
      </w:del>
      <w:ins w:id="481" w:author="Jamie Carson" w:date="2012-08-20T13:28:00Z">
        <w:r w:rsidR="00A16F10">
          <w:t>The</w:t>
        </w:r>
      </w:ins>
      <w:r>
        <w:t xml:space="preserve"> new Ranking </w:t>
      </w:r>
      <w:r w:rsidR="008114D8">
        <w:t xml:space="preserve">with the new code </w:t>
      </w:r>
      <w:r w:rsidR="009A0D26">
        <w:t xml:space="preserve">and data </w:t>
      </w:r>
      <w:r>
        <w:t xml:space="preserve">for </w:t>
      </w:r>
      <w:r w:rsidR="008114D8">
        <w:t>201</w:t>
      </w:r>
      <w:r w:rsidR="009A0D26">
        <w:t>2</w:t>
      </w:r>
      <w:r w:rsidR="008114D8">
        <w:t>.</w:t>
      </w:r>
    </w:p>
    <w:p w14:paraId="79B8EB14" w14:textId="08386FF9" w:rsidR="00573147" w:rsidRDefault="00573147" w:rsidP="00573147">
      <w:r>
        <w:t xml:space="preserve"> </w:t>
      </w:r>
    </w:p>
    <w:p w14:paraId="461F55DA" w14:textId="77777777" w:rsidR="00573147" w:rsidRDefault="00573147" w:rsidP="00573147"/>
    <w:p w14:paraId="3A6B781B" w14:textId="4B981347" w:rsidR="00BB4D99" w:rsidRDefault="00573147">
      <w:r>
        <w:t>(</w:t>
      </w:r>
      <w:del w:id="482" w:author="Jamie Carson" w:date="2012-08-20T13:28:00Z">
        <w:r w:rsidDel="00A16F10">
          <w:delText>see</w:delText>
        </w:r>
      </w:del>
      <w:ins w:id="483" w:author="Jamie Carson" w:date="2012-08-20T13:28:00Z">
        <w:r w:rsidR="00A16F10">
          <w:t>See</w:t>
        </w:r>
      </w:ins>
      <w:r>
        <w:t xml:space="preserve"> file </w:t>
      </w:r>
      <w:r w:rsidRPr="00D33C21">
        <w:rPr>
          <w:i/>
        </w:rPr>
        <w:t xml:space="preserve">gain2012update-draft.xls </w:t>
      </w:r>
      <w:r>
        <w:t>with all countries and scores</w:t>
      </w:r>
      <w:r w:rsidR="00E158DD">
        <w:t>)</w:t>
      </w:r>
      <w:r w:rsidR="00BB4D99" w:rsidDel="00BB4D99">
        <w:t xml:space="preserve"> </w:t>
      </w:r>
      <w:r w:rsidR="00BB4D99">
        <w:br w:type="page"/>
      </w:r>
    </w:p>
    <w:tbl>
      <w:tblPr>
        <w:tblW w:w="9679" w:type="dxa"/>
        <w:tblInd w:w="-252" w:type="dxa"/>
        <w:tblLayout w:type="fixed"/>
        <w:tblLook w:val="04A0" w:firstRow="1" w:lastRow="0" w:firstColumn="1" w:lastColumn="0" w:noHBand="0" w:noVBand="1"/>
      </w:tblPr>
      <w:tblGrid>
        <w:gridCol w:w="540"/>
        <w:gridCol w:w="1399"/>
        <w:gridCol w:w="1245"/>
        <w:gridCol w:w="581"/>
        <w:gridCol w:w="1414"/>
        <w:gridCol w:w="1260"/>
        <w:gridCol w:w="581"/>
        <w:gridCol w:w="1449"/>
        <w:gridCol w:w="1210"/>
      </w:tblGrid>
      <w:tr w:rsidR="00017F27" w:rsidRPr="00017F27" w14:paraId="73209C3A" w14:textId="77777777" w:rsidTr="00017F27">
        <w:trPr>
          <w:trHeight w:val="300"/>
        </w:trPr>
        <w:tc>
          <w:tcPr>
            <w:tcW w:w="540" w:type="dxa"/>
            <w:tcBorders>
              <w:top w:val="single" w:sz="4" w:space="0" w:color="auto"/>
              <w:left w:val="single" w:sz="4" w:space="0" w:color="auto"/>
              <w:bottom w:val="nil"/>
              <w:right w:val="nil"/>
            </w:tcBorders>
            <w:shd w:val="clear" w:color="auto" w:fill="auto"/>
            <w:noWrap/>
            <w:vAlign w:val="bottom"/>
            <w:hideMark/>
          </w:tcPr>
          <w:p w14:paraId="78CF671B" w14:textId="77777777" w:rsidR="00BB4D99" w:rsidRPr="00C173EF" w:rsidRDefault="00BB4D99" w:rsidP="00BB4D99">
            <w:pPr>
              <w:rPr>
                <w:rFonts w:ascii="Calibri" w:eastAsia="Times New Roman" w:hAnsi="Calibri" w:cs="Times New Roman"/>
                <w:b/>
                <w:bCs/>
                <w:color w:val="963634"/>
                <w:sz w:val="20"/>
                <w:szCs w:val="20"/>
                <w:lang w:eastAsia="en-US"/>
              </w:rPr>
            </w:pPr>
            <w:r w:rsidRPr="00C173EF">
              <w:rPr>
                <w:rFonts w:ascii="Calibri" w:eastAsia="Times New Roman" w:hAnsi="Calibri" w:cs="Times New Roman"/>
                <w:b/>
                <w:bCs/>
                <w:color w:val="963634"/>
                <w:sz w:val="20"/>
                <w:szCs w:val="20"/>
                <w:lang w:eastAsia="en-US"/>
              </w:rPr>
              <w:t> </w:t>
            </w:r>
          </w:p>
        </w:tc>
        <w:tc>
          <w:tcPr>
            <w:tcW w:w="1399" w:type="dxa"/>
            <w:tcBorders>
              <w:top w:val="single" w:sz="4" w:space="0" w:color="auto"/>
              <w:left w:val="nil"/>
              <w:bottom w:val="nil"/>
              <w:right w:val="nil"/>
            </w:tcBorders>
            <w:shd w:val="clear" w:color="auto" w:fill="auto"/>
            <w:noWrap/>
            <w:vAlign w:val="bottom"/>
            <w:hideMark/>
          </w:tcPr>
          <w:p w14:paraId="47B37C1B" w14:textId="77777777" w:rsidR="00BB4D99" w:rsidRPr="00C173EF" w:rsidRDefault="00BB4D99" w:rsidP="00BB4D99">
            <w:pPr>
              <w:rPr>
                <w:rFonts w:ascii="Calibri" w:eastAsia="Times New Roman" w:hAnsi="Calibri" w:cs="Times New Roman"/>
                <w:b/>
                <w:bCs/>
                <w:color w:val="963634"/>
                <w:sz w:val="20"/>
                <w:szCs w:val="20"/>
                <w:lang w:eastAsia="en-US"/>
              </w:rPr>
            </w:pPr>
            <w:r w:rsidRPr="00C173EF">
              <w:rPr>
                <w:rFonts w:ascii="Calibri" w:eastAsia="Times New Roman" w:hAnsi="Calibri" w:cs="Times New Roman"/>
                <w:b/>
                <w:bCs/>
                <w:color w:val="963634"/>
                <w:sz w:val="20"/>
                <w:szCs w:val="20"/>
                <w:lang w:eastAsia="en-US"/>
              </w:rPr>
              <w:t>Country</w:t>
            </w:r>
          </w:p>
        </w:tc>
        <w:tc>
          <w:tcPr>
            <w:tcW w:w="1245" w:type="dxa"/>
            <w:tcBorders>
              <w:top w:val="single" w:sz="4" w:space="0" w:color="auto"/>
              <w:left w:val="nil"/>
              <w:bottom w:val="nil"/>
              <w:right w:val="single" w:sz="4" w:space="0" w:color="auto"/>
            </w:tcBorders>
            <w:shd w:val="clear" w:color="auto" w:fill="auto"/>
            <w:noWrap/>
            <w:vAlign w:val="bottom"/>
            <w:hideMark/>
          </w:tcPr>
          <w:p w14:paraId="4BACF70B" w14:textId="77777777" w:rsidR="00BB4D99" w:rsidRPr="00C173EF" w:rsidRDefault="00BB4D99" w:rsidP="00BB4D99">
            <w:pPr>
              <w:rPr>
                <w:rFonts w:ascii="Calibri" w:eastAsia="Times New Roman" w:hAnsi="Calibri" w:cs="Times New Roman"/>
                <w:b/>
                <w:bCs/>
                <w:color w:val="963634"/>
                <w:sz w:val="20"/>
                <w:szCs w:val="20"/>
                <w:lang w:eastAsia="en-US"/>
              </w:rPr>
            </w:pPr>
            <w:commentRangeStart w:id="484"/>
            <w:r w:rsidRPr="00C173EF">
              <w:rPr>
                <w:rFonts w:ascii="Calibri" w:eastAsia="Times New Roman" w:hAnsi="Calibri" w:cs="Times New Roman"/>
                <w:b/>
                <w:bCs/>
                <w:color w:val="963634"/>
                <w:sz w:val="20"/>
                <w:szCs w:val="20"/>
                <w:lang w:eastAsia="en-US"/>
              </w:rPr>
              <w:t>2010</w:t>
            </w:r>
            <w:commentRangeEnd w:id="484"/>
            <w:r w:rsidR="00CA2F1F">
              <w:rPr>
                <w:rStyle w:val="CommentReference"/>
              </w:rPr>
              <w:commentReference w:id="484"/>
            </w:r>
            <w:r w:rsidRPr="00C173EF">
              <w:rPr>
                <w:rFonts w:ascii="Calibri" w:eastAsia="Times New Roman" w:hAnsi="Calibri" w:cs="Times New Roman"/>
                <w:b/>
                <w:bCs/>
                <w:color w:val="963634"/>
                <w:sz w:val="20"/>
                <w:szCs w:val="20"/>
                <w:lang w:eastAsia="en-US"/>
              </w:rPr>
              <w:t xml:space="preserve"> web</w:t>
            </w:r>
          </w:p>
        </w:tc>
        <w:tc>
          <w:tcPr>
            <w:tcW w:w="581" w:type="dxa"/>
            <w:tcBorders>
              <w:top w:val="single" w:sz="4" w:space="0" w:color="auto"/>
              <w:left w:val="nil"/>
              <w:bottom w:val="nil"/>
              <w:right w:val="nil"/>
            </w:tcBorders>
            <w:shd w:val="clear" w:color="auto" w:fill="auto"/>
            <w:noWrap/>
            <w:vAlign w:val="bottom"/>
            <w:hideMark/>
          </w:tcPr>
          <w:p w14:paraId="458E35AA" w14:textId="77777777" w:rsidR="00BB4D99" w:rsidRPr="00C173EF" w:rsidRDefault="00BB4D99" w:rsidP="00BB4D99">
            <w:pPr>
              <w:rPr>
                <w:rFonts w:ascii="Calibri" w:eastAsia="Times New Roman" w:hAnsi="Calibri" w:cs="Times New Roman"/>
                <w:b/>
                <w:bCs/>
                <w:color w:val="E26B0A"/>
                <w:sz w:val="20"/>
                <w:szCs w:val="20"/>
                <w:lang w:eastAsia="en-US"/>
              </w:rPr>
            </w:pPr>
            <w:r w:rsidRPr="00C173EF">
              <w:rPr>
                <w:rFonts w:ascii="Calibri" w:eastAsia="Times New Roman" w:hAnsi="Calibri" w:cs="Times New Roman"/>
                <w:b/>
                <w:bCs/>
                <w:color w:val="E26B0A"/>
                <w:sz w:val="20"/>
                <w:szCs w:val="20"/>
                <w:lang w:eastAsia="en-US"/>
              </w:rPr>
              <w:t> </w:t>
            </w:r>
          </w:p>
        </w:tc>
        <w:tc>
          <w:tcPr>
            <w:tcW w:w="1414" w:type="dxa"/>
            <w:tcBorders>
              <w:top w:val="single" w:sz="4" w:space="0" w:color="auto"/>
              <w:left w:val="nil"/>
              <w:bottom w:val="nil"/>
              <w:right w:val="nil"/>
            </w:tcBorders>
            <w:shd w:val="clear" w:color="auto" w:fill="auto"/>
            <w:noWrap/>
            <w:vAlign w:val="bottom"/>
            <w:hideMark/>
          </w:tcPr>
          <w:p w14:paraId="7BAD9E56" w14:textId="77777777" w:rsidR="00BB4D99" w:rsidRPr="00C173EF" w:rsidRDefault="00BB4D99" w:rsidP="00BB4D99">
            <w:pPr>
              <w:rPr>
                <w:rFonts w:ascii="Calibri" w:eastAsia="Times New Roman" w:hAnsi="Calibri" w:cs="Times New Roman"/>
                <w:b/>
                <w:bCs/>
                <w:color w:val="E26B0A"/>
                <w:sz w:val="20"/>
                <w:szCs w:val="20"/>
                <w:lang w:eastAsia="en-US"/>
              </w:rPr>
            </w:pPr>
            <w:r w:rsidRPr="00C173EF">
              <w:rPr>
                <w:rFonts w:ascii="Calibri" w:eastAsia="Times New Roman" w:hAnsi="Calibri" w:cs="Times New Roman"/>
                <w:b/>
                <w:bCs/>
                <w:color w:val="E26B0A"/>
                <w:sz w:val="20"/>
                <w:szCs w:val="20"/>
                <w:lang w:eastAsia="en-US"/>
              </w:rPr>
              <w:t>Country</w:t>
            </w:r>
          </w:p>
        </w:tc>
        <w:tc>
          <w:tcPr>
            <w:tcW w:w="1260" w:type="dxa"/>
            <w:tcBorders>
              <w:top w:val="single" w:sz="4" w:space="0" w:color="auto"/>
              <w:left w:val="nil"/>
              <w:bottom w:val="nil"/>
              <w:right w:val="single" w:sz="4" w:space="0" w:color="auto"/>
            </w:tcBorders>
            <w:shd w:val="clear" w:color="auto" w:fill="auto"/>
            <w:noWrap/>
            <w:vAlign w:val="bottom"/>
            <w:hideMark/>
          </w:tcPr>
          <w:p w14:paraId="4EA03271" w14:textId="77777777" w:rsidR="00BB4D99" w:rsidRPr="00C173EF" w:rsidRDefault="00BB4D99" w:rsidP="00BB4D99">
            <w:pPr>
              <w:rPr>
                <w:rFonts w:ascii="Calibri" w:eastAsia="Times New Roman" w:hAnsi="Calibri" w:cs="Times New Roman"/>
                <w:b/>
                <w:bCs/>
                <w:color w:val="E26B0A"/>
                <w:sz w:val="20"/>
                <w:szCs w:val="20"/>
                <w:lang w:eastAsia="en-US"/>
              </w:rPr>
            </w:pPr>
            <w:commentRangeStart w:id="485"/>
            <w:r w:rsidRPr="00C173EF">
              <w:rPr>
                <w:rFonts w:ascii="Calibri" w:eastAsia="Times New Roman" w:hAnsi="Calibri" w:cs="Times New Roman"/>
                <w:b/>
                <w:bCs/>
                <w:color w:val="E26B0A"/>
                <w:sz w:val="20"/>
                <w:szCs w:val="20"/>
                <w:lang w:eastAsia="en-US"/>
              </w:rPr>
              <w:t>2010</w:t>
            </w:r>
            <w:commentRangeEnd w:id="485"/>
            <w:r w:rsidR="00CA2F1F">
              <w:rPr>
                <w:rStyle w:val="CommentReference"/>
              </w:rPr>
              <w:commentReference w:id="485"/>
            </w:r>
            <w:r w:rsidRPr="00C173EF">
              <w:rPr>
                <w:rFonts w:ascii="Calibri" w:eastAsia="Times New Roman" w:hAnsi="Calibri" w:cs="Times New Roman"/>
                <w:b/>
                <w:bCs/>
                <w:color w:val="E26B0A"/>
                <w:sz w:val="20"/>
                <w:szCs w:val="20"/>
                <w:lang w:eastAsia="en-US"/>
              </w:rPr>
              <w:t xml:space="preserve"> new</w:t>
            </w:r>
          </w:p>
        </w:tc>
        <w:tc>
          <w:tcPr>
            <w:tcW w:w="581" w:type="dxa"/>
            <w:tcBorders>
              <w:top w:val="single" w:sz="4" w:space="0" w:color="auto"/>
              <w:left w:val="nil"/>
              <w:bottom w:val="nil"/>
              <w:right w:val="nil"/>
            </w:tcBorders>
            <w:shd w:val="clear" w:color="auto" w:fill="auto"/>
            <w:noWrap/>
            <w:vAlign w:val="bottom"/>
            <w:hideMark/>
          </w:tcPr>
          <w:p w14:paraId="72BBF3C9" w14:textId="77777777" w:rsidR="00BB4D99" w:rsidRPr="00C173EF" w:rsidRDefault="00BB4D99" w:rsidP="00BB4D99">
            <w:pPr>
              <w:rPr>
                <w:rFonts w:ascii="Calibri" w:eastAsia="Times New Roman" w:hAnsi="Calibri" w:cs="Times New Roman"/>
                <w:b/>
                <w:bCs/>
                <w:color w:val="000000"/>
                <w:sz w:val="20"/>
                <w:szCs w:val="20"/>
                <w:lang w:eastAsia="en-US"/>
              </w:rPr>
            </w:pPr>
            <w:r w:rsidRPr="00C173EF">
              <w:rPr>
                <w:rFonts w:ascii="Calibri" w:eastAsia="Times New Roman" w:hAnsi="Calibri" w:cs="Times New Roman"/>
                <w:b/>
                <w:bCs/>
                <w:color w:val="000000"/>
                <w:sz w:val="20"/>
                <w:szCs w:val="20"/>
                <w:lang w:eastAsia="en-US"/>
              </w:rPr>
              <w:t> </w:t>
            </w:r>
          </w:p>
        </w:tc>
        <w:tc>
          <w:tcPr>
            <w:tcW w:w="1449" w:type="dxa"/>
            <w:tcBorders>
              <w:top w:val="single" w:sz="4" w:space="0" w:color="auto"/>
              <w:left w:val="nil"/>
              <w:bottom w:val="nil"/>
              <w:right w:val="nil"/>
            </w:tcBorders>
            <w:shd w:val="clear" w:color="auto" w:fill="auto"/>
            <w:noWrap/>
            <w:vAlign w:val="bottom"/>
            <w:hideMark/>
          </w:tcPr>
          <w:p w14:paraId="2F8464F3" w14:textId="77777777" w:rsidR="00BB4D99" w:rsidRPr="00C173EF" w:rsidRDefault="00BB4D99" w:rsidP="00BB4D99">
            <w:pPr>
              <w:rPr>
                <w:rFonts w:ascii="Calibri" w:eastAsia="Times New Roman" w:hAnsi="Calibri" w:cs="Times New Roman"/>
                <w:b/>
                <w:bCs/>
                <w:color w:val="31869B"/>
                <w:sz w:val="20"/>
                <w:szCs w:val="20"/>
                <w:lang w:eastAsia="en-US"/>
              </w:rPr>
            </w:pPr>
            <w:r w:rsidRPr="00C173EF">
              <w:rPr>
                <w:rFonts w:ascii="Calibri" w:eastAsia="Times New Roman" w:hAnsi="Calibri" w:cs="Times New Roman"/>
                <w:b/>
                <w:bCs/>
                <w:color w:val="31869B"/>
                <w:sz w:val="20"/>
                <w:szCs w:val="20"/>
                <w:lang w:eastAsia="en-US"/>
              </w:rPr>
              <w:t>Country</w:t>
            </w:r>
          </w:p>
        </w:tc>
        <w:tc>
          <w:tcPr>
            <w:tcW w:w="1210" w:type="dxa"/>
            <w:tcBorders>
              <w:top w:val="single" w:sz="4" w:space="0" w:color="auto"/>
              <w:left w:val="nil"/>
              <w:bottom w:val="nil"/>
              <w:right w:val="single" w:sz="4" w:space="0" w:color="auto"/>
            </w:tcBorders>
            <w:shd w:val="clear" w:color="auto" w:fill="auto"/>
            <w:noWrap/>
            <w:vAlign w:val="bottom"/>
            <w:hideMark/>
          </w:tcPr>
          <w:p w14:paraId="05218CBB" w14:textId="77777777" w:rsidR="00BB4D99" w:rsidRPr="00C173EF" w:rsidRDefault="00BB4D99" w:rsidP="00BB4D99">
            <w:pPr>
              <w:rPr>
                <w:rFonts w:ascii="Calibri" w:eastAsia="Times New Roman" w:hAnsi="Calibri" w:cs="Times New Roman"/>
                <w:b/>
                <w:bCs/>
                <w:color w:val="31869B"/>
                <w:sz w:val="20"/>
                <w:szCs w:val="20"/>
                <w:lang w:eastAsia="en-US"/>
              </w:rPr>
            </w:pPr>
            <w:commentRangeStart w:id="486"/>
            <w:r w:rsidRPr="00C173EF">
              <w:rPr>
                <w:rFonts w:ascii="Calibri" w:eastAsia="Times New Roman" w:hAnsi="Calibri" w:cs="Times New Roman"/>
                <w:b/>
                <w:bCs/>
                <w:color w:val="31869B"/>
                <w:sz w:val="20"/>
                <w:szCs w:val="20"/>
                <w:lang w:eastAsia="en-US"/>
              </w:rPr>
              <w:t>2011</w:t>
            </w:r>
            <w:commentRangeEnd w:id="486"/>
            <w:r w:rsidR="00CA2F1F">
              <w:rPr>
                <w:rStyle w:val="CommentReference"/>
              </w:rPr>
              <w:commentReference w:id="486"/>
            </w:r>
            <w:r w:rsidRPr="00C173EF">
              <w:rPr>
                <w:rFonts w:ascii="Calibri" w:eastAsia="Times New Roman" w:hAnsi="Calibri" w:cs="Times New Roman"/>
                <w:b/>
                <w:bCs/>
                <w:color w:val="31869B"/>
                <w:sz w:val="20"/>
                <w:szCs w:val="20"/>
                <w:lang w:eastAsia="en-US"/>
              </w:rPr>
              <w:t xml:space="preserve"> new</w:t>
            </w:r>
          </w:p>
        </w:tc>
      </w:tr>
      <w:tr w:rsidR="00017F27" w:rsidRPr="00017F27" w14:paraId="10B16D6E" w14:textId="77777777" w:rsidTr="00017F27">
        <w:trPr>
          <w:trHeight w:val="300"/>
        </w:trPr>
        <w:tc>
          <w:tcPr>
            <w:tcW w:w="540" w:type="dxa"/>
            <w:tcBorders>
              <w:top w:val="single" w:sz="4" w:space="0" w:color="C0504D"/>
              <w:left w:val="single" w:sz="4" w:space="0" w:color="auto"/>
              <w:bottom w:val="nil"/>
              <w:right w:val="nil"/>
            </w:tcBorders>
            <w:shd w:val="clear" w:color="F2DCDB" w:fill="F2DCDB"/>
            <w:noWrap/>
            <w:vAlign w:val="bottom"/>
            <w:hideMark/>
          </w:tcPr>
          <w:p w14:paraId="4516430C"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w:t>
            </w:r>
          </w:p>
        </w:tc>
        <w:tc>
          <w:tcPr>
            <w:tcW w:w="1399" w:type="dxa"/>
            <w:tcBorders>
              <w:top w:val="single" w:sz="4" w:space="0" w:color="C0504D"/>
              <w:left w:val="nil"/>
              <w:bottom w:val="nil"/>
              <w:right w:val="nil"/>
            </w:tcBorders>
            <w:shd w:val="clear" w:color="F2DCDB" w:fill="F2DCDB"/>
            <w:noWrap/>
            <w:vAlign w:val="bottom"/>
            <w:hideMark/>
          </w:tcPr>
          <w:p w14:paraId="02170572"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Denmark</w:t>
            </w:r>
          </w:p>
        </w:tc>
        <w:tc>
          <w:tcPr>
            <w:tcW w:w="1245" w:type="dxa"/>
            <w:tcBorders>
              <w:top w:val="single" w:sz="4" w:space="0" w:color="C0504D"/>
              <w:left w:val="nil"/>
              <w:bottom w:val="nil"/>
              <w:right w:val="single" w:sz="4" w:space="0" w:color="auto"/>
            </w:tcBorders>
            <w:shd w:val="clear" w:color="F2DCDB" w:fill="F2DCDB"/>
            <w:noWrap/>
            <w:vAlign w:val="bottom"/>
            <w:hideMark/>
          </w:tcPr>
          <w:p w14:paraId="483890F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85.36</w:t>
            </w:r>
          </w:p>
        </w:tc>
        <w:tc>
          <w:tcPr>
            <w:tcW w:w="581" w:type="dxa"/>
            <w:tcBorders>
              <w:top w:val="single" w:sz="4" w:space="0" w:color="F79646"/>
              <w:left w:val="nil"/>
              <w:bottom w:val="nil"/>
              <w:right w:val="nil"/>
            </w:tcBorders>
            <w:shd w:val="clear" w:color="FDE9D9" w:fill="FDE9D9"/>
            <w:noWrap/>
            <w:vAlign w:val="bottom"/>
            <w:hideMark/>
          </w:tcPr>
          <w:p w14:paraId="3D1E80E5"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w:t>
            </w:r>
          </w:p>
        </w:tc>
        <w:tc>
          <w:tcPr>
            <w:tcW w:w="1414" w:type="dxa"/>
            <w:tcBorders>
              <w:top w:val="single" w:sz="4" w:space="0" w:color="F79646"/>
              <w:left w:val="nil"/>
              <w:bottom w:val="nil"/>
              <w:right w:val="nil"/>
            </w:tcBorders>
            <w:shd w:val="clear" w:color="FDE9D9" w:fill="FDE9D9"/>
            <w:noWrap/>
            <w:vAlign w:val="bottom"/>
            <w:hideMark/>
          </w:tcPr>
          <w:p w14:paraId="564392E7"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Denmark</w:t>
            </w:r>
          </w:p>
        </w:tc>
        <w:tc>
          <w:tcPr>
            <w:tcW w:w="1260" w:type="dxa"/>
            <w:tcBorders>
              <w:top w:val="single" w:sz="4" w:space="0" w:color="F79646"/>
              <w:left w:val="nil"/>
              <w:bottom w:val="nil"/>
              <w:right w:val="single" w:sz="4" w:space="0" w:color="auto"/>
            </w:tcBorders>
            <w:shd w:val="clear" w:color="FDE9D9" w:fill="FDE9D9"/>
            <w:noWrap/>
            <w:vAlign w:val="bottom"/>
            <w:hideMark/>
          </w:tcPr>
          <w:p w14:paraId="79678D3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85.10</w:t>
            </w:r>
          </w:p>
        </w:tc>
        <w:tc>
          <w:tcPr>
            <w:tcW w:w="581" w:type="dxa"/>
            <w:tcBorders>
              <w:top w:val="single" w:sz="4" w:space="0" w:color="4BACC6"/>
              <w:left w:val="nil"/>
              <w:bottom w:val="nil"/>
              <w:right w:val="nil"/>
            </w:tcBorders>
            <w:shd w:val="clear" w:color="DAEEF3" w:fill="DAEEF3"/>
            <w:noWrap/>
            <w:vAlign w:val="bottom"/>
            <w:hideMark/>
          </w:tcPr>
          <w:p w14:paraId="14A18D5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w:t>
            </w:r>
          </w:p>
        </w:tc>
        <w:tc>
          <w:tcPr>
            <w:tcW w:w="1449" w:type="dxa"/>
            <w:tcBorders>
              <w:top w:val="single" w:sz="4" w:space="0" w:color="4BACC6"/>
              <w:left w:val="nil"/>
              <w:bottom w:val="nil"/>
              <w:right w:val="nil"/>
            </w:tcBorders>
            <w:shd w:val="clear" w:color="DAEEF3" w:fill="DAEEF3"/>
            <w:noWrap/>
            <w:vAlign w:val="bottom"/>
            <w:hideMark/>
          </w:tcPr>
          <w:p w14:paraId="14B8F18B"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Denmark</w:t>
            </w:r>
          </w:p>
        </w:tc>
        <w:tc>
          <w:tcPr>
            <w:tcW w:w="1210" w:type="dxa"/>
            <w:tcBorders>
              <w:top w:val="single" w:sz="4" w:space="0" w:color="4BACC6"/>
              <w:left w:val="nil"/>
              <w:bottom w:val="nil"/>
              <w:right w:val="single" w:sz="4" w:space="0" w:color="auto"/>
            </w:tcBorders>
            <w:shd w:val="clear" w:color="DAEEF3" w:fill="DAEEF3"/>
            <w:noWrap/>
            <w:vAlign w:val="bottom"/>
            <w:hideMark/>
          </w:tcPr>
          <w:p w14:paraId="16172349"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84.49</w:t>
            </w:r>
          </w:p>
        </w:tc>
      </w:tr>
      <w:tr w:rsidR="00017F27" w:rsidRPr="00017F27" w14:paraId="2463A16F"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01BFDA8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2</w:t>
            </w:r>
          </w:p>
        </w:tc>
        <w:tc>
          <w:tcPr>
            <w:tcW w:w="1399" w:type="dxa"/>
            <w:tcBorders>
              <w:top w:val="nil"/>
              <w:left w:val="nil"/>
              <w:bottom w:val="nil"/>
              <w:right w:val="nil"/>
            </w:tcBorders>
            <w:shd w:val="clear" w:color="auto" w:fill="auto"/>
            <w:noWrap/>
            <w:vAlign w:val="bottom"/>
            <w:hideMark/>
          </w:tcPr>
          <w:p w14:paraId="382E0331"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Switzerland</w:t>
            </w:r>
          </w:p>
        </w:tc>
        <w:tc>
          <w:tcPr>
            <w:tcW w:w="1245" w:type="dxa"/>
            <w:tcBorders>
              <w:top w:val="nil"/>
              <w:left w:val="nil"/>
              <w:bottom w:val="nil"/>
              <w:right w:val="single" w:sz="4" w:space="0" w:color="auto"/>
            </w:tcBorders>
            <w:shd w:val="clear" w:color="auto" w:fill="auto"/>
            <w:noWrap/>
            <w:vAlign w:val="bottom"/>
            <w:hideMark/>
          </w:tcPr>
          <w:p w14:paraId="583D4C7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83.59</w:t>
            </w:r>
          </w:p>
        </w:tc>
        <w:tc>
          <w:tcPr>
            <w:tcW w:w="581" w:type="dxa"/>
            <w:tcBorders>
              <w:top w:val="nil"/>
              <w:left w:val="nil"/>
              <w:bottom w:val="nil"/>
              <w:right w:val="nil"/>
            </w:tcBorders>
            <w:shd w:val="clear" w:color="auto" w:fill="auto"/>
            <w:noWrap/>
            <w:vAlign w:val="bottom"/>
            <w:hideMark/>
          </w:tcPr>
          <w:p w14:paraId="42AB3DA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2</w:t>
            </w:r>
          </w:p>
        </w:tc>
        <w:tc>
          <w:tcPr>
            <w:tcW w:w="1414" w:type="dxa"/>
            <w:tcBorders>
              <w:top w:val="nil"/>
              <w:left w:val="nil"/>
              <w:bottom w:val="nil"/>
              <w:right w:val="nil"/>
            </w:tcBorders>
            <w:shd w:val="clear" w:color="auto" w:fill="auto"/>
            <w:noWrap/>
            <w:vAlign w:val="bottom"/>
            <w:hideMark/>
          </w:tcPr>
          <w:p w14:paraId="3E693A5C"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Australia</w:t>
            </w:r>
          </w:p>
        </w:tc>
        <w:tc>
          <w:tcPr>
            <w:tcW w:w="1260" w:type="dxa"/>
            <w:tcBorders>
              <w:top w:val="nil"/>
              <w:left w:val="nil"/>
              <w:bottom w:val="nil"/>
              <w:right w:val="single" w:sz="4" w:space="0" w:color="auto"/>
            </w:tcBorders>
            <w:shd w:val="clear" w:color="auto" w:fill="auto"/>
            <w:noWrap/>
            <w:vAlign w:val="bottom"/>
            <w:hideMark/>
          </w:tcPr>
          <w:p w14:paraId="65F0BD9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83.91</w:t>
            </w:r>
          </w:p>
        </w:tc>
        <w:tc>
          <w:tcPr>
            <w:tcW w:w="581" w:type="dxa"/>
            <w:tcBorders>
              <w:top w:val="nil"/>
              <w:left w:val="nil"/>
              <w:bottom w:val="nil"/>
              <w:right w:val="nil"/>
            </w:tcBorders>
            <w:shd w:val="clear" w:color="auto" w:fill="auto"/>
            <w:noWrap/>
            <w:vAlign w:val="bottom"/>
            <w:hideMark/>
          </w:tcPr>
          <w:p w14:paraId="5FA5AEA8"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2</w:t>
            </w:r>
          </w:p>
        </w:tc>
        <w:tc>
          <w:tcPr>
            <w:tcW w:w="1449" w:type="dxa"/>
            <w:tcBorders>
              <w:top w:val="nil"/>
              <w:left w:val="nil"/>
              <w:bottom w:val="nil"/>
              <w:right w:val="nil"/>
            </w:tcBorders>
            <w:shd w:val="clear" w:color="auto" w:fill="auto"/>
            <w:noWrap/>
            <w:vAlign w:val="bottom"/>
            <w:hideMark/>
          </w:tcPr>
          <w:p w14:paraId="722A3F5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Australia</w:t>
            </w:r>
          </w:p>
        </w:tc>
        <w:tc>
          <w:tcPr>
            <w:tcW w:w="1210" w:type="dxa"/>
            <w:tcBorders>
              <w:top w:val="nil"/>
              <w:left w:val="nil"/>
              <w:bottom w:val="nil"/>
              <w:right w:val="single" w:sz="4" w:space="0" w:color="auto"/>
            </w:tcBorders>
            <w:shd w:val="clear" w:color="auto" w:fill="auto"/>
            <w:noWrap/>
            <w:vAlign w:val="bottom"/>
            <w:hideMark/>
          </w:tcPr>
          <w:p w14:paraId="59CCE46A"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84.02</w:t>
            </w:r>
          </w:p>
        </w:tc>
      </w:tr>
      <w:tr w:rsidR="00017F27" w:rsidRPr="00017F27" w14:paraId="09113FE5"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1D34DA85"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3</w:t>
            </w:r>
          </w:p>
        </w:tc>
        <w:tc>
          <w:tcPr>
            <w:tcW w:w="1399" w:type="dxa"/>
            <w:tcBorders>
              <w:top w:val="nil"/>
              <w:left w:val="nil"/>
              <w:bottom w:val="nil"/>
              <w:right w:val="nil"/>
            </w:tcBorders>
            <w:shd w:val="clear" w:color="F2DCDB" w:fill="F2DCDB"/>
            <w:noWrap/>
            <w:vAlign w:val="bottom"/>
            <w:hideMark/>
          </w:tcPr>
          <w:p w14:paraId="0FAFE6D4"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Ireland</w:t>
            </w:r>
          </w:p>
        </w:tc>
        <w:tc>
          <w:tcPr>
            <w:tcW w:w="1245" w:type="dxa"/>
            <w:tcBorders>
              <w:top w:val="nil"/>
              <w:left w:val="nil"/>
              <w:bottom w:val="nil"/>
              <w:right w:val="single" w:sz="4" w:space="0" w:color="auto"/>
            </w:tcBorders>
            <w:shd w:val="clear" w:color="F2DCDB" w:fill="F2DCDB"/>
            <w:noWrap/>
            <w:vAlign w:val="bottom"/>
            <w:hideMark/>
          </w:tcPr>
          <w:p w14:paraId="6A370391"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82.24</w:t>
            </w:r>
          </w:p>
        </w:tc>
        <w:tc>
          <w:tcPr>
            <w:tcW w:w="581" w:type="dxa"/>
            <w:tcBorders>
              <w:top w:val="nil"/>
              <w:left w:val="nil"/>
              <w:bottom w:val="nil"/>
              <w:right w:val="nil"/>
            </w:tcBorders>
            <w:shd w:val="clear" w:color="FDE9D9" w:fill="FDE9D9"/>
            <w:noWrap/>
            <w:vAlign w:val="bottom"/>
            <w:hideMark/>
          </w:tcPr>
          <w:p w14:paraId="5B90C67D"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3</w:t>
            </w:r>
          </w:p>
        </w:tc>
        <w:tc>
          <w:tcPr>
            <w:tcW w:w="1414" w:type="dxa"/>
            <w:tcBorders>
              <w:top w:val="nil"/>
              <w:left w:val="nil"/>
              <w:bottom w:val="nil"/>
              <w:right w:val="nil"/>
            </w:tcBorders>
            <w:shd w:val="clear" w:color="FDE9D9" w:fill="FDE9D9"/>
            <w:noWrap/>
            <w:vAlign w:val="bottom"/>
            <w:hideMark/>
          </w:tcPr>
          <w:p w14:paraId="5C1B8A11"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Norway</w:t>
            </w:r>
          </w:p>
        </w:tc>
        <w:tc>
          <w:tcPr>
            <w:tcW w:w="1260" w:type="dxa"/>
            <w:tcBorders>
              <w:top w:val="nil"/>
              <w:left w:val="nil"/>
              <w:bottom w:val="nil"/>
              <w:right w:val="single" w:sz="4" w:space="0" w:color="auto"/>
            </w:tcBorders>
            <w:shd w:val="clear" w:color="FDE9D9" w:fill="FDE9D9"/>
            <w:noWrap/>
            <w:vAlign w:val="bottom"/>
            <w:hideMark/>
          </w:tcPr>
          <w:p w14:paraId="278C942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81.97</w:t>
            </w:r>
          </w:p>
        </w:tc>
        <w:tc>
          <w:tcPr>
            <w:tcW w:w="581" w:type="dxa"/>
            <w:tcBorders>
              <w:top w:val="nil"/>
              <w:left w:val="nil"/>
              <w:bottom w:val="nil"/>
              <w:right w:val="nil"/>
            </w:tcBorders>
            <w:shd w:val="clear" w:color="DAEEF3" w:fill="DAEEF3"/>
            <w:noWrap/>
            <w:vAlign w:val="bottom"/>
            <w:hideMark/>
          </w:tcPr>
          <w:p w14:paraId="571C7E2C"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3</w:t>
            </w:r>
          </w:p>
        </w:tc>
        <w:tc>
          <w:tcPr>
            <w:tcW w:w="1449" w:type="dxa"/>
            <w:tcBorders>
              <w:top w:val="nil"/>
              <w:left w:val="nil"/>
              <w:bottom w:val="nil"/>
              <w:right w:val="nil"/>
            </w:tcBorders>
            <w:shd w:val="clear" w:color="DAEEF3" w:fill="DAEEF3"/>
            <w:noWrap/>
            <w:vAlign w:val="bottom"/>
            <w:hideMark/>
          </w:tcPr>
          <w:p w14:paraId="7B214E4C"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Norway</w:t>
            </w:r>
          </w:p>
        </w:tc>
        <w:tc>
          <w:tcPr>
            <w:tcW w:w="1210" w:type="dxa"/>
            <w:tcBorders>
              <w:top w:val="nil"/>
              <w:left w:val="nil"/>
              <w:bottom w:val="nil"/>
              <w:right w:val="single" w:sz="4" w:space="0" w:color="auto"/>
            </w:tcBorders>
            <w:shd w:val="clear" w:color="DAEEF3" w:fill="DAEEF3"/>
            <w:noWrap/>
            <w:vAlign w:val="bottom"/>
            <w:hideMark/>
          </w:tcPr>
          <w:p w14:paraId="47C5C487"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81.52</w:t>
            </w:r>
          </w:p>
        </w:tc>
      </w:tr>
      <w:tr w:rsidR="00017F27" w:rsidRPr="00017F27" w14:paraId="3C16A9B8"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75CCE74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w:t>
            </w:r>
          </w:p>
        </w:tc>
        <w:tc>
          <w:tcPr>
            <w:tcW w:w="1399" w:type="dxa"/>
            <w:tcBorders>
              <w:top w:val="nil"/>
              <w:left w:val="nil"/>
              <w:bottom w:val="nil"/>
              <w:right w:val="nil"/>
            </w:tcBorders>
            <w:shd w:val="clear" w:color="auto" w:fill="auto"/>
            <w:noWrap/>
            <w:vAlign w:val="bottom"/>
            <w:hideMark/>
          </w:tcPr>
          <w:p w14:paraId="50D1FD70"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Australia</w:t>
            </w:r>
          </w:p>
        </w:tc>
        <w:tc>
          <w:tcPr>
            <w:tcW w:w="1245" w:type="dxa"/>
            <w:tcBorders>
              <w:top w:val="nil"/>
              <w:left w:val="nil"/>
              <w:bottom w:val="nil"/>
              <w:right w:val="single" w:sz="4" w:space="0" w:color="auto"/>
            </w:tcBorders>
            <w:shd w:val="clear" w:color="auto" w:fill="auto"/>
            <w:noWrap/>
            <w:vAlign w:val="bottom"/>
            <w:hideMark/>
          </w:tcPr>
          <w:p w14:paraId="22F49FC2"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82.03</w:t>
            </w:r>
          </w:p>
        </w:tc>
        <w:tc>
          <w:tcPr>
            <w:tcW w:w="581" w:type="dxa"/>
            <w:tcBorders>
              <w:top w:val="nil"/>
              <w:left w:val="nil"/>
              <w:bottom w:val="nil"/>
              <w:right w:val="nil"/>
            </w:tcBorders>
            <w:shd w:val="clear" w:color="auto" w:fill="auto"/>
            <w:noWrap/>
            <w:vAlign w:val="bottom"/>
            <w:hideMark/>
          </w:tcPr>
          <w:p w14:paraId="1DA1A8CD"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w:t>
            </w:r>
          </w:p>
        </w:tc>
        <w:tc>
          <w:tcPr>
            <w:tcW w:w="1414" w:type="dxa"/>
            <w:tcBorders>
              <w:top w:val="nil"/>
              <w:left w:val="nil"/>
              <w:bottom w:val="nil"/>
              <w:right w:val="nil"/>
            </w:tcBorders>
            <w:shd w:val="clear" w:color="auto" w:fill="auto"/>
            <w:noWrap/>
            <w:vAlign w:val="bottom"/>
            <w:hideMark/>
          </w:tcPr>
          <w:p w14:paraId="5DD57359"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Finland</w:t>
            </w:r>
          </w:p>
        </w:tc>
        <w:tc>
          <w:tcPr>
            <w:tcW w:w="1260" w:type="dxa"/>
            <w:tcBorders>
              <w:top w:val="nil"/>
              <w:left w:val="nil"/>
              <w:bottom w:val="nil"/>
              <w:right w:val="single" w:sz="4" w:space="0" w:color="auto"/>
            </w:tcBorders>
            <w:shd w:val="clear" w:color="auto" w:fill="auto"/>
            <w:noWrap/>
            <w:vAlign w:val="bottom"/>
            <w:hideMark/>
          </w:tcPr>
          <w:p w14:paraId="60B703FB"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81.58</w:t>
            </w:r>
          </w:p>
        </w:tc>
        <w:tc>
          <w:tcPr>
            <w:tcW w:w="581" w:type="dxa"/>
            <w:tcBorders>
              <w:top w:val="nil"/>
              <w:left w:val="nil"/>
              <w:bottom w:val="nil"/>
              <w:right w:val="nil"/>
            </w:tcBorders>
            <w:shd w:val="clear" w:color="auto" w:fill="auto"/>
            <w:noWrap/>
            <w:vAlign w:val="bottom"/>
            <w:hideMark/>
          </w:tcPr>
          <w:p w14:paraId="6820AE8A"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4</w:t>
            </w:r>
          </w:p>
        </w:tc>
        <w:tc>
          <w:tcPr>
            <w:tcW w:w="1449" w:type="dxa"/>
            <w:tcBorders>
              <w:top w:val="nil"/>
              <w:left w:val="nil"/>
              <w:bottom w:val="nil"/>
              <w:right w:val="nil"/>
            </w:tcBorders>
            <w:shd w:val="clear" w:color="auto" w:fill="auto"/>
            <w:noWrap/>
            <w:vAlign w:val="bottom"/>
            <w:hideMark/>
          </w:tcPr>
          <w:p w14:paraId="48D4D5B9"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Switzerland</w:t>
            </w:r>
          </w:p>
        </w:tc>
        <w:tc>
          <w:tcPr>
            <w:tcW w:w="1210" w:type="dxa"/>
            <w:tcBorders>
              <w:top w:val="nil"/>
              <w:left w:val="nil"/>
              <w:bottom w:val="nil"/>
              <w:right w:val="single" w:sz="4" w:space="0" w:color="auto"/>
            </w:tcBorders>
            <w:shd w:val="clear" w:color="auto" w:fill="auto"/>
            <w:noWrap/>
            <w:vAlign w:val="bottom"/>
            <w:hideMark/>
          </w:tcPr>
          <w:p w14:paraId="28180222"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80.99</w:t>
            </w:r>
          </w:p>
        </w:tc>
      </w:tr>
      <w:tr w:rsidR="00017F27" w:rsidRPr="00017F27" w14:paraId="38F0B4E3"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4C79C9BD"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5</w:t>
            </w:r>
          </w:p>
        </w:tc>
        <w:tc>
          <w:tcPr>
            <w:tcW w:w="1399" w:type="dxa"/>
            <w:tcBorders>
              <w:top w:val="nil"/>
              <w:left w:val="nil"/>
              <w:bottom w:val="nil"/>
              <w:right w:val="nil"/>
            </w:tcBorders>
            <w:shd w:val="clear" w:color="F2DCDB" w:fill="F2DCDB"/>
            <w:noWrap/>
            <w:vAlign w:val="bottom"/>
            <w:hideMark/>
          </w:tcPr>
          <w:p w14:paraId="773D45F4"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New Zealand</w:t>
            </w:r>
          </w:p>
        </w:tc>
        <w:tc>
          <w:tcPr>
            <w:tcW w:w="1245" w:type="dxa"/>
            <w:tcBorders>
              <w:top w:val="nil"/>
              <w:left w:val="nil"/>
              <w:bottom w:val="nil"/>
              <w:right w:val="single" w:sz="4" w:space="0" w:color="auto"/>
            </w:tcBorders>
            <w:shd w:val="clear" w:color="F2DCDB" w:fill="F2DCDB"/>
            <w:noWrap/>
            <w:vAlign w:val="bottom"/>
            <w:hideMark/>
          </w:tcPr>
          <w:p w14:paraId="04B189D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81.70</w:t>
            </w:r>
          </w:p>
        </w:tc>
        <w:tc>
          <w:tcPr>
            <w:tcW w:w="581" w:type="dxa"/>
            <w:tcBorders>
              <w:top w:val="nil"/>
              <w:left w:val="nil"/>
              <w:bottom w:val="nil"/>
              <w:right w:val="nil"/>
            </w:tcBorders>
            <w:shd w:val="clear" w:color="FDE9D9" w:fill="FDE9D9"/>
            <w:noWrap/>
            <w:vAlign w:val="bottom"/>
            <w:hideMark/>
          </w:tcPr>
          <w:p w14:paraId="2A02D69A"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5</w:t>
            </w:r>
          </w:p>
        </w:tc>
        <w:tc>
          <w:tcPr>
            <w:tcW w:w="1414" w:type="dxa"/>
            <w:tcBorders>
              <w:top w:val="nil"/>
              <w:left w:val="nil"/>
              <w:bottom w:val="nil"/>
              <w:right w:val="nil"/>
            </w:tcBorders>
            <w:shd w:val="clear" w:color="FDE9D9" w:fill="FDE9D9"/>
            <w:noWrap/>
            <w:vAlign w:val="bottom"/>
            <w:hideMark/>
          </w:tcPr>
          <w:p w14:paraId="49EF9A53"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Switzerland</w:t>
            </w:r>
          </w:p>
        </w:tc>
        <w:tc>
          <w:tcPr>
            <w:tcW w:w="1260" w:type="dxa"/>
            <w:tcBorders>
              <w:top w:val="nil"/>
              <w:left w:val="nil"/>
              <w:bottom w:val="nil"/>
              <w:right w:val="single" w:sz="4" w:space="0" w:color="auto"/>
            </w:tcBorders>
            <w:shd w:val="clear" w:color="FDE9D9" w:fill="FDE9D9"/>
            <w:noWrap/>
            <w:vAlign w:val="bottom"/>
            <w:hideMark/>
          </w:tcPr>
          <w:p w14:paraId="08004DD4"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81.42</w:t>
            </w:r>
          </w:p>
        </w:tc>
        <w:tc>
          <w:tcPr>
            <w:tcW w:w="581" w:type="dxa"/>
            <w:tcBorders>
              <w:top w:val="nil"/>
              <w:left w:val="nil"/>
              <w:bottom w:val="nil"/>
              <w:right w:val="nil"/>
            </w:tcBorders>
            <w:shd w:val="clear" w:color="DAEEF3" w:fill="DAEEF3"/>
            <w:noWrap/>
            <w:vAlign w:val="bottom"/>
            <w:hideMark/>
          </w:tcPr>
          <w:p w14:paraId="0EB6722B"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5</w:t>
            </w:r>
          </w:p>
        </w:tc>
        <w:tc>
          <w:tcPr>
            <w:tcW w:w="1449" w:type="dxa"/>
            <w:tcBorders>
              <w:top w:val="nil"/>
              <w:left w:val="nil"/>
              <w:bottom w:val="nil"/>
              <w:right w:val="nil"/>
            </w:tcBorders>
            <w:shd w:val="clear" w:color="DAEEF3" w:fill="DAEEF3"/>
            <w:noWrap/>
            <w:vAlign w:val="bottom"/>
            <w:hideMark/>
          </w:tcPr>
          <w:p w14:paraId="08469F49"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New Zealand</w:t>
            </w:r>
          </w:p>
        </w:tc>
        <w:tc>
          <w:tcPr>
            <w:tcW w:w="1210" w:type="dxa"/>
            <w:tcBorders>
              <w:top w:val="nil"/>
              <w:left w:val="nil"/>
              <w:bottom w:val="nil"/>
              <w:right w:val="single" w:sz="4" w:space="0" w:color="auto"/>
            </w:tcBorders>
            <w:shd w:val="clear" w:color="DAEEF3" w:fill="DAEEF3"/>
            <w:noWrap/>
            <w:vAlign w:val="bottom"/>
            <w:hideMark/>
          </w:tcPr>
          <w:p w14:paraId="185967D2"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81.27</w:t>
            </w:r>
          </w:p>
        </w:tc>
      </w:tr>
      <w:tr w:rsidR="00017F27" w:rsidRPr="00017F27" w14:paraId="4796D8DE"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05583AE4"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6</w:t>
            </w:r>
          </w:p>
        </w:tc>
        <w:tc>
          <w:tcPr>
            <w:tcW w:w="1399" w:type="dxa"/>
            <w:tcBorders>
              <w:top w:val="nil"/>
              <w:left w:val="nil"/>
              <w:bottom w:val="nil"/>
              <w:right w:val="nil"/>
            </w:tcBorders>
            <w:shd w:val="clear" w:color="auto" w:fill="auto"/>
            <w:noWrap/>
            <w:vAlign w:val="bottom"/>
            <w:hideMark/>
          </w:tcPr>
          <w:p w14:paraId="24D7E8D0"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Finland</w:t>
            </w:r>
          </w:p>
        </w:tc>
        <w:tc>
          <w:tcPr>
            <w:tcW w:w="1245" w:type="dxa"/>
            <w:tcBorders>
              <w:top w:val="nil"/>
              <w:left w:val="nil"/>
              <w:bottom w:val="nil"/>
              <w:right w:val="single" w:sz="4" w:space="0" w:color="auto"/>
            </w:tcBorders>
            <w:shd w:val="clear" w:color="auto" w:fill="auto"/>
            <w:noWrap/>
            <w:vAlign w:val="bottom"/>
            <w:hideMark/>
          </w:tcPr>
          <w:p w14:paraId="0A0B3EF2"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81.65</w:t>
            </w:r>
          </w:p>
        </w:tc>
        <w:tc>
          <w:tcPr>
            <w:tcW w:w="581" w:type="dxa"/>
            <w:tcBorders>
              <w:top w:val="nil"/>
              <w:left w:val="nil"/>
              <w:bottom w:val="nil"/>
              <w:right w:val="nil"/>
            </w:tcBorders>
            <w:shd w:val="clear" w:color="auto" w:fill="auto"/>
            <w:noWrap/>
            <w:vAlign w:val="bottom"/>
            <w:hideMark/>
          </w:tcPr>
          <w:p w14:paraId="6C7A730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6</w:t>
            </w:r>
          </w:p>
        </w:tc>
        <w:tc>
          <w:tcPr>
            <w:tcW w:w="1414" w:type="dxa"/>
            <w:tcBorders>
              <w:top w:val="nil"/>
              <w:left w:val="nil"/>
              <w:bottom w:val="nil"/>
              <w:right w:val="nil"/>
            </w:tcBorders>
            <w:shd w:val="clear" w:color="auto" w:fill="auto"/>
            <w:noWrap/>
            <w:vAlign w:val="bottom"/>
            <w:hideMark/>
          </w:tcPr>
          <w:p w14:paraId="309C88D9"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New Zealand</w:t>
            </w:r>
          </w:p>
        </w:tc>
        <w:tc>
          <w:tcPr>
            <w:tcW w:w="1260" w:type="dxa"/>
            <w:tcBorders>
              <w:top w:val="nil"/>
              <w:left w:val="nil"/>
              <w:bottom w:val="nil"/>
              <w:right w:val="single" w:sz="4" w:space="0" w:color="auto"/>
            </w:tcBorders>
            <w:shd w:val="clear" w:color="auto" w:fill="auto"/>
            <w:noWrap/>
            <w:vAlign w:val="bottom"/>
            <w:hideMark/>
          </w:tcPr>
          <w:p w14:paraId="003ABF7B"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81.34</w:t>
            </w:r>
          </w:p>
        </w:tc>
        <w:tc>
          <w:tcPr>
            <w:tcW w:w="581" w:type="dxa"/>
            <w:tcBorders>
              <w:top w:val="nil"/>
              <w:left w:val="nil"/>
              <w:bottom w:val="nil"/>
              <w:right w:val="nil"/>
            </w:tcBorders>
            <w:shd w:val="clear" w:color="auto" w:fill="auto"/>
            <w:noWrap/>
            <w:vAlign w:val="bottom"/>
            <w:hideMark/>
          </w:tcPr>
          <w:p w14:paraId="68D09292"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6</w:t>
            </w:r>
          </w:p>
        </w:tc>
        <w:tc>
          <w:tcPr>
            <w:tcW w:w="1449" w:type="dxa"/>
            <w:tcBorders>
              <w:top w:val="nil"/>
              <w:left w:val="nil"/>
              <w:bottom w:val="nil"/>
              <w:right w:val="nil"/>
            </w:tcBorders>
            <w:shd w:val="clear" w:color="auto" w:fill="auto"/>
            <w:noWrap/>
            <w:vAlign w:val="bottom"/>
            <w:hideMark/>
          </w:tcPr>
          <w:p w14:paraId="2493D06C"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Finland</w:t>
            </w:r>
          </w:p>
        </w:tc>
        <w:tc>
          <w:tcPr>
            <w:tcW w:w="1210" w:type="dxa"/>
            <w:tcBorders>
              <w:top w:val="nil"/>
              <w:left w:val="nil"/>
              <w:bottom w:val="nil"/>
              <w:right w:val="single" w:sz="4" w:space="0" w:color="auto"/>
            </w:tcBorders>
            <w:shd w:val="clear" w:color="auto" w:fill="auto"/>
            <w:noWrap/>
            <w:vAlign w:val="bottom"/>
            <w:hideMark/>
          </w:tcPr>
          <w:p w14:paraId="55AF77E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81.11</w:t>
            </w:r>
          </w:p>
        </w:tc>
      </w:tr>
      <w:tr w:rsidR="00017F27" w:rsidRPr="00017F27" w14:paraId="2F970DB6"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010A863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w:t>
            </w:r>
          </w:p>
        </w:tc>
        <w:tc>
          <w:tcPr>
            <w:tcW w:w="1399" w:type="dxa"/>
            <w:tcBorders>
              <w:top w:val="nil"/>
              <w:left w:val="nil"/>
              <w:bottom w:val="nil"/>
              <w:right w:val="nil"/>
            </w:tcBorders>
            <w:shd w:val="clear" w:color="F2DCDB" w:fill="F2DCDB"/>
            <w:noWrap/>
            <w:vAlign w:val="bottom"/>
            <w:hideMark/>
          </w:tcPr>
          <w:p w14:paraId="0BCC4726"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Norway</w:t>
            </w:r>
          </w:p>
        </w:tc>
        <w:tc>
          <w:tcPr>
            <w:tcW w:w="1245" w:type="dxa"/>
            <w:tcBorders>
              <w:top w:val="nil"/>
              <w:left w:val="nil"/>
              <w:bottom w:val="nil"/>
              <w:right w:val="single" w:sz="4" w:space="0" w:color="auto"/>
            </w:tcBorders>
            <w:shd w:val="clear" w:color="F2DCDB" w:fill="F2DCDB"/>
            <w:noWrap/>
            <w:vAlign w:val="bottom"/>
            <w:hideMark/>
          </w:tcPr>
          <w:p w14:paraId="36D23BB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81.41</w:t>
            </w:r>
          </w:p>
        </w:tc>
        <w:tc>
          <w:tcPr>
            <w:tcW w:w="581" w:type="dxa"/>
            <w:tcBorders>
              <w:top w:val="nil"/>
              <w:left w:val="nil"/>
              <w:bottom w:val="nil"/>
              <w:right w:val="nil"/>
            </w:tcBorders>
            <w:shd w:val="clear" w:color="FDE9D9" w:fill="FDE9D9"/>
            <w:noWrap/>
            <w:vAlign w:val="bottom"/>
            <w:hideMark/>
          </w:tcPr>
          <w:p w14:paraId="3A4AE38B"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w:t>
            </w:r>
          </w:p>
        </w:tc>
        <w:tc>
          <w:tcPr>
            <w:tcW w:w="1414" w:type="dxa"/>
            <w:tcBorders>
              <w:top w:val="nil"/>
              <w:left w:val="nil"/>
              <w:bottom w:val="nil"/>
              <w:right w:val="nil"/>
            </w:tcBorders>
            <w:shd w:val="clear" w:color="FDE9D9" w:fill="FDE9D9"/>
            <w:noWrap/>
            <w:vAlign w:val="bottom"/>
            <w:hideMark/>
          </w:tcPr>
          <w:p w14:paraId="660822DC" w14:textId="6763FED8" w:rsidR="00BB4D99" w:rsidRPr="00C173EF" w:rsidRDefault="00017F27" w:rsidP="00BB4D99">
            <w:pPr>
              <w:rPr>
                <w:rFonts w:ascii="Calibri" w:eastAsia="Times New Roman" w:hAnsi="Calibri" w:cs="Times New Roman"/>
                <w:color w:val="E26B0A"/>
                <w:sz w:val="20"/>
                <w:szCs w:val="20"/>
                <w:lang w:eastAsia="en-US"/>
              </w:rPr>
            </w:pPr>
            <w:r>
              <w:rPr>
                <w:rFonts w:ascii="Calibri" w:eastAsia="Times New Roman" w:hAnsi="Calibri" w:cs="Times New Roman"/>
                <w:color w:val="E26B0A"/>
                <w:sz w:val="20"/>
                <w:szCs w:val="20"/>
                <w:lang w:eastAsia="en-US"/>
              </w:rPr>
              <w:t>UK</w:t>
            </w:r>
          </w:p>
        </w:tc>
        <w:tc>
          <w:tcPr>
            <w:tcW w:w="1260" w:type="dxa"/>
            <w:tcBorders>
              <w:top w:val="nil"/>
              <w:left w:val="nil"/>
              <w:bottom w:val="nil"/>
              <w:right w:val="single" w:sz="4" w:space="0" w:color="auto"/>
            </w:tcBorders>
            <w:shd w:val="clear" w:color="FDE9D9" w:fill="FDE9D9"/>
            <w:noWrap/>
            <w:vAlign w:val="bottom"/>
            <w:hideMark/>
          </w:tcPr>
          <w:p w14:paraId="612E4A2E"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80.83</w:t>
            </w:r>
          </w:p>
        </w:tc>
        <w:tc>
          <w:tcPr>
            <w:tcW w:w="581" w:type="dxa"/>
            <w:tcBorders>
              <w:top w:val="nil"/>
              <w:left w:val="nil"/>
              <w:bottom w:val="nil"/>
              <w:right w:val="nil"/>
            </w:tcBorders>
            <w:shd w:val="clear" w:color="DAEEF3" w:fill="DAEEF3"/>
            <w:noWrap/>
            <w:vAlign w:val="bottom"/>
            <w:hideMark/>
          </w:tcPr>
          <w:p w14:paraId="47E0B501"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7</w:t>
            </w:r>
          </w:p>
        </w:tc>
        <w:tc>
          <w:tcPr>
            <w:tcW w:w="1449" w:type="dxa"/>
            <w:tcBorders>
              <w:top w:val="nil"/>
              <w:left w:val="nil"/>
              <w:bottom w:val="nil"/>
              <w:right w:val="nil"/>
            </w:tcBorders>
            <w:shd w:val="clear" w:color="DAEEF3" w:fill="DAEEF3"/>
            <w:noWrap/>
            <w:vAlign w:val="bottom"/>
            <w:hideMark/>
          </w:tcPr>
          <w:p w14:paraId="128CCF97" w14:textId="354B5270" w:rsidR="00BB4D99" w:rsidRPr="00C173EF" w:rsidRDefault="00017F27" w:rsidP="00BB4D99">
            <w:pPr>
              <w:rPr>
                <w:rFonts w:ascii="Calibri" w:eastAsia="Times New Roman" w:hAnsi="Calibri" w:cs="Times New Roman"/>
                <w:color w:val="31869B"/>
                <w:sz w:val="20"/>
                <w:szCs w:val="20"/>
                <w:lang w:eastAsia="en-US"/>
              </w:rPr>
            </w:pPr>
            <w:r>
              <w:rPr>
                <w:rFonts w:ascii="Calibri" w:eastAsia="Times New Roman" w:hAnsi="Calibri" w:cs="Times New Roman"/>
                <w:color w:val="31869B"/>
                <w:sz w:val="20"/>
                <w:szCs w:val="20"/>
                <w:lang w:eastAsia="en-US"/>
              </w:rPr>
              <w:t>UK</w:t>
            </w:r>
          </w:p>
        </w:tc>
        <w:tc>
          <w:tcPr>
            <w:tcW w:w="1210" w:type="dxa"/>
            <w:tcBorders>
              <w:top w:val="nil"/>
              <w:left w:val="nil"/>
              <w:bottom w:val="nil"/>
              <w:right w:val="single" w:sz="4" w:space="0" w:color="auto"/>
            </w:tcBorders>
            <w:shd w:val="clear" w:color="DAEEF3" w:fill="DAEEF3"/>
            <w:noWrap/>
            <w:vAlign w:val="bottom"/>
            <w:hideMark/>
          </w:tcPr>
          <w:p w14:paraId="3F04A0BB"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80.47</w:t>
            </w:r>
          </w:p>
        </w:tc>
      </w:tr>
      <w:tr w:rsidR="00017F27" w:rsidRPr="00017F27" w14:paraId="65EBFE39"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50F5C88C"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w:t>
            </w:r>
          </w:p>
        </w:tc>
        <w:tc>
          <w:tcPr>
            <w:tcW w:w="1399" w:type="dxa"/>
            <w:tcBorders>
              <w:top w:val="nil"/>
              <w:left w:val="nil"/>
              <w:bottom w:val="nil"/>
              <w:right w:val="nil"/>
            </w:tcBorders>
            <w:shd w:val="clear" w:color="auto" w:fill="auto"/>
            <w:noWrap/>
            <w:vAlign w:val="bottom"/>
            <w:hideMark/>
          </w:tcPr>
          <w:p w14:paraId="001B7D01"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United States</w:t>
            </w:r>
          </w:p>
        </w:tc>
        <w:tc>
          <w:tcPr>
            <w:tcW w:w="1245" w:type="dxa"/>
            <w:tcBorders>
              <w:top w:val="nil"/>
              <w:left w:val="nil"/>
              <w:bottom w:val="nil"/>
              <w:right w:val="single" w:sz="4" w:space="0" w:color="auto"/>
            </w:tcBorders>
            <w:shd w:val="clear" w:color="auto" w:fill="auto"/>
            <w:noWrap/>
            <w:vAlign w:val="bottom"/>
            <w:hideMark/>
          </w:tcPr>
          <w:p w14:paraId="3997302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80.01</w:t>
            </w:r>
          </w:p>
        </w:tc>
        <w:tc>
          <w:tcPr>
            <w:tcW w:w="581" w:type="dxa"/>
            <w:tcBorders>
              <w:top w:val="nil"/>
              <w:left w:val="nil"/>
              <w:bottom w:val="nil"/>
              <w:right w:val="nil"/>
            </w:tcBorders>
            <w:shd w:val="clear" w:color="auto" w:fill="auto"/>
            <w:noWrap/>
            <w:vAlign w:val="bottom"/>
            <w:hideMark/>
          </w:tcPr>
          <w:p w14:paraId="782043FA"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w:t>
            </w:r>
          </w:p>
        </w:tc>
        <w:tc>
          <w:tcPr>
            <w:tcW w:w="1414" w:type="dxa"/>
            <w:tcBorders>
              <w:top w:val="nil"/>
              <w:left w:val="nil"/>
              <w:bottom w:val="nil"/>
              <w:right w:val="nil"/>
            </w:tcBorders>
            <w:shd w:val="clear" w:color="auto" w:fill="auto"/>
            <w:noWrap/>
            <w:vAlign w:val="bottom"/>
            <w:hideMark/>
          </w:tcPr>
          <w:p w14:paraId="08DCD24C"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Ireland</w:t>
            </w:r>
          </w:p>
        </w:tc>
        <w:tc>
          <w:tcPr>
            <w:tcW w:w="1260" w:type="dxa"/>
            <w:tcBorders>
              <w:top w:val="nil"/>
              <w:left w:val="nil"/>
              <w:bottom w:val="nil"/>
              <w:right w:val="single" w:sz="4" w:space="0" w:color="auto"/>
            </w:tcBorders>
            <w:shd w:val="clear" w:color="auto" w:fill="auto"/>
            <w:noWrap/>
            <w:vAlign w:val="bottom"/>
            <w:hideMark/>
          </w:tcPr>
          <w:p w14:paraId="1A7C667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80.45</w:t>
            </w:r>
          </w:p>
        </w:tc>
        <w:tc>
          <w:tcPr>
            <w:tcW w:w="581" w:type="dxa"/>
            <w:tcBorders>
              <w:top w:val="nil"/>
              <w:left w:val="nil"/>
              <w:bottom w:val="nil"/>
              <w:right w:val="nil"/>
            </w:tcBorders>
            <w:shd w:val="clear" w:color="auto" w:fill="auto"/>
            <w:noWrap/>
            <w:vAlign w:val="bottom"/>
            <w:hideMark/>
          </w:tcPr>
          <w:p w14:paraId="3174515B"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8</w:t>
            </w:r>
          </w:p>
        </w:tc>
        <w:tc>
          <w:tcPr>
            <w:tcW w:w="1449" w:type="dxa"/>
            <w:tcBorders>
              <w:top w:val="nil"/>
              <w:left w:val="nil"/>
              <w:bottom w:val="nil"/>
              <w:right w:val="nil"/>
            </w:tcBorders>
            <w:shd w:val="clear" w:color="auto" w:fill="auto"/>
            <w:noWrap/>
            <w:vAlign w:val="bottom"/>
            <w:hideMark/>
          </w:tcPr>
          <w:p w14:paraId="5661CD46"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Ireland</w:t>
            </w:r>
          </w:p>
        </w:tc>
        <w:tc>
          <w:tcPr>
            <w:tcW w:w="1210" w:type="dxa"/>
            <w:tcBorders>
              <w:top w:val="nil"/>
              <w:left w:val="nil"/>
              <w:bottom w:val="nil"/>
              <w:right w:val="single" w:sz="4" w:space="0" w:color="auto"/>
            </w:tcBorders>
            <w:shd w:val="clear" w:color="auto" w:fill="auto"/>
            <w:noWrap/>
            <w:vAlign w:val="bottom"/>
            <w:hideMark/>
          </w:tcPr>
          <w:p w14:paraId="010CDFA2"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79.89</w:t>
            </w:r>
          </w:p>
        </w:tc>
      </w:tr>
      <w:tr w:rsidR="00017F27" w:rsidRPr="00017F27" w14:paraId="07B2716F"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2984CFA3"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9</w:t>
            </w:r>
          </w:p>
        </w:tc>
        <w:tc>
          <w:tcPr>
            <w:tcW w:w="1399" w:type="dxa"/>
            <w:tcBorders>
              <w:top w:val="nil"/>
              <w:left w:val="nil"/>
              <w:bottom w:val="nil"/>
              <w:right w:val="nil"/>
            </w:tcBorders>
            <w:shd w:val="clear" w:color="F2DCDB" w:fill="F2DCDB"/>
            <w:noWrap/>
            <w:vAlign w:val="bottom"/>
            <w:hideMark/>
          </w:tcPr>
          <w:p w14:paraId="671E79FA"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Germany</w:t>
            </w:r>
          </w:p>
        </w:tc>
        <w:tc>
          <w:tcPr>
            <w:tcW w:w="1245" w:type="dxa"/>
            <w:tcBorders>
              <w:top w:val="nil"/>
              <w:left w:val="nil"/>
              <w:bottom w:val="nil"/>
              <w:right w:val="single" w:sz="4" w:space="0" w:color="auto"/>
            </w:tcBorders>
            <w:shd w:val="clear" w:color="F2DCDB" w:fill="F2DCDB"/>
            <w:noWrap/>
            <w:vAlign w:val="bottom"/>
            <w:hideMark/>
          </w:tcPr>
          <w:p w14:paraId="173A5CE4"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79.98</w:t>
            </w:r>
          </w:p>
        </w:tc>
        <w:tc>
          <w:tcPr>
            <w:tcW w:w="581" w:type="dxa"/>
            <w:tcBorders>
              <w:top w:val="nil"/>
              <w:left w:val="nil"/>
              <w:bottom w:val="nil"/>
              <w:right w:val="nil"/>
            </w:tcBorders>
            <w:shd w:val="clear" w:color="FDE9D9" w:fill="FDE9D9"/>
            <w:noWrap/>
            <w:vAlign w:val="bottom"/>
            <w:hideMark/>
          </w:tcPr>
          <w:p w14:paraId="350A4DFA"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9</w:t>
            </w:r>
          </w:p>
        </w:tc>
        <w:tc>
          <w:tcPr>
            <w:tcW w:w="1414" w:type="dxa"/>
            <w:tcBorders>
              <w:top w:val="nil"/>
              <w:left w:val="nil"/>
              <w:bottom w:val="nil"/>
              <w:right w:val="nil"/>
            </w:tcBorders>
            <w:shd w:val="clear" w:color="FDE9D9" w:fill="FDE9D9"/>
            <w:noWrap/>
            <w:vAlign w:val="bottom"/>
            <w:hideMark/>
          </w:tcPr>
          <w:p w14:paraId="675E3DAB"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Austria</w:t>
            </w:r>
          </w:p>
        </w:tc>
        <w:tc>
          <w:tcPr>
            <w:tcW w:w="1260" w:type="dxa"/>
            <w:tcBorders>
              <w:top w:val="nil"/>
              <w:left w:val="nil"/>
              <w:bottom w:val="nil"/>
              <w:right w:val="single" w:sz="4" w:space="0" w:color="auto"/>
            </w:tcBorders>
            <w:shd w:val="clear" w:color="FDE9D9" w:fill="FDE9D9"/>
            <w:noWrap/>
            <w:vAlign w:val="bottom"/>
            <w:hideMark/>
          </w:tcPr>
          <w:p w14:paraId="2570BEC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79.65</w:t>
            </w:r>
          </w:p>
        </w:tc>
        <w:tc>
          <w:tcPr>
            <w:tcW w:w="581" w:type="dxa"/>
            <w:tcBorders>
              <w:top w:val="nil"/>
              <w:left w:val="nil"/>
              <w:bottom w:val="nil"/>
              <w:right w:val="nil"/>
            </w:tcBorders>
            <w:shd w:val="clear" w:color="DAEEF3" w:fill="DAEEF3"/>
            <w:noWrap/>
            <w:vAlign w:val="bottom"/>
            <w:hideMark/>
          </w:tcPr>
          <w:p w14:paraId="7152F90E"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9</w:t>
            </w:r>
          </w:p>
        </w:tc>
        <w:tc>
          <w:tcPr>
            <w:tcW w:w="1449" w:type="dxa"/>
            <w:tcBorders>
              <w:top w:val="nil"/>
              <w:left w:val="nil"/>
              <w:bottom w:val="nil"/>
              <w:right w:val="nil"/>
            </w:tcBorders>
            <w:shd w:val="clear" w:color="DAEEF3" w:fill="DAEEF3"/>
            <w:noWrap/>
            <w:vAlign w:val="bottom"/>
            <w:hideMark/>
          </w:tcPr>
          <w:p w14:paraId="17299376"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Austria</w:t>
            </w:r>
          </w:p>
        </w:tc>
        <w:tc>
          <w:tcPr>
            <w:tcW w:w="1210" w:type="dxa"/>
            <w:tcBorders>
              <w:top w:val="nil"/>
              <w:left w:val="nil"/>
              <w:bottom w:val="nil"/>
              <w:right w:val="single" w:sz="4" w:space="0" w:color="auto"/>
            </w:tcBorders>
            <w:shd w:val="clear" w:color="DAEEF3" w:fill="DAEEF3"/>
            <w:noWrap/>
            <w:vAlign w:val="bottom"/>
            <w:hideMark/>
          </w:tcPr>
          <w:p w14:paraId="310AD5A2"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79.18</w:t>
            </w:r>
          </w:p>
        </w:tc>
      </w:tr>
      <w:tr w:rsidR="00017F27" w:rsidRPr="00017F27" w14:paraId="43870D1A"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63B6710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10</w:t>
            </w:r>
          </w:p>
        </w:tc>
        <w:tc>
          <w:tcPr>
            <w:tcW w:w="1399" w:type="dxa"/>
            <w:tcBorders>
              <w:top w:val="nil"/>
              <w:left w:val="nil"/>
              <w:bottom w:val="nil"/>
              <w:right w:val="nil"/>
            </w:tcBorders>
            <w:shd w:val="clear" w:color="auto" w:fill="auto"/>
            <w:noWrap/>
            <w:vAlign w:val="bottom"/>
            <w:hideMark/>
          </w:tcPr>
          <w:p w14:paraId="691B4B92" w14:textId="7B622DF1" w:rsidR="00BB4D99" w:rsidRPr="00C173EF" w:rsidRDefault="00017F27" w:rsidP="00BB4D99">
            <w:pPr>
              <w:rPr>
                <w:rFonts w:ascii="Calibri" w:eastAsia="Times New Roman" w:hAnsi="Calibri" w:cs="Times New Roman"/>
                <w:color w:val="963634"/>
                <w:sz w:val="20"/>
                <w:szCs w:val="20"/>
                <w:lang w:eastAsia="en-US"/>
              </w:rPr>
            </w:pPr>
            <w:r>
              <w:rPr>
                <w:rFonts w:ascii="Calibri" w:eastAsia="Times New Roman" w:hAnsi="Calibri" w:cs="Times New Roman"/>
                <w:color w:val="963634"/>
                <w:sz w:val="20"/>
                <w:szCs w:val="20"/>
                <w:lang w:eastAsia="en-US"/>
              </w:rPr>
              <w:t>UK</w:t>
            </w:r>
          </w:p>
        </w:tc>
        <w:tc>
          <w:tcPr>
            <w:tcW w:w="1245" w:type="dxa"/>
            <w:tcBorders>
              <w:top w:val="nil"/>
              <w:left w:val="nil"/>
              <w:bottom w:val="nil"/>
              <w:right w:val="single" w:sz="4" w:space="0" w:color="auto"/>
            </w:tcBorders>
            <w:shd w:val="clear" w:color="auto" w:fill="auto"/>
            <w:noWrap/>
            <w:vAlign w:val="bottom"/>
            <w:hideMark/>
          </w:tcPr>
          <w:p w14:paraId="572F100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79.96</w:t>
            </w:r>
          </w:p>
        </w:tc>
        <w:tc>
          <w:tcPr>
            <w:tcW w:w="581" w:type="dxa"/>
            <w:tcBorders>
              <w:top w:val="nil"/>
              <w:left w:val="nil"/>
              <w:bottom w:val="nil"/>
              <w:right w:val="nil"/>
            </w:tcBorders>
            <w:shd w:val="clear" w:color="auto" w:fill="auto"/>
            <w:noWrap/>
            <w:vAlign w:val="bottom"/>
            <w:hideMark/>
          </w:tcPr>
          <w:p w14:paraId="4387D82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10</w:t>
            </w:r>
          </w:p>
        </w:tc>
        <w:tc>
          <w:tcPr>
            <w:tcW w:w="1414" w:type="dxa"/>
            <w:tcBorders>
              <w:top w:val="nil"/>
              <w:left w:val="nil"/>
              <w:bottom w:val="nil"/>
              <w:right w:val="nil"/>
            </w:tcBorders>
            <w:shd w:val="clear" w:color="auto" w:fill="auto"/>
            <w:noWrap/>
            <w:vAlign w:val="bottom"/>
            <w:hideMark/>
          </w:tcPr>
          <w:p w14:paraId="4D7B4B2B"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Netherlands</w:t>
            </w:r>
          </w:p>
        </w:tc>
        <w:tc>
          <w:tcPr>
            <w:tcW w:w="1260" w:type="dxa"/>
            <w:tcBorders>
              <w:top w:val="nil"/>
              <w:left w:val="nil"/>
              <w:bottom w:val="nil"/>
              <w:right w:val="single" w:sz="4" w:space="0" w:color="auto"/>
            </w:tcBorders>
            <w:shd w:val="clear" w:color="auto" w:fill="auto"/>
            <w:noWrap/>
            <w:vAlign w:val="bottom"/>
            <w:hideMark/>
          </w:tcPr>
          <w:p w14:paraId="0DFFA104"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79.04</w:t>
            </w:r>
          </w:p>
        </w:tc>
        <w:tc>
          <w:tcPr>
            <w:tcW w:w="581" w:type="dxa"/>
            <w:tcBorders>
              <w:top w:val="nil"/>
              <w:left w:val="nil"/>
              <w:bottom w:val="nil"/>
              <w:right w:val="nil"/>
            </w:tcBorders>
            <w:shd w:val="clear" w:color="auto" w:fill="auto"/>
            <w:noWrap/>
            <w:vAlign w:val="bottom"/>
            <w:hideMark/>
          </w:tcPr>
          <w:p w14:paraId="22D0DB9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10</w:t>
            </w:r>
          </w:p>
        </w:tc>
        <w:tc>
          <w:tcPr>
            <w:tcW w:w="1449" w:type="dxa"/>
            <w:tcBorders>
              <w:top w:val="nil"/>
              <w:left w:val="nil"/>
              <w:bottom w:val="nil"/>
              <w:right w:val="nil"/>
            </w:tcBorders>
            <w:shd w:val="clear" w:color="auto" w:fill="auto"/>
            <w:noWrap/>
            <w:vAlign w:val="bottom"/>
            <w:hideMark/>
          </w:tcPr>
          <w:p w14:paraId="4185E29D"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Netherlands</w:t>
            </w:r>
          </w:p>
        </w:tc>
        <w:tc>
          <w:tcPr>
            <w:tcW w:w="1210" w:type="dxa"/>
            <w:tcBorders>
              <w:top w:val="nil"/>
              <w:left w:val="nil"/>
              <w:bottom w:val="nil"/>
              <w:right w:val="single" w:sz="4" w:space="0" w:color="auto"/>
            </w:tcBorders>
            <w:shd w:val="clear" w:color="auto" w:fill="auto"/>
            <w:noWrap/>
            <w:vAlign w:val="bottom"/>
            <w:hideMark/>
          </w:tcPr>
          <w:p w14:paraId="48536CF0"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78.83</w:t>
            </w:r>
          </w:p>
        </w:tc>
      </w:tr>
      <w:tr w:rsidR="00017F27" w:rsidRPr="00017F27" w14:paraId="2EB38807"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2F0E771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11</w:t>
            </w:r>
          </w:p>
        </w:tc>
        <w:tc>
          <w:tcPr>
            <w:tcW w:w="1399" w:type="dxa"/>
            <w:tcBorders>
              <w:top w:val="nil"/>
              <w:left w:val="nil"/>
              <w:bottom w:val="nil"/>
              <w:right w:val="nil"/>
            </w:tcBorders>
            <w:shd w:val="clear" w:color="F2DCDB" w:fill="F2DCDB"/>
            <w:noWrap/>
            <w:vAlign w:val="bottom"/>
            <w:hideMark/>
          </w:tcPr>
          <w:p w14:paraId="58FB5C42"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Sweden</w:t>
            </w:r>
          </w:p>
        </w:tc>
        <w:tc>
          <w:tcPr>
            <w:tcW w:w="1245" w:type="dxa"/>
            <w:tcBorders>
              <w:top w:val="nil"/>
              <w:left w:val="nil"/>
              <w:bottom w:val="nil"/>
              <w:right w:val="single" w:sz="4" w:space="0" w:color="auto"/>
            </w:tcBorders>
            <w:shd w:val="clear" w:color="F2DCDB" w:fill="F2DCDB"/>
            <w:noWrap/>
            <w:vAlign w:val="bottom"/>
            <w:hideMark/>
          </w:tcPr>
          <w:p w14:paraId="3E0F44F1"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79.75</w:t>
            </w:r>
          </w:p>
        </w:tc>
        <w:tc>
          <w:tcPr>
            <w:tcW w:w="581" w:type="dxa"/>
            <w:tcBorders>
              <w:top w:val="nil"/>
              <w:left w:val="nil"/>
              <w:bottom w:val="nil"/>
              <w:right w:val="nil"/>
            </w:tcBorders>
            <w:shd w:val="clear" w:color="FDE9D9" w:fill="FDE9D9"/>
            <w:noWrap/>
            <w:vAlign w:val="bottom"/>
            <w:hideMark/>
          </w:tcPr>
          <w:p w14:paraId="6AD499C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11</w:t>
            </w:r>
          </w:p>
        </w:tc>
        <w:tc>
          <w:tcPr>
            <w:tcW w:w="1414" w:type="dxa"/>
            <w:tcBorders>
              <w:top w:val="nil"/>
              <w:left w:val="nil"/>
              <w:bottom w:val="nil"/>
              <w:right w:val="nil"/>
            </w:tcBorders>
            <w:shd w:val="clear" w:color="FDE9D9" w:fill="FDE9D9"/>
            <w:noWrap/>
            <w:vAlign w:val="bottom"/>
            <w:hideMark/>
          </w:tcPr>
          <w:p w14:paraId="791C6B63"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United States</w:t>
            </w:r>
          </w:p>
        </w:tc>
        <w:tc>
          <w:tcPr>
            <w:tcW w:w="1260" w:type="dxa"/>
            <w:tcBorders>
              <w:top w:val="nil"/>
              <w:left w:val="nil"/>
              <w:bottom w:val="nil"/>
              <w:right w:val="single" w:sz="4" w:space="0" w:color="auto"/>
            </w:tcBorders>
            <w:shd w:val="clear" w:color="FDE9D9" w:fill="FDE9D9"/>
            <w:noWrap/>
            <w:vAlign w:val="bottom"/>
            <w:hideMark/>
          </w:tcPr>
          <w:p w14:paraId="5250BE2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78.81</w:t>
            </w:r>
          </w:p>
        </w:tc>
        <w:tc>
          <w:tcPr>
            <w:tcW w:w="581" w:type="dxa"/>
            <w:tcBorders>
              <w:top w:val="nil"/>
              <w:left w:val="nil"/>
              <w:bottom w:val="nil"/>
              <w:right w:val="nil"/>
            </w:tcBorders>
            <w:shd w:val="clear" w:color="DAEEF3" w:fill="DAEEF3"/>
            <w:noWrap/>
            <w:vAlign w:val="bottom"/>
            <w:hideMark/>
          </w:tcPr>
          <w:p w14:paraId="7E9BF4D8"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11</w:t>
            </w:r>
          </w:p>
        </w:tc>
        <w:tc>
          <w:tcPr>
            <w:tcW w:w="1449" w:type="dxa"/>
            <w:tcBorders>
              <w:top w:val="nil"/>
              <w:left w:val="nil"/>
              <w:bottom w:val="nil"/>
              <w:right w:val="nil"/>
            </w:tcBorders>
            <w:shd w:val="clear" w:color="DAEEF3" w:fill="DAEEF3"/>
            <w:noWrap/>
            <w:vAlign w:val="bottom"/>
            <w:hideMark/>
          </w:tcPr>
          <w:p w14:paraId="400D0D63"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United States</w:t>
            </w:r>
          </w:p>
        </w:tc>
        <w:tc>
          <w:tcPr>
            <w:tcW w:w="1210" w:type="dxa"/>
            <w:tcBorders>
              <w:top w:val="nil"/>
              <w:left w:val="nil"/>
              <w:bottom w:val="nil"/>
              <w:right w:val="single" w:sz="4" w:space="0" w:color="auto"/>
            </w:tcBorders>
            <w:shd w:val="clear" w:color="DAEEF3" w:fill="DAEEF3"/>
            <w:noWrap/>
            <w:vAlign w:val="bottom"/>
            <w:hideMark/>
          </w:tcPr>
          <w:p w14:paraId="4FC75FD0"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78.44</w:t>
            </w:r>
          </w:p>
        </w:tc>
      </w:tr>
      <w:tr w:rsidR="00017F27" w:rsidRPr="00017F27" w14:paraId="48E7450D"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387649BD"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12</w:t>
            </w:r>
          </w:p>
        </w:tc>
        <w:tc>
          <w:tcPr>
            <w:tcW w:w="1399" w:type="dxa"/>
            <w:tcBorders>
              <w:top w:val="nil"/>
              <w:left w:val="nil"/>
              <w:bottom w:val="nil"/>
              <w:right w:val="nil"/>
            </w:tcBorders>
            <w:shd w:val="clear" w:color="auto" w:fill="auto"/>
            <w:noWrap/>
            <w:vAlign w:val="bottom"/>
            <w:hideMark/>
          </w:tcPr>
          <w:p w14:paraId="2CF79F4B" w14:textId="162E4314"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 xml:space="preserve">Czech </w:t>
            </w:r>
            <w:r w:rsidR="00017F27">
              <w:rPr>
                <w:rFonts w:ascii="Calibri" w:eastAsia="Times New Roman" w:hAnsi="Calibri" w:cs="Times New Roman"/>
                <w:color w:val="963634"/>
                <w:sz w:val="20"/>
                <w:szCs w:val="20"/>
                <w:lang w:eastAsia="en-US"/>
              </w:rPr>
              <w:t>R.</w:t>
            </w:r>
          </w:p>
        </w:tc>
        <w:tc>
          <w:tcPr>
            <w:tcW w:w="1245" w:type="dxa"/>
            <w:tcBorders>
              <w:top w:val="nil"/>
              <w:left w:val="nil"/>
              <w:bottom w:val="nil"/>
              <w:right w:val="single" w:sz="4" w:space="0" w:color="auto"/>
            </w:tcBorders>
            <w:shd w:val="clear" w:color="auto" w:fill="auto"/>
            <w:noWrap/>
            <w:vAlign w:val="bottom"/>
            <w:hideMark/>
          </w:tcPr>
          <w:p w14:paraId="32A6CC9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79.70</w:t>
            </w:r>
          </w:p>
        </w:tc>
        <w:tc>
          <w:tcPr>
            <w:tcW w:w="581" w:type="dxa"/>
            <w:tcBorders>
              <w:top w:val="nil"/>
              <w:left w:val="nil"/>
              <w:bottom w:val="nil"/>
              <w:right w:val="nil"/>
            </w:tcBorders>
            <w:shd w:val="clear" w:color="auto" w:fill="auto"/>
            <w:noWrap/>
            <w:vAlign w:val="bottom"/>
            <w:hideMark/>
          </w:tcPr>
          <w:p w14:paraId="4403E6F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12</w:t>
            </w:r>
          </w:p>
        </w:tc>
        <w:tc>
          <w:tcPr>
            <w:tcW w:w="1414" w:type="dxa"/>
            <w:tcBorders>
              <w:top w:val="nil"/>
              <w:left w:val="nil"/>
              <w:bottom w:val="nil"/>
              <w:right w:val="nil"/>
            </w:tcBorders>
            <w:shd w:val="clear" w:color="auto" w:fill="auto"/>
            <w:noWrap/>
            <w:vAlign w:val="bottom"/>
            <w:hideMark/>
          </w:tcPr>
          <w:p w14:paraId="64BF91D3"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Canada</w:t>
            </w:r>
          </w:p>
        </w:tc>
        <w:tc>
          <w:tcPr>
            <w:tcW w:w="1260" w:type="dxa"/>
            <w:tcBorders>
              <w:top w:val="nil"/>
              <w:left w:val="nil"/>
              <w:bottom w:val="nil"/>
              <w:right w:val="single" w:sz="4" w:space="0" w:color="auto"/>
            </w:tcBorders>
            <w:shd w:val="clear" w:color="auto" w:fill="auto"/>
            <w:noWrap/>
            <w:vAlign w:val="bottom"/>
            <w:hideMark/>
          </w:tcPr>
          <w:p w14:paraId="244A4989"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78.55</w:t>
            </w:r>
          </w:p>
        </w:tc>
        <w:tc>
          <w:tcPr>
            <w:tcW w:w="581" w:type="dxa"/>
            <w:tcBorders>
              <w:top w:val="nil"/>
              <w:left w:val="nil"/>
              <w:bottom w:val="nil"/>
              <w:right w:val="nil"/>
            </w:tcBorders>
            <w:shd w:val="clear" w:color="auto" w:fill="auto"/>
            <w:noWrap/>
            <w:vAlign w:val="bottom"/>
            <w:hideMark/>
          </w:tcPr>
          <w:p w14:paraId="50F3C63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12</w:t>
            </w:r>
          </w:p>
        </w:tc>
        <w:tc>
          <w:tcPr>
            <w:tcW w:w="1449" w:type="dxa"/>
            <w:tcBorders>
              <w:top w:val="nil"/>
              <w:left w:val="nil"/>
              <w:bottom w:val="nil"/>
              <w:right w:val="nil"/>
            </w:tcBorders>
            <w:shd w:val="clear" w:color="auto" w:fill="auto"/>
            <w:noWrap/>
            <w:vAlign w:val="bottom"/>
            <w:hideMark/>
          </w:tcPr>
          <w:p w14:paraId="3308F83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Sweden</w:t>
            </w:r>
          </w:p>
        </w:tc>
        <w:tc>
          <w:tcPr>
            <w:tcW w:w="1210" w:type="dxa"/>
            <w:tcBorders>
              <w:top w:val="nil"/>
              <w:left w:val="nil"/>
              <w:bottom w:val="nil"/>
              <w:right w:val="single" w:sz="4" w:space="0" w:color="auto"/>
            </w:tcBorders>
            <w:shd w:val="clear" w:color="auto" w:fill="auto"/>
            <w:noWrap/>
            <w:vAlign w:val="bottom"/>
            <w:hideMark/>
          </w:tcPr>
          <w:p w14:paraId="7A271897"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78.19</w:t>
            </w:r>
          </w:p>
        </w:tc>
      </w:tr>
      <w:tr w:rsidR="00017F27" w:rsidRPr="00017F27" w14:paraId="2A8F53F0"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6B50E8A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13</w:t>
            </w:r>
          </w:p>
        </w:tc>
        <w:tc>
          <w:tcPr>
            <w:tcW w:w="1399" w:type="dxa"/>
            <w:tcBorders>
              <w:top w:val="nil"/>
              <w:left w:val="nil"/>
              <w:bottom w:val="nil"/>
              <w:right w:val="nil"/>
            </w:tcBorders>
            <w:shd w:val="clear" w:color="F2DCDB" w:fill="F2DCDB"/>
            <w:noWrap/>
            <w:vAlign w:val="bottom"/>
            <w:hideMark/>
          </w:tcPr>
          <w:p w14:paraId="19FA1BD9"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Austria</w:t>
            </w:r>
          </w:p>
        </w:tc>
        <w:tc>
          <w:tcPr>
            <w:tcW w:w="1245" w:type="dxa"/>
            <w:tcBorders>
              <w:top w:val="nil"/>
              <w:left w:val="nil"/>
              <w:bottom w:val="nil"/>
              <w:right w:val="single" w:sz="4" w:space="0" w:color="auto"/>
            </w:tcBorders>
            <w:shd w:val="clear" w:color="F2DCDB" w:fill="F2DCDB"/>
            <w:noWrap/>
            <w:vAlign w:val="bottom"/>
            <w:hideMark/>
          </w:tcPr>
          <w:p w14:paraId="2B0B0AE8"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79.54</w:t>
            </w:r>
          </w:p>
        </w:tc>
        <w:tc>
          <w:tcPr>
            <w:tcW w:w="581" w:type="dxa"/>
            <w:tcBorders>
              <w:top w:val="nil"/>
              <w:left w:val="nil"/>
              <w:bottom w:val="nil"/>
              <w:right w:val="nil"/>
            </w:tcBorders>
            <w:shd w:val="clear" w:color="FDE9D9" w:fill="FDE9D9"/>
            <w:noWrap/>
            <w:vAlign w:val="bottom"/>
            <w:hideMark/>
          </w:tcPr>
          <w:p w14:paraId="61AE2D29"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13</w:t>
            </w:r>
          </w:p>
        </w:tc>
        <w:tc>
          <w:tcPr>
            <w:tcW w:w="1414" w:type="dxa"/>
            <w:tcBorders>
              <w:top w:val="nil"/>
              <w:left w:val="nil"/>
              <w:bottom w:val="nil"/>
              <w:right w:val="nil"/>
            </w:tcBorders>
            <w:shd w:val="clear" w:color="FDE9D9" w:fill="FDE9D9"/>
            <w:noWrap/>
            <w:vAlign w:val="bottom"/>
            <w:hideMark/>
          </w:tcPr>
          <w:p w14:paraId="720777A6"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Sweden</w:t>
            </w:r>
          </w:p>
        </w:tc>
        <w:tc>
          <w:tcPr>
            <w:tcW w:w="1260" w:type="dxa"/>
            <w:tcBorders>
              <w:top w:val="nil"/>
              <w:left w:val="nil"/>
              <w:bottom w:val="nil"/>
              <w:right w:val="single" w:sz="4" w:space="0" w:color="auto"/>
            </w:tcBorders>
            <w:shd w:val="clear" w:color="FDE9D9" w:fill="FDE9D9"/>
            <w:noWrap/>
            <w:vAlign w:val="bottom"/>
            <w:hideMark/>
          </w:tcPr>
          <w:p w14:paraId="238621E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78.50</w:t>
            </w:r>
          </w:p>
        </w:tc>
        <w:tc>
          <w:tcPr>
            <w:tcW w:w="581" w:type="dxa"/>
            <w:tcBorders>
              <w:top w:val="nil"/>
              <w:left w:val="nil"/>
              <w:bottom w:val="nil"/>
              <w:right w:val="nil"/>
            </w:tcBorders>
            <w:shd w:val="clear" w:color="DAEEF3" w:fill="DAEEF3"/>
            <w:noWrap/>
            <w:vAlign w:val="bottom"/>
            <w:hideMark/>
          </w:tcPr>
          <w:p w14:paraId="6BCE70E7"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13</w:t>
            </w:r>
          </w:p>
        </w:tc>
        <w:tc>
          <w:tcPr>
            <w:tcW w:w="1449" w:type="dxa"/>
            <w:tcBorders>
              <w:top w:val="nil"/>
              <w:left w:val="nil"/>
              <w:bottom w:val="nil"/>
              <w:right w:val="nil"/>
            </w:tcBorders>
            <w:shd w:val="clear" w:color="DAEEF3" w:fill="DAEEF3"/>
            <w:noWrap/>
            <w:vAlign w:val="bottom"/>
            <w:hideMark/>
          </w:tcPr>
          <w:p w14:paraId="69CE48A6"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Canada</w:t>
            </w:r>
          </w:p>
        </w:tc>
        <w:tc>
          <w:tcPr>
            <w:tcW w:w="1210" w:type="dxa"/>
            <w:tcBorders>
              <w:top w:val="nil"/>
              <w:left w:val="nil"/>
              <w:bottom w:val="nil"/>
              <w:right w:val="single" w:sz="4" w:space="0" w:color="auto"/>
            </w:tcBorders>
            <w:shd w:val="clear" w:color="DAEEF3" w:fill="DAEEF3"/>
            <w:noWrap/>
            <w:vAlign w:val="bottom"/>
            <w:hideMark/>
          </w:tcPr>
          <w:p w14:paraId="29C5F687"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78.41</w:t>
            </w:r>
          </w:p>
        </w:tc>
      </w:tr>
      <w:tr w:rsidR="00017F27" w:rsidRPr="00017F27" w14:paraId="01DF5800"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5793EF2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w:t>
            </w:r>
          </w:p>
        </w:tc>
        <w:tc>
          <w:tcPr>
            <w:tcW w:w="1399" w:type="dxa"/>
            <w:tcBorders>
              <w:top w:val="nil"/>
              <w:left w:val="nil"/>
              <w:bottom w:val="nil"/>
              <w:right w:val="nil"/>
            </w:tcBorders>
            <w:shd w:val="clear" w:color="auto" w:fill="auto"/>
            <w:noWrap/>
            <w:vAlign w:val="bottom"/>
            <w:hideMark/>
          </w:tcPr>
          <w:p w14:paraId="614BC579"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Netherlands</w:t>
            </w:r>
          </w:p>
        </w:tc>
        <w:tc>
          <w:tcPr>
            <w:tcW w:w="1245" w:type="dxa"/>
            <w:tcBorders>
              <w:top w:val="nil"/>
              <w:left w:val="nil"/>
              <w:bottom w:val="nil"/>
              <w:right w:val="single" w:sz="4" w:space="0" w:color="auto"/>
            </w:tcBorders>
            <w:shd w:val="clear" w:color="auto" w:fill="auto"/>
            <w:noWrap/>
            <w:vAlign w:val="bottom"/>
            <w:hideMark/>
          </w:tcPr>
          <w:p w14:paraId="32E3A64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79.21</w:t>
            </w:r>
          </w:p>
        </w:tc>
        <w:tc>
          <w:tcPr>
            <w:tcW w:w="581" w:type="dxa"/>
            <w:tcBorders>
              <w:top w:val="nil"/>
              <w:left w:val="nil"/>
              <w:bottom w:val="nil"/>
              <w:right w:val="nil"/>
            </w:tcBorders>
            <w:shd w:val="clear" w:color="auto" w:fill="auto"/>
            <w:noWrap/>
            <w:vAlign w:val="bottom"/>
            <w:hideMark/>
          </w:tcPr>
          <w:p w14:paraId="626E93CF"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14</w:t>
            </w:r>
          </w:p>
        </w:tc>
        <w:tc>
          <w:tcPr>
            <w:tcW w:w="1414" w:type="dxa"/>
            <w:tcBorders>
              <w:top w:val="nil"/>
              <w:left w:val="nil"/>
              <w:bottom w:val="nil"/>
              <w:right w:val="nil"/>
            </w:tcBorders>
            <w:shd w:val="clear" w:color="auto" w:fill="auto"/>
            <w:noWrap/>
            <w:vAlign w:val="bottom"/>
            <w:hideMark/>
          </w:tcPr>
          <w:p w14:paraId="472957DF" w14:textId="557C93E4"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 xml:space="preserve">Czech </w:t>
            </w:r>
            <w:r w:rsidR="00017F27">
              <w:rPr>
                <w:rFonts w:ascii="Calibri" w:eastAsia="Times New Roman" w:hAnsi="Calibri" w:cs="Times New Roman"/>
                <w:color w:val="E26B0A"/>
                <w:sz w:val="20"/>
                <w:szCs w:val="20"/>
                <w:lang w:eastAsia="en-US"/>
              </w:rPr>
              <w:t>R.</w:t>
            </w:r>
          </w:p>
        </w:tc>
        <w:tc>
          <w:tcPr>
            <w:tcW w:w="1260" w:type="dxa"/>
            <w:tcBorders>
              <w:top w:val="nil"/>
              <w:left w:val="nil"/>
              <w:bottom w:val="nil"/>
              <w:right w:val="single" w:sz="4" w:space="0" w:color="auto"/>
            </w:tcBorders>
            <w:shd w:val="clear" w:color="auto" w:fill="auto"/>
            <w:noWrap/>
            <w:vAlign w:val="bottom"/>
            <w:hideMark/>
          </w:tcPr>
          <w:p w14:paraId="181CE087"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78.20</w:t>
            </w:r>
          </w:p>
        </w:tc>
        <w:tc>
          <w:tcPr>
            <w:tcW w:w="581" w:type="dxa"/>
            <w:tcBorders>
              <w:top w:val="nil"/>
              <w:left w:val="nil"/>
              <w:bottom w:val="nil"/>
              <w:right w:val="nil"/>
            </w:tcBorders>
            <w:shd w:val="clear" w:color="auto" w:fill="auto"/>
            <w:noWrap/>
            <w:vAlign w:val="bottom"/>
            <w:hideMark/>
          </w:tcPr>
          <w:p w14:paraId="26DE5EB5"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14</w:t>
            </w:r>
          </w:p>
        </w:tc>
        <w:tc>
          <w:tcPr>
            <w:tcW w:w="1449" w:type="dxa"/>
            <w:tcBorders>
              <w:top w:val="nil"/>
              <w:left w:val="nil"/>
              <w:bottom w:val="nil"/>
              <w:right w:val="nil"/>
            </w:tcBorders>
            <w:shd w:val="clear" w:color="auto" w:fill="auto"/>
            <w:noWrap/>
            <w:vAlign w:val="bottom"/>
            <w:hideMark/>
          </w:tcPr>
          <w:p w14:paraId="3BE3FA0E" w14:textId="398B37E8"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 xml:space="preserve">Czech </w:t>
            </w:r>
            <w:r w:rsidR="00017F27">
              <w:rPr>
                <w:rFonts w:ascii="Calibri" w:eastAsia="Times New Roman" w:hAnsi="Calibri" w:cs="Times New Roman"/>
                <w:color w:val="31869B"/>
                <w:sz w:val="20"/>
                <w:szCs w:val="20"/>
                <w:lang w:eastAsia="en-US"/>
              </w:rPr>
              <w:t>R.</w:t>
            </w:r>
          </w:p>
        </w:tc>
        <w:tc>
          <w:tcPr>
            <w:tcW w:w="1210" w:type="dxa"/>
            <w:tcBorders>
              <w:top w:val="nil"/>
              <w:left w:val="nil"/>
              <w:bottom w:val="nil"/>
              <w:right w:val="single" w:sz="4" w:space="0" w:color="auto"/>
            </w:tcBorders>
            <w:shd w:val="clear" w:color="auto" w:fill="auto"/>
            <w:noWrap/>
            <w:vAlign w:val="bottom"/>
            <w:hideMark/>
          </w:tcPr>
          <w:p w14:paraId="33FCBCAF"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77.97</w:t>
            </w:r>
          </w:p>
        </w:tc>
      </w:tr>
      <w:tr w:rsidR="00017F27" w:rsidRPr="00017F27" w14:paraId="3BC3AC05"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703FA3F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w:t>
            </w:r>
          </w:p>
        </w:tc>
        <w:tc>
          <w:tcPr>
            <w:tcW w:w="1399" w:type="dxa"/>
            <w:tcBorders>
              <w:top w:val="nil"/>
              <w:left w:val="nil"/>
              <w:bottom w:val="nil"/>
              <w:right w:val="nil"/>
            </w:tcBorders>
            <w:shd w:val="clear" w:color="F2DCDB" w:fill="F2DCDB"/>
            <w:noWrap/>
            <w:vAlign w:val="bottom"/>
            <w:hideMark/>
          </w:tcPr>
          <w:p w14:paraId="5482C5ED"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Iceland</w:t>
            </w:r>
          </w:p>
        </w:tc>
        <w:tc>
          <w:tcPr>
            <w:tcW w:w="1245" w:type="dxa"/>
            <w:tcBorders>
              <w:top w:val="nil"/>
              <w:left w:val="nil"/>
              <w:bottom w:val="nil"/>
              <w:right w:val="single" w:sz="4" w:space="0" w:color="auto"/>
            </w:tcBorders>
            <w:shd w:val="clear" w:color="F2DCDB" w:fill="F2DCDB"/>
            <w:noWrap/>
            <w:vAlign w:val="bottom"/>
            <w:hideMark/>
          </w:tcPr>
          <w:p w14:paraId="37EFFBAD"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78.72</w:t>
            </w:r>
          </w:p>
        </w:tc>
        <w:tc>
          <w:tcPr>
            <w:tcW w:w="581" w:type="dxa"/>
            <w:tcBorders>
              <w:top w:val="nil"/>
              <w:left w:val="nil"/>
              <w:bottom w:val="nil"/>
              <w:right w:val="nil"/>
            </w:tcBorders>
            <w:shd w:val="clear" w:color="FDE9D9" w:fill="FDE9D9"/>
            <w:noWrap/>
            <w:vAlign w:val="bottom"/>
            <w:hideMark/>
          </w:tcPr>
          <w:p w14:paraId="0C96E8E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15</w:t>
            </w:r>
          </w:p>
        </w:tc>
        <w:tc>
          <w:tcPr>
            <w:tcW w:w="1414" w:type="dxa"/>
            <w:tcBorders>
              <w:top w:val="nil"/>
              <w:left w:val="nil"/>
              <w:bottom w:val="nil"/>
              <w:right w:val="nil"/>
            </w:tcBorders>
            <w:shd w:val="clear" w:color="FDE9D9" w:fill="FDE9D9"/>
            <w:noWrap/>
            <w:vAlign w:val="bottom"/>
            <w:hideMark/>
          </w:tcPr>
          <w:p w14:paraId="1470A8BA"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Germany</w:t>
            </w:r>
          </w:p>
        </w:tc>
        <w:tc>
          <w:tcPr>
            <w:tcW w:w="1260" w:type="dxa"/>
            <w:tcBorders>
              <w:top w:val="nil"/>
              <w:left w:val="nil"/>
              <w:bottom w:val="nil"/>
              <w:right w:val="single" w:sz="4" w:space="0" w:color="auto"/>
            </w:tcBorders>
            <w:shd w:val="clear" w:color="FDE9D9" w:fill="FDE9D9"/>
            <w:noWrap/>
            <w:vAlign w:val="bottom"/>
            <w:hideMark/>
          </w:tcPr>
          <w:p w14:paraId="4105A8C2"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77.90</w:t>
            </w:r>
          </w:p>
        </w:tc>
        <w:tc>
          <w:tcPr>
            <w:tcW w:w="581" w:type="dxa"/>
            <w:tcBorders>
              <w:top w:val="nil"/>
              <w:left w:val="nil"/>
              <w:bottom w:val="nil"/>
              <w:right w:val="nil"/>
            </w:tcBorders>
            <w:shd w:val="clear" w:color="DAEEF3" w:fill="DAEEF3"/>
            <w:noWrap/>
            <w:vAlign w:val="bottom"/>
            <w:hideMark/>
          </w:tcPr>
          <w:p w14:paraId="1127F55E"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15</w:t>
            </w:r>
          </w:p>
        </w:tc>
        <w:tc>
          <w:tcPr>
            <w:tcW w:w="1449" w:type="dxa"/>
            <w:tcBorders>
              <w:top w:val="nil"/>
              <w:left w:val="nil"/>
              <w:bottom w:val="nil"/>
              <w:right w:val="nil"/>
            </w:tcBorders>
            <w:shd w:val="clear" w:color="DAEEF3" w:fill="DAEEF3"/>
            <w:noWrap/>
            <w:vAlign w:val="bottom"/>
            <w:hideMark/>
          </w:tcPr>
          <w:p w14:paraId="44FCD749"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Germany</w:t>
            </w:r>
          </w:p>
        </w:tc>
        <w:tc>
          <w:tcPr>
            <w:tcW w:w="1210" w:type="dxa"/>
            <w:tcBorders>
              <w:top w:val="nil"/>
              <w:left w:val="nil"/>
              <w:bottom w:val="nil"/>
              <w:right w:val="single" w:sz="4" w:space="0" w:color="auto"/>
            </w:tcBorders>
            <w:shd w:val="clear" w:color="DAEEF3" w:fill="DAEEF3"/>
            <w:noWrap/>
            <w:vAlign w:val="bottom"/>
            <w:hideMark/>
          </w:tcPr>
          <w:p w14:paraId="32DBF7F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77.62</w:t>
            </w:r>
          </w:p>
        </w:tc>
      </w:tr>
      <w:tr w:rsidR="00017F27" w:rsidRPr="00017F27" w14:paraId="3D1EC00A"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5CAB22F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16</w:t>
            </w:r>
          </w:p>
        </w:tc>
        <w:tc>
          <w:tcPr>
            <w:tcW w:w="1399" w:type="dxa"/>
            <w:tcBorders>
              <w:top w:val="nil"/>
              <w:left w:val="nil"/>
              <w:bottom w:val="nil"/>
              <w:right w:val="nil"/>
            </w:tcBorders>
            <w:shd w:val="clear" w:color="auto" w:fill="auto"/>
            <w:noWrap/>
            <w:vAlign w:val="bottom"/>
            <w:hideMark/>
          </w:tcPr>
          <w:p w14:paraId="2C6A48AF"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France</w:t>
            </w:r>
          </w:p>
        </w:tc>
        <w:tc>
          <w:tcPr>
            <w:tcW w:w="1245" w:type="dxa"/>
            <w:tcBorders>
              <w:top w:val="nil"/>
              <w:left w:val="nil"/>
              <w:bottom w:val="nil"/>
              <w:right w:val="single" w:sz="4" w:space="0" w:color="auto"/>
            </w:tcBorders>
            <w:shd w:val="clear" w:color="auto" w:fill="auto"/>
            <w:noWrap/>
            <w:vAlign w:val="bottom"/>
            <w:hideMark/>
          </w:tcPr>
          <w:p w14:paraId="04733652"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78.71</w:t>
            </w:r>
          </w:p>
        </w:tc>
        <w:tc>
          <w:tcPr>
            <w:tcW w:w="581" w:type="dxa"/>
            <w:tcBorders>
              <w:top w:val="nil"/>
              <w:left w:val="nil"/>
              <w:bottom w:val="nil"/>
              <w:right w:val="nil"/>
            </w:tcBorders>
            <w:shd w:val="clear" w:color="auto" w:fill="auto"/>
            <w:noWrap/>
            <w:vAlign w:val="bottom"/>
            <w:hideMark/>
          </w:tcPr>
          <w:p w14:paraId="52F7ABF9"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w:t>
            </w:r>
          </w:p>
        </w:tc>
        <w:tc>
          <w:tcPr>
            <w:tcW w:w="1414" w:type="dxa"/>
            <w:tcBorders>
              <w:top w:val="nil"/>
              <w:left w:val="nil"/>
              <w:bottom w:val="nil"/>
              <w:right w:val="nil"/>
            </w:tcBorders>
            <w:shd w:val="clear" w:color="auto" w:fill="auto"/>
            <w:noWrap/>
            <w:vAlign w:val="bottom"/>
            <w:hideMark/>
          </w:tcPr>
          <w:p w14:paraId="028D548A"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France</w:t>
            </w:r>
          </w:p>
        </w:tc>
        <w:tc>
          <w:tcPr>
            <w:tcW w:w="1260" w:type="dxa"/>
            <w:tcBorders>
              <w:top w:val="nil"/>
              <w:left w:val="nil"/>
              <w:bottom w:val="nil"/>
              <w:right w:val="single" w:sz="4" w:space="0" w:color="auto"/>
            </w:tcBorders>
            <w:shd w:val="clear" w:color="auto" w:fill="auto"/>
            <w:noWrap/>
            <w:vAlign w:val="bottom"/>
            <w:hideMark/>
          </w:tcPr>
          <w:p w14:paraId="02F0E6E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77.52</w:t>
            </w:r>
          </w:p>
        </w:tc>
        <w:tc>
          <w:tcPr>
            <w:tcW w:w="581" w:type="dxa"/>
            <w:tcBorders>
              <w:top w:val="nil"/>
              <w:left w:val="nil"/>
              <w:bottom w:val="nil"/>
              <w:right w:val="nil"/>
            </w:tcBorders>
            <w:shd w:val="clear" w:color="auto" w:fill="auto"/>
            <w:noWrap/>
            <w:vAlign w:val="bottom"/>
            <w:hideMark/>
          </w:tcPr>
          <w:p w14:paraId="6ED64125"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w:t>
            </w:r>
          </w:p>
        </w:tc>
        <w:tc>
          <w:tcPr>
            <w:tcW w:w="1449" w:type="dxa"/>
            <w:tcBorders>
              <w:top w:val="nil"/>
              <w:left w:val="nil"/>
              <w:bottom w:val="nil"/>
              <w:right w:val="nil"/>
            </w:tcBorders>
            <w:shd w:val="clear" w:color="auto" w:fill="auto"/>
            <w:noWrap/>
            <w:vAlign w:val="bottom"/>
            <w:hideMark/>
          </w:tcPr>
          <w:p w14:paraId="2C8E1F80"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Singapore</w:t>
            </w:r>
          </w:p>
        </w:tc>
        <w:tc>
          <w:tcPr>
            <w:tcW w:w="1210" w:type="dxa"/>
            <w:tcBorders>
              <w:top w:val="nil"/>
              <w:left w:val="nil"/>
              <w:bottom w:val="nil"/>
              <w:right w:val="single" w:sz="4" w:space="0" w:color="auto"/>
            </w:tcBorders>
            <w:shd w:val="clear" w:color="auto" w:fill="auto"/>
            <w:noWrap/>
            <w:vAlign w:val="bottom"/>
            <w:hideMark/>
          </w:tcPr>
          <w:p w14:paraId="635B3575"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77.10</w:t>
            </w:r>
          </w:p>
        </w:tc>
      </w:tr>
      <w:tr w:rsidR="00017F27" w:rsidRPr="00017F27" w14:paraId="0D52FB49"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5FBA271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17</w:t>
            </w:r>
          </w:p>
        </w:tc>
        <w:tc>
          <w:tcPr>
            <w:tcW w:w="1399" w:type="dxa"/>
            <w:tcBorders>
              <w:top w:val="nil"/>
              <w:left w:val="nil"/>
              <w:bottom w:val="nil"/>
              <w:right w:val="nil"/>
            </w:tcBorders>
            <w:shd w:val="clear" w:color="F2DCDB" w:fill="F2DCDB"/>
            <w:noWrap/>
            <w:vAlign w:val="bottom"/>
            <w:hideMark/>
          </w:tcPr>
          <w:p w14:paraId="037B3118"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Luxembourg</w:t>
            </w:r>
          </w:p>
        </w:tc>
        <w:tc>
          <w:tcPr>
            <w:tcW w:w="1245" w:type="dxa"/>
            <w:tcBorders>
              <w:top w:val="nil"/>
              <w:left w:val="nil"/>
              <w:bottom w:val="nil"/>
              <w:right w:val="single" w:sz="4" w:space="0" w:color="auto"/>
            </w:tcBorders>
            <w:shd w:val="clear" w:color="F2DCDB" w:fill="F2DCDB"/>
            <w:noWrap/>
            <w:vAlign w:val="bottom"/>
            <w:hideMark/>
          </w:tcPr>
          <w:p w14:paraId="281729F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78.53</w:t>
            </w:r>
          </w:p>
        </w:tc>
        <w:tc>
          <w:tcPr>
            <w:tcW w:w="581" w:type="dxa"/>
            <w:tcBorders>
              <w:top w:val="nil"/>
              <w:left w:val="nil"/>
              <w:bottom w:val="nil"/>
              <w:right w:val="nil"/>
            </w:tcBorders>
            <w:shd w:val="clear" w:color="FDE9D9" w:fill="FDE9D9"/>
            <w:noWrap/>
            <w:vAlign w:val="bottom"/>
            <w:hideMark/>
          </w:tcPr>
          <w:p w14:paraId="1BB247DF"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w:t>
            </w:r>
          </w:p>
        </w:tc>
        <w:tc>
          <w:tcPr>
            <w:tcW w:w="1414" w:type="dxa"/>
            <w:tcBorders>
              <w:top w:val="nil"/>
              <w:left w:val="nil"/>
              <w:bottom w:val="nil"/>
              <w:right w:val="nil"/>
            </w:tcBorders>
            <w:shd w:val="clear" w:color="FDE9D9" w:fill="FDE9D9"/>
            <w:noWrap/>
            <w:vAlign w:val="bottom"/>
            <w:hideMark/>
          </w:tcPr>
          <w:p w14:paraId="217BE6A4"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Singapore</w:t>
            </w:r>
          </w:p>
        </w:tc>
        <w:tc>
          <w:tcPr>
            <w:tcW w:w="1260" w:type="dxa"/>
            <w:tcBorders>
              <w:top w:val="nil"/>
              <w:left w:val="nil"/>
              <w:bottom w:val="nil"/>
              <w:right w:val="single" w:sz="4" w:space="0" w:color="auto"/>
            </w:tcBorders>
            <w:shd w:val="clear" w:color="FDE9D9" w:fill="FDE9D9"/>
            <w:noWrap/>
            <w:vAlign w:val="bottom"/>
            <w:hideMark/>
          </w:tcPr>
          <w:p w14:paraId="294BF700"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77.52</w:t>
            </w:r>
          </w:p>
        </w:tc>
        <w:tc>
          <w:tcPr>
            <w:tcW w:w="581" w:type="dxa"/>
            <w:tcBorders>
              <w:top w:val="nil"/>
              <w:left w:val="nil"/>
              <w:bottom w:val="nil"/>
              <w:right w:val="nil"/>
            </w:tcBorders>
            <w:shd w:val="clear" w:color="DAEEF3" w:fill="DAEEF3"/>
            <w:noWrap/>
            <w:vAlign w:val="bottom"/>
            <w:hideMark/>
          </w:tcPr>
          <w:p w14:paraId="624F712C"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w:t>
            </w:r>
          </w:p>
        </w:tc>
        <w:tc>
          <w:tcPr>
            <w:tcW w:w="1449" w:type="dxa"/>
            <w:tcBorders>
              <w:top w:val="nil"/>
              <w:left w:val="nil"/>
              <w:bottom w:val="nil"/>
              <w:right w:val="nil"/>
            </w:tcBorders>
            <w:shd w:val="clear" w:color="DAEEF3" w:fill="DAEEF3"/>
            <w:noWrap/>
            <w:vAlign w:val="bottom"/>
            <w:hideMark/>
          </w:tcPr>
          <w:p w14:paraId="1CB58B5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France</w:t>
            </w:r>
          </w:p>
        </w:tc>
        <w:tc>
          <w:tcPr>
            <w:tcW w:w="1210" w:type="dxa"/>
            <w:tcBorders>
              <w:top w:val="nil"/>
              <w:left w:val="nil"/>
              <w:bottom w:val="nil"/>
              <w:right w:val="single" w:sz="4" w:space="0" w:color="auto"/>
            </w:tcBorders>
            <w:shd w:val="clear" w:color="DAEEF3" w:fill="DAEEF3"/>
            <w:noWrap/>
            <w:vAlign w:val="bottom"/>
            <w:hideMark/>
          </w:tcPr>
          <w:p w14:paraId="7BAF40B9"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77.60</w:t>
            </w:r>
          </w:p>
        </w:tc>
      </w:tr>
      <w:tr w:rsidR="00017F27" w:rsidRPr="00017F27" w14:paraId="0ADAB337"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437EDF95"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18</w:t>
            </w:r>
          </w:p>
        </w:tc>
        <w:tc>
          <w:tcPr>
            <w:tcW w:w="1399" w:type="dxa"/>
            <w:tcBorders>
              <w:top w:val="nil"/>
              <w:left w:val="nil"/>
              <w:bottom w:val="nil"/>
              <w:right w:val="nil"/>
            </w:tcBorders>
            <w:shd w:val="clear" w:color="auto" w:fill="auto"/>
            <w:noWrap/>
            <w:vAlign w:val="bottom"/>
            <w:hideMark/>
          </w:tcPr>
          <w:p w14:paraId="75543C94"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Poland</w:t>
            </w:r>
          </w:p>
        </w:tc>
        <w:tc>
          <w:tcPr>
            <w:tcW w:w="1245" w:type="dxa"/>
            <w:tcBorders>
              <w:top w:val="nil"/>
              <w:left w:val="nil"/>
              <w:bottom w:val="nil"/>
              <w:right w:val="single" w:sz="4" w:space="0" w:color="auto"/>
            </w:tcBorders>
            <w:shd w:val="clear" w:color="auto" w:fill="auto"/>
            <w:noWrap/>
            <w:vAlign w:val="bottom"/>
            <w:hideMark/>
          </w:tcPr>
          <w:p w14:paraId="3BA4F7B8"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78.23</w:t>
            </w:r>
          </w:p>
        </w:tc>
        <w:tc>
          <w:tcPr>
            <w:tcW w:w="581" w:type="dxa"/>
            <w:tcBorders>
              <w:top w:val="nil"/>
              <w:left w:val="nil"/>
              <w:bottom w:val="nil"/>
              <w:right w:val="nil"/>
            </w:tcBorders>
            <w:shd w:val="clear" w:color="auto" w:fill="auto"/>
            <w:noWrap/>
            <w:vAlign w:val="bottom"/>
            <w:hideMark/>
          </w:tcPr>
          <w:p w14:paraId="42C034B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18</w:t>
            </w:r>
          </w:p>
        </w:tc>
        <w:tc>
          <w:tcPr>
            <w:tcW w:w="1414" w:type="dxa"/>
            <w:tcBorders>
              <w:top w:val="nil"/>
              <w:left w:val="nil"/>
              <w:bottom w:val="nil"/>
              <w:right w:val="nil"/>
            </w:tcBorders>
            <w:shd w:val="clear" w:color="auto" w:fill="auto"/>
            <w:noWrap/>
            <w:vAlign w:val="bottom"/>
            <w:hideMark/>
          </w:tcPr>
          <w:p w14:paraId="62B35FBE"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Iceland</w:t>
            </w:r>
          </w:p>
        </w:tc>
        <w:tc>
          <w:tcPr>
            <w:tcW w:w="1260" w:type="dxa"/>
            <w:tcBorders>
              <w:top w:val="nil"/>
              <w:left w:val="nil"/>
              <w:bottom w:val="nil"/>
              <w:right w:val="single" w:sz="4" w:space="0" w:color="auto"/>
            </w:tcBorders>
            <w:shd w:val="clear" w:color="auto" w:fill="auto"/>
            <w:noWrap/>
            <w:vAlign w:val="bottom"/>
            <w:hideMark/>
          </w:tcPr>
          <w:p w14:paraId="166CE14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76.87</w:t>
            </w:r>
          </w:p>
        </w:tc>
        <w:tc>
          <w:tcPr>
            <w:tcW w:w="581" w:type="dxa"/>
            <w:tcBorders>
              <w:top w:val="nil"/>
              <w:left w:val="nil"/>
              <w:bottom w:val="nil"/>
              <w:right w:val="nil"/>
            </w:tcBorders>
            <w:shd w:val="clear" w:color="auto" w:fill="auto"/>
            <w:noWrap/>
            <w:vAlign w:val="bottom"/>
            <w:hideMark/>
          </w:tcPr>
          <w:p w14:paraId="6A0A3D4C"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18</w:t>
            </w:r>
          </w:p>
        </w:tc>
        <w:tc>
          <w:tcPr>
            <w:tcW w:w="1449" w:type="dxa"/>
            <w:tcBorders>
              <w:top w:val="nil"/>
              <w:left w:val="nil"/>
              <w:bottom w:val="nil"/>
              <w:right w:val="nil"/>
            </w:tcBorders>
            <w:shd w:val="clear" w:color="auto" w:fill="auto"/>
            <w:noWrap/>
            <w:vAlign w:val="bottom"/>
            <w:hideMark/>
          </w:tcPr>
          <w:p w14:paraId="25DE7FC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Poland</w:t>
            </w:r>
          </w:p>
        </w:tc>
        <w:tc>
          <w:tcPr>
            <w:tcW w:w="1210" w:type="dxa"/>
            <w:tcBorders>
              <w:top w:val="nil"/>
              <w:left w:val="nil"/>
              <w:bottom w:val="nil"/>
              <w:right w:val="single" w:sz="4" w:space="0" w:color="auto"/>
            </w:tcBorders>
            <w:shd w:val="clear" w:color="auto" w:fill="auto"/>
            <w:noWrap/>
            <w:vAlign w:val="bottom"/>
            <w:hideMark/>
          </w:tcPr>
          <w:p w14:paraId="63D8AFBC"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76.63</w:t>
            </w:r>
          </w:p>
        </w:tc>
      </w:tr>
      <w:tr w:rsidR="00017F27" w:rsidRPr="00017F27" w14:paraId="2BC0981E"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0319F863"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19</w:t>
            </w:r>
          </w:p>
        </w:tc>
        <w:tc>
          <w:tcPr>
            <w:tcW w:w="1399" w:type="dxa"/>
            <w:tcBorders>
              <w:top w:val="nil"/>
              <w:left w:val="nil"/>
              <w:bottom w:val="nil"/>
              <w:right w:val="nil"/>
            </w:tcBorders>
            <w:shd w:val="clear" w:color="F2DCDB" w:fill="F2DCDB"/>
            <w:noWrap/>
            <w:vAlign w:val="bottom"/>
            <w:hideMark/>
          </w:tcPr>
          <w:p w14:paraId="165A924F"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Canada</w:t>
            </w:r>
          </w:p>
        </w:tc>
        <w:tc>
          <w:tcPr>
            <w:tcW w:w="1245" w:type="dxa"/>
            <w:tcBorders>
              <w:top w:val="nil"/>
              <w:left w:val="nil"/>
              <w:bottom w:val="nil"/>
              <w:right w:val="single" w:sz="4" w:space="0" w:color="auto"/>
            </w:tcBorders>
            <w:shd w:val="clear" w:color="F2DCDB" w:fill="F2DCDB"/>
            <w:noWrap/>
            <w:vAlign w:val="bottom"/>
            <w:hideMark/>
          </w:tcPr>
          <w:p w14:paraId="2BAB97D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78.15</w:t>
            </w:r>
          </w:p>
        </w:tc>
        <w:tc>
          <w:tcPr>
            <w:tcW w:w="581" w:type="dxa"/>
            <w:tcBorders>
              <w:top w:val="nil"/>
              <w:left w:val="nil"/>
              <w:bottom w:val="nil"/>
              <w:right w:val="nil"/>
            </w:tcBorders>
            <w:shd w:val="clear" w:color="FDE9D9" w:fill="FDE9D9"/>
            <w:noWrap/>
            <w:vAlign w:val="bottom"/>
            <w:hideMark/>
          </w:tcPr>
          <w:p w14:paraId="70ED44AF"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19</w:t>
            </w:r>
          </w:p>
        </w:tc>
        <w:tc>
          <w:tcPr>
            <w:tcW w:w="1414" w:type="dxa"/>
            <w:tcBorders>
              <w:top w:val="nil"/>
              <w:left w:val="nil"/>
              <w:bottom w:val="nil"/>
              <w:right w:val="nil"/>
            </w:tcBorders>
            <w:shd w:val="clear" w:color="FDE9D9" w:fill="FDE9D9"/>
            <w:noWrap/>
            <w:vAlign w:val="bottom"/>
            <w:hideMark/>
          </w:tcPr>
          <w:p w14:paraId="5970DA25"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Poland</w:t>
            </w:r>
          </w:p>
        </w:tc>
        <w:tc>
          <w:tcPr>
            <w:tcW w:w="1260" w:type="dxa"/>
            <w:tcBorders>
              <w:top w:val="nil"/>
              <w:left w:val="nil"/>
              <w:bottom w:val="nil"/>
              <w:right w:val="single" w:sz="4" w:space="0" w:color="auto"/>
            </w:tcBorders>
            <w:shd w:val="clear" w:color="FDE9D9" w:fill="FDE9D9"/>
            <w:noWrap/>
            <w:vAlign w:val="bottom"/>
            <w:hideMark/>
          </w:tcPr>
          <w:p w14:paraId="596D9EE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76.86</w:t>
            </w:r>
          </w:p>
        </w:tc>
        <w:tc>
          <w:tcPr>
            <w:tcW w:w="581" w:type="dxa"/>
            <w:tcBorders>
              <w:top w:val="nil"/>
              <w:left w:val="nil"/>
              <w:bottom w:val="nil"/>
              <w:right w:val="nil"/>
            </w:tcBorders>
            <w:shd w:val="clear" w:color="DAEEF3" w:fill="DAEEF3"/>
            <w:noWrap/>
            <w:vAlign w:val="bottom"/>
            <w:hideMark/>
          </w:tcPr>
          <w:p w14:paraId="5D76A9A3"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19</w:t>
            </w:r>
          </w:p>
        </w:tc>
        <w:tc>
          <w:tcPr>
            <w:tcW w:w="1449" w:type="dxa"/>
            <w:tcBorders>
              <w:top w:val="nil"/>
              <w:left w:val="nil"/>
              <w:bottom w:val="nil"/>
              <w:right w:val="nil"/>
            </w:tcBorders>
            <w:shd w:val="clear" w:color="DAEEF3" w:fill="DAEEF3"/>
            <w:noWrap/>
            <w:vAlign w:val="bottom"/>
            <w:hideMark/>
          </w:tcPr>
          <w:p w14:paraId="2C56AD41"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Chile</w:t>
            </w:r>
          </w:p>
        </w:tc>
        <w:tc>
          <w:tcPr>
            <w:tcW w:w="1210" w:type="dxa"/>
            <w:tcBorders>
              <w:top w:val="nil"/>
              <w:left w:val="nil"/>
              <w:bottom w:val="nil"/>
              <w:right w:val="single" w:sz="4" w:space="0" w:color="auto"/>
            </w:tcBorders>
            <w:shd w:val="clear" w:color="DAEEF3" w:fill="DAEEF3"/>
            <w:noWrap/>
            <w:vAlign w:val="bottom"/>
            <w:hideMark/>
          </w:tcPr>
          <w:p w14:paraId="144164B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76.78</w:t>
            </w:r>
          </w:p>
        </w:tc>
      </w:tr>
      <w:tr w:rsidR="00017F27" w:rsidRPr="00017F27" w14:paraId="1C30D1C4"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16988B1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20</w:t>
            </w:r>
          </w:p>
        </w:tc>
        <w:tc>
          <w:tcPr>
            <w:tcW w:w="1399" w:type="dxa"/>
            <w:tcBorders>
              <w:top w:val="nil"/>
              <w:left w:val="nil"/>
              <w:bottom w:val="nil"/>
              <w:right w:val="nil"/>
            </w:tcBorders>
            <w:shd w:val="clear" w:color="auto" w:fill="auto"/>
            <w:noWrap/>
            <w:vAlign w:val="bottom"/>
            <w:hideMark/>
          </w:tcPr>
          <w:p w14:paraId="751DDE07"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Chile</w:t>
            </w:r>
          </w:p>
        </w:tc>
        <w:tc>
          <w:tcPr>
            <w:tcW w:w="1245" w:type="dxa"/>
            <w:tcBorders>
              <w:top w:val="nil"/>
              <w:left w:val="nil"/>
              <w:bottom w:val="nil"/>
              <w:right w:val="single" w:sz="4" w:space="0" w:color="auto"/>
            </w:tcBorders>
            <w:shd w:val="clear" w:color="auto" w:fill="auto"/>
            <w:noWrap/>
            <w:vAlign w:val="bottom"/>
            <w:hideMark/>
          </w:tcPr>
          <w:p w14:paraId="15DBB47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77.74</w:t>
            </w:r>
          </w:p>
        </w:tc>
        <w:tc>
          <w:tcPr>
            <w:tcW w:w="581" w:type="dxa"/>
            <w:tcBorders>
              <w:top w:val="nil"/>
              <w:left w:val="nil"/>
              <w:bottom w:val="nil"/>
              <w:right w:val="nil"/>
            </w:tcBorders>
            <w:shd w:val="clear" w:color="auto" w:fill="auto"/>
            <w:noWrap/>
            <w:vAlign w:val="bottom"/>
            <w:hideMark/>
          </w:tcPr>
          <w:p w14:paraId="28A7383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20</w:t>
            </w:r>
          </w:p>
        </w:tc>
        <w:tc>
          <w:tcPr>
            <w:tcW w:w="1414" w:type="dxa"/>
            <w:tcBorders>
              <w:top w:val="nil"/>
              <w:left w:val="nil"/>
              <w:bottom w:val="nil"/>
              <w:right w:val="nil"/>
            </w:tcBorders>
            <w:shd w:val="clear" w:color="auto" w:fill="auto"/>
            <w:noWrap/>
            <w:vAlign w:val="bottom"/>
            <w:hideMark/>
          </w:tcPr>
          <w:p w14:paraId="32252B11"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Slovenia</w:t>
            </w:r>
          </w:p>
        </w:tc>
        <w:tc>
          <w:tcPr>
            <w:tcW w:w="1260" w:type="dxa"/>
            <w:tcBorders>
              <w:top w:val="nil"/>
              <w:left w:val="nil"/>
              <w:bottom w:val="nil"/>
              <w:right w:val="single" w:sz="4" w:space="0" w:color="auto"/>
            </w:tcBorders>
            <w:shd w:val="clear" w:color="auto" w:fill="auto"/>
            <w:noWrap/>
            <w:vAlign w:val="bottom"/>
            <w:hideMark/>
          </w:tcPr>
          <w:p w14:paraId="56F1F9C6"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76.77</w:t>
            </w:r>
          </w:p>
        </w:tc>
        <w:tc>
          <w:tcPr>
            <w:tcW w:w="581" w:type="dxa"/>
            <w:tcBorders>
              <w:top w:val="nil"/>
              <w:left w:val="nil"/>
              <w:bottom w:val="nil"/>
              <w:right w:val="nil"/>
            </w:tcBorders>
            <w:shd w:val="clear" w:color="auto" w:fill="auto"/>
            <w:noWrap/>
            <w:vAlign w:val="bottom"/>
            <w:hideMark/>
          </w:tcPr>
          <w:p w14:paraId="1C080F87"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20</w:t>
            </w:r>
          </w:p>
        </w:tc>
        <w:tc>
          <w:tcPr>
            <w:tcW w:w="1449" w:type="dxa"/>
            <w:tcBorders>
              <w:top w:val="nil"/>
              <w:left w:val="nil"/>
              <w:bottom w:val="nil"/>
              <w:right w:val="nil"/>
            </w:tcBorders>
            <w:shd w:val="clear" w:color="auto" w:fill="auto"/>
            <w:noWrap/>
            <w:vAlign w:val="bottom"/>
            <w:hideMark/>
          </w:tcPr>
          <w:p w14:paraId="7C486569"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Iceland</w:t>
            </w:r>
          </w:p>
        </w:tc>
        <w:tc>
          <w:tcPr>
            <w:tcW w:w="1210" w:type="dxa"/>
            <w:tcBorders>
              <w:top w:val="nil"/>
              <w:left w:val="nil"/>
              <w:bottom w:val="nil"/>
              <w:right w:val="single" w:sz="4" w:space="0" w:color="auto"/>
            </w:tcBorders>
            <w:shd w:val="clear" w:color="auto" w:fill="auto"/>
            <w:noWrap/>
            <w:vAlign w:val="bottom"/>
            <w:hideMark/>
          </w:tcPr>
          <w:p w14:paraId="00677644"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76.34</w:t>
            </w:r>
          </w:p>
        </w:tc>
      </w:tr>
      <w:tr w:rsidR="00017F27" w:rsidRPr="00017F27" w14:paraId="01AC241D" w14:textId="77777777" w:rsidTr="00017F27">
        <w:trPr>
          <w:trHeight w:val="300"/>
        </w:trPr>
        <w:tc>
          <w:tcPr>
            <w:tcW w:w="540" w:type="dxa"/>
            <w:tcBorders>
              <w:top w:val="nil"/>
              <w:left w:val="single" w:sz="4" w:space="0" w:color="auto"/>
              <w:bottom w:val="nil"/>
              <w:right w:val="nil"/>
            </w:tcBorders>
            <w:shd w:val="clear" w:color="000000" w:fill="BFBFBF"/>
            <w:noWrap/>
            <w:hideMark/>
          </w:tcPr>
          <w:p w14:paraId="17EC157D"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399" w:type="dxa"/>
            <w:tcBorders>
              <w:top w:val="nil"/>
              <w:left w:val="nil"/>
              <w:bottom w:val="nil"/>
              <w:right w:val="nil"/>
            </w:tcBorders>
            <w:shd w:val="clear" w:color="000000" w:fill="BFBFBF"/>
            <w:noWrap/>
            <w:hideMark/>
          </w:tcPr>
          <w:p w14:paraId="570110A2"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245" w:type="dxa"/>
            <w:tcBorders>
              <w:top w:val="nil"/>
              <w:left w:val="nil"/>
              <w:bottom w:val="nil"/>
              <w:right w:val="nil"/>
            </w:tcBorders>
            <w:shd w:val="clear" w:color="000000" w:fill="BFBFBF"/>
            <w:noWrap/>
            <w:hideMark/>
          </w:tcPr>
          <w:p w14:paraId="5EE807D8"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581" w:type="dxa"/>
            <w:tcBorders>
              <w:top w:val="nil"/>
              <w:left w:val="nil"/>
              <w:bottom w:val="nil"/>
              <w:right w:val="nil"/>
            </w:tcBorders>
            <w:shd w:val="clear" w:color="000000" w:fill="BFBFBF"/>
            <w:noWrap/>
            <w:hideMark/>
          </w:tcPr>
          <w:p w14:paraId="0681C004"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414" w:type="dxa"/>
            <w:tcBorders>
              <w:top w:val="nil"/>
              <w:left w:val="nil"/>
              <w:bottom w:val="nil"/>
              <w:right w:val="nil"/>
            </w:tcBorders>
            <w:shd w:val="clear" w:color="000000" w:fill="BFBFBF"/>
            <w:noWrap/>
            <w:hideMark/>
          </w:tcPr>
          <w:p w14:paraId="3AB00510"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260" w:type="dxa"/>
            <w:tcBorders>
              <w:top w:val="nil"/>
              <w:left w:val="nil"/>
              <w:bottom w:val="nil"/>
              <w:right w:val="nil"/>
            </w:tcBorders>
            <w:shd w:val="clear" w:color="000000" w:fill="BFBFBF"/>
            <w:noWrap/>
            <w:hideMark/>
          </w:tcPr>
          <w:p w14:paraId="0DBF05B7"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581" w:type="dxa"/>
            <w:tcBorders>
              <w:top w:val="nil"/>
              <w:left w:val="nil"/>
              <w:bottom w:val="nil"/>
              <w:right w:val="nil"/>
            </w:tcBorders>
            <w:shd w:val="clear" w:color="000000" w:fill="BFBFBF"/>
            <w:noWrap/>
            <w:hideMark/>
          </w:tcPr>
          <w:p w14:paraId="744AFB38"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449" w:type="dxa"/>
            <w:tcBorders>
              <w:top w:val="nil"/>
              <w:left w:val="nil"/>
              <w:bottom w:val="nil"/>
              <w:right w:val="nil"/>
            </w:tcBorders>
            <w:shd w:val="clear" w:color="000000" w:fill="BFBFBF"/>
            <w:noWrap/>
            <w:hideMark/>
          </w:tcPr>
          <w:p w14:paraId="7B9486F4"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c>
          <w:tcPr>
            <w:tcW w:w="1210" w:type="dxa"/>
            <w:tcBorders>
              <w:top w:val="nil"/>
              <w:left w:val="nil"/>
              <w:bottom w:val="nil"/>
              <w:right w:val="single" w:sz="4" w:space="0" w:color="auto"/>
            </w:tcBorders>
            <w:shd w:val="clear" w:color="000000" w:fill="BFBFBF"/>
            <w:noWrap/>
            <w:hideMark/>
          </w:tcPr>
          <w:p w14:paraId="0C0A4956" w14:textId="77777777" w:rsidR="00BB4D99" w:rsidRPr="00C173EF" w:rsidRDefault="00BB4D99" w:rsidP="00BB4D99">
            <w:pPr>
              <w:jc w:val="center"/>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w:t>
            </w:r>
          </w:p>
        </w:tc>
      </w:tr>
      <w:tr w:rsidR="00017F27" w:rsidRPr="00017F27" w14:paraId="1435888F"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43F22508"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141</w:t>
            </w:r>
          </w:p>
        </w:tc>
        <w:tc>
          <w:tcPr>
            <w:tcW w:w="1399" w:type="dxa"/>
            <w:tcBorders>
              <w:top w:val="nil"/>
              <w:left w:val="nil"/>
              <w:bottom w:val="nil"/>
              <w:right w:val="nil"/>
            </w:tcBorders>
            <w:shd w:val="clear" w:color="auto" w:fill="auto"/>
            <w:noWrap/>
            <w:vAlign w:val="bottom"/>
            <w:hideMark/>
          </w:tcPr>
          <w:p w14:paraId="3B837C1A"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Comoros</w:t>
            </w:r>
          </w:p>
        </w:tc>
        <w:tc>
          <w:tcPr>
            <w:tcW w:w="1245" w:type="dxa"/>
            <w:tcBorders>
              <w:top w:val="nil"/>
              <w:left w:val="nil"/>
              <w:bottom w:val="nil"/>
              <w:right w:val="single" w:sz="4" w:space="0" w:color="auto"/>
            </w:tcBorders>
            <w:shd w:val="clear" w:color="auto" w:fill="auto"/>
            <w:noWrap/>
            <w:vAlign w:val="bottom"/>
            <w:hideMark/>
          </w:tcPr>
          <w:p w14:paraId="3E3CB3E8"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47.63</w:t>
            </w:r>
          </w:p>
        </w:tc>
        <w:tc>
          <w:tcPr>
            <w:tcW w:w="581" w:type="dxa"/>
            <w:tcBorders>
              <w:top w:val="nil"/>
              <w:left w:val="nil"/>
              <w:bottom w:val="nil"/>
              <w:right w:val="nil"/>
            </w:tcBorders>
            <w:shd w:val="clear" w:color="auto" w:fill="auto"/>
            <w:noWrap/>
            <w:vAlign w:val="bottom"/>
            <w:hideMark/>
          </w:tcPr>
          <w:p w14:paraId="39CEA98B"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157</w:t>
            </w:r>
          </w:p>
        </w:tc>
        <w:tc>
          <w:tcPr>
            <w:tcW w:w="1414" w:type="dxa"/>
            <w:tcBorders>
              <w:top w:val="nil"/>
              <w:left w:val="nil"/>
              <w:bottom w:val="nil"/>
              <w:right w:val="nil"/>
            </w:tcBorders>
            <w:shd w:val="clear" w:color="auto" w:fill="auto"/>
            <w:noWrap/>
            <w:vAlign w:val="bottom"/>
            <w:hideMark/>
          </w:tcPr>
          <w:p w14:paraId="484B004E"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Yemen</w:t>
            </w:r>
          </w:p>
        </w:tc>
        <w:tc>
          <w:tcPr>
            <w:tcW w:w="1260" w:type="dxa"/>
            <w:tcBorders>
              <w:top w:val="nil"/>
              <w:left w:val="nil"/>
              <w:bottom w:val="nil"/>
              <w:right w:val="single" w:sz="4" w:space="0" w:color="auto"/>
            </w:tcBorders>
            <w:shd w:val="clear" w:color="auto" w:fill="auto"/>
            <w:noWrap/>
            <w:vAlign w:val="bottom"/>
            <w:hideMark/>
          </w:tcPr>
          <w:p w14:paraId="00577CC4"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48.31</w:t>
            </w:r>
          </w:p>
        </w:tc>
        <w:tc>
          <w:tcPr>
            <w:tcW w:w="581" w:type="dxa"/>
            <w:tcBorders>
              <w:top w:val="nil"/>
              <w:left w:val="nil"/>
              <w:bottom w:val="nil"/>
              <w:right w:val="nil"/>
            </w:tcBorders>
            <w:shd w:val="clear" w:color="auto" w:fill="auto"/>
            <w:noWrap/>
            <w:vAlign w:val="bottom"/>
            <w:hideMark/>
          </w:tcPr>
          <w:p w14:paraId="375A292B"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157</w:t>
            </w:r>
          </w:p>
        </w:tc>
        <w:tc>
          <w:tcPr>
            <w:tcW w:w="1449" w:type="dxa"/>
            <w:tcBorders>
              <w:top w:val="nil"/>
              <w:left w:val="nil"/>
              <w:bottom w:val="nil"/>
              <w:right w:val="nil"/>
            </w:tcBorders>
            <w:shd w:val="clear" w:color="auto" w:fill="auto"/>
            <w:noWrap/>
            <w:vAlign w:val="bottom"/>
            <w:hideMark/>
          </w:tcPr>
          <w:p w14:paraId="18EA38C8"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Mauritania</w:t>
            </w:r>
          </w:p>
        </w:tc>
        <w:tc>
          <w:tcPr>
            <w:tcW w:w="1210" w:type="dxa"/>
            <w:tcBorders>
              <w:top w:val="nil"/>
              <w:left w:val="nil"/>
              <w:bottom w:val="nil"/>
              <w:right w:val="single" w:sz="4" w:space="0" w:color="auto"/>
            </w:tcBorders>
            <w:shd w:val="clear" w:color="auto" w:fill="auto"/>
            <w:noWrap/>
            <w:vAlign w:val="bottom"/>
            <w:hideMark/>
          </w:tcPr>
          <w:p w14:paraId="6C91109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48.56</w:t>
            </w:r>
          </w:p>
        </w:tc>
      </w:tr>
      <w:tr w:rsidR="00017F27" w:rsidRPr="00017F27" w14:paraId="06CD0CEF"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64C48F6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142</w:t>
            </w:r>
          </w:p>
        </w:tc>
        <w:tc>
          <w:tcPr>
            <w:tcW w:w="1399" w:type="dxa"/>
            <w:tcBorders>
              <w:top w:val="nil"/>
              <w:left w:val="nil"/>
              <w:bottom w:val="nil"/>
              <w:right w:val="nil"/>
            </w:tcBorders>
            <w:shd w:val="clear" w:color="F2DCDB" w:fill="F2DCDB"/>
            <w:noWrap/>
            <w:vAlign w:val="bottom"/>
            <w:hideMark/>
          </w:tcPr>
          <w:p w14:paraId="63BEE1EC" w14:textId="24975971" w:rsidR="00BB4D99" w:rsidRPr="00C173EF" w:rsidRDefault="00017F27" w:rsidP="00BB4D99">
            <w:pPr>
              <w:rPr>
                <w:rFonts w:ascii="Calibri" w:eastAsia="Times New Roman" w:hAnsi="Calibri" w:cs="Times New Roman"/>
                <w:color w:val="963634"/>
                <w:sz w:val="20"/>
                <w:szCs w:val="20"/>
                <w:lang w:eastAsia="en-US"/>
              </w:rPr>
            </w:pPr>
            <w:r>
              <w:rPr>
                <w:rFonts w:ascii="Calibri" w:eastAsia="Times New Roman" w:hAnsi="Calibri" w:cs="Times New Roman"/>
                <w:color w:val="963634"/>
                <w:sz w:val="20"/>
                <w:szCs w:val="20"/>
                <w:lang w:eastAsia="en-US"/>
              </w:rPr>
              <w:t>P. N. Guinea</w:t>
            </w:r>
          </w:p>
        </w:tc>
        <w:tc>
          <w:tcPr>
            <w:tcW w:w="1245" w:type="dxa"/>
            <w:tcBorders>
              <w:top w:val="nil"/>
              <w:left w:val="nil"/>
              <w:bottom w:val="nil"/>
              <w:right w:val="single" w:sz="4" w:space="0" w:color="auto"/>
            </w:tcBorders>
            <w:shd w:val="clear" w:color="F2DCDB" w:fill="F2DCDB"/>
            <w:noWrap/>
            <w:vAlign w:val="bottom"/>
            <w:hideMark/>
          </w:tcPr>
          <w:p w14:paraId="2CEE03B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47.61</w:t>
            </w:r>
          </w:p>
        </w:tc>
        <w:tc>
          <w:tcPr>
            <w:tcW w:w="581" w:type="dxa"/>
            <w:tcBorders>
              <w:top w:val="nil"/>
              <w:left w:val="nil"/>
              <w:bottom w:val="nil"/>
              <w:right w:val="nil"/>
            </w:tcBorders>
            <w:shd w:val="clear" w:color="FDE9D9" w:fill="FDE9D9"/>
            <w:noWrap/>
            <w:vAlign w:val="bottom"/>
            <w:hideMark/>
          </w:tcPr>
          <w:p w14:paraId="421122F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158</w:t>
            </w:r>
          </w:p>
        </w:tc>
        <w:tc>
          <w:tcPr>
            <w:tcW w:w="1414" w:type="dxa"/>
            <w:tcBorders>
              <w:top w:val="nil"/>
              <w:left w:val="nil"/>
              <w:bottom w:val="nil"/>
              <w:right w:val="nil"/>
            </w:tcBorders>
            <w:shd w:val="clear" w:color="FDE9D9" w:fill="FDE9D9"/>
            <w:noWrap/>
            <w:vAlign w:val="bottom"/>
            <w:hideMark/>
          </w:tcPr>
          <w:p w14:paraId="2676A935"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Mauritania</w:t>
            </w:r>
          </w:p>
        </w:tc>
        <w:tc>
          <w:tcPr>
            <w:tcW w:w="1260" w:type="dxa"/>
            <w:tcBorders>
              <w:top w:val="nil"/>
              <w:left w:val="nil"/>
              <w:bottom w:val="nil"/>
              <w:right w:val="single" w:sz="4" w:space="0" w:color="auto"/>
            </w:tcBorders>
            <w:shd w:val="clear" w:color="FDE9D9" w:fill="FDE9D9"/>
            <w:noWrap/>
            <w:vAlign w:val="bottom"/>
            <w:hideMark/>
          </w:tcPr>
          <w:p w14:paraId="3146236E"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48.17</w:t>
            </w:r>
          </w:p>
        </w:tc>
        <w:tc>
          <w:tcPr>
            <w:tcW w:w="581" w:type="dxa"/>
            <w:tcBorders>
              <w:top w:val="nil"/>
              <w:left w:val="nil"/>
              <w:bottom w:val="nil"/>
              <w:right w:val="nil"/>
            </w:tcBorders>
            <w:shd w:val="clear" w:color="DAEEF3" w:fill="DAEEF3"/>
            <w:noWrap/>
            <w:vAlign w:val="bottom"/>
            <w:hideMark/>
          </w:tcPr>
          <w:p w14:paraId="6ACA103F"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158</w:t>
            </w:r>
          </w:p>
        </w:tc>
        <w:tc>
          <w:tcPr>
            <w:tcW w:w="1449" w:type="dxa"/>
            <w:tcBorders>
              <w:top w:val="nil"/>
              <w:left w:val="nil"/>
              <w:bottom w:val="nil"/>
              <w:right w:val="nil"/>
            </w:tcBorders>
            <w:shd w:val="clear" w:color="DAEEF3" w:fill="DAEEF3"/>
            <w:noWrap/>
            <w:vAlign w:val="bottom"/>
            <w:hideMark/>
          </w:tcPr>
          <w:p w14:paraId="64DE2032" w14:textId="4119B359" w:rsidR="00BB4D99" w:rsidRPr="00C173EF" w:rsidRDefault="00017F27" w:rsidP="00BB4D99">
            <w:pPr>
              <w:rPr>
                <w:rFonts w:ascii="Calibri" w:eastAsia="Times New Roman" w:hAnsi="Calibri" w:cs="Times New Roman"/>
                <w:color w:val="31869B"/>
                <w:sz w:val="20"/>
                <w:szCs w:val="20"/>
                <w:lang w:eastAsia="en-US"/>
              </w:rPr>
            </w:pPr>
            <w:r>
              <w:rPr>
                <w:rFonts w:ascii="Calibri" w:eastAsia="Times New Roman" w:hAnsi="Calibri" w:cs="Times New Roman"/>
                <w:color w:val="31869B"/>
                <w:sz w:val="20"/>
                <w:szCs w:val="20"/>
                <w:lang w:eastAsia="en-US"/>
              </w:rPr>
              <w:t>Eq.</w:t>
            </w:r>
            <w:r w:rsidR="00BB4D99" w:rsidRPr="00C173EF">
              <w:rPr>
                <w:rFonts w:ascii="Calibri" w:eastAsia="Times New Roman" w:hAnsi="Calibri" w:cs="Times New Roman"/>
                <w:color w:val="31869B"/>
                <w:sz w:val="20"/>
                <w:szCs w:val="20"/>
                <w:lang w:eastAsia="en-US"/>
              </w:rPr>
              <w:t xml:space="preserve"> Guinea</w:t>
            </w:r>
          </w:p>
        </w:tc>
        <w:tc>
          <w:tcPr>
            <w:tcW w:w="1210" w:type="dxa"/>
            <w:tcBorders>
              <w:top w:val="nil"/>
              <w:left w:val="nil"/>
              <w:bottom w:val="nil"/>
              <w:right w:val="single" w:sz="4" w:space="0" w:color="auto"/>
            </w:tcBorders>
            <w:shd w:val="clear" w:color="DAEEF3" w:fill="DAEEF3"/>
            <w:noWrap/>
            <w:vAlign w:val="bottom"/>
            <w:hideMark/>
          </w:tcPr>
          <w:p w14:paraId="3885F9CD"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48.51</w:t>
            </w:r>
          </w:p>
        </w:tc>
      </w:tr>
      <w:tr w:rsidR="00017F27" w:rsidRPr="00017F27" w14:paraId="48374E1C"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0375F00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143</w:t>
            </w:r>
          </w:p>
        </w:tc>
        <w:tc>
          <w:tcPr>
            <w:tcW w:w="1399" w:type="dxa"/>
            <w:tcBorders>
              <w:top w:val="nil"/>
              <w:left w:val="nil"/>
              <w:bottom w:val="nil"/>
              <w:right w:val="nil"/>
            </w:tcBorders>
            <w:shd w:val="clear" w:color="auto" w:fill="auto"/>
            <w:noWrap/>
            <w:vAlign w:val="bottom"/>
            <w:hideMark/>
          </w:tcPr>
          <w:p w14:paraId="5E86607C" w14:textId="7919EF84" w:rsidR="00BB4D99" w:rsidRPr="00C173EF" w:rsidRDefault="00017F27" w:rsidP="00BB4D99">
            <w:pPr>
              <w:rPr>
                <w:rFonts w:ascii="Calibri" w:eastAsia="Times New Roman" w:hAnsi="Calibri" w:cs="Times New Roman"/>
                <w:color w:val="963634"/>
                <w:sz w:val="20"/>
                <w:szCs w:val="20"/>
                <w:lang w:eastAsia="en-US"/>
              </w:rPr>
            </w:pPr>
            <w:r>
              <w:rPr>
                <w:rFonts w:ascii="Calibri" w:eastAsia="Times New Roman" w:hAnsi="Calibri" w:cs="Times New Roman"/>
                <w:color w:val="963634"/>
                <w:sz w:val="20"/>
                <w:szCs w:val="20"/>
                <w:lang w:eastAsia="en-US"/>
              </w:rPr>
              <w:t>Eq.</w:t>
            </w:r>
            <w:r w:rsidR="00BB4D99" w:rsidRPr="00C173EF">
              <w:rPr>
                <w:rFonts w:ascii="Calibri" w:eastAsia="Times New Roman" w:hAnsi="Calibri" w:cs="Times New Roman"/>
                <w:color w:val="963634"/>
                <w:sz w:val="20"/>
                <w:szCs w:val="20"/>
                <w:lang w:eastAsia="en-US"/>
              </w:rPr>
              <w:t xml:space="preserve"> Guinea</w:t>
            </w:r>
          </w:p>
        </w:tc>
        <w:tc>
          <w:tcPr>
            <w:tcW w:w="1245" w:type="dxa"/>
            <w:tcBorders>
              <w:top w:val="nil"/>
              <w:left w:val="nil"/>
              <w:bottom w:val="nil"/>
              <w:right w:val="single" w:sz="4" w:space="0" w:color="auto"/>
            </w:tcBorders>
            <w:shd w:val="clear" w:color="auto" w:fill="auto"/>
            <w:noWrap/>
            <w:vAlign w:val="bottom"/>
            <w:hideMark/>
          </w:tcPr>
          <w:p w14:paraId="64305F5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47.35</w:t>
            </w:r>
          </w:p>
        </w:tc>
        <w:tc>
          <w:tcPr>
            <w:tcW w:w="581" w:type="dxa"/>
            <w:tcBorders>
              <w:top w:val="nil"/>
              <w:left w:val="nil"/>
              <w:bottom w:val="nil"/>
              <w:right w:val="nil"/>
            </w:tcBorders>
            <w:shd w:val="clear" w:color="auto" w:fill="auto"/>
            <w:noWrap/>
            <w:vAlign w:val="bottom"/>
            <w:hideMark/>
          </w:tcPr>
          <w:p w14:paraId="2EC78FB0"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159</w:t>
            </w:r>
          </w:p>
        </w:tc>
        <w:tc>
          <w:tcPr>
            <w:tcW w:w="1414" w:type="dxa"/>
            <w:tcBorders>
              <w:top w:val="nil"/>
              <w:left w:val="nil"/>
              <w:bottom w:val="nil"/>
              <w:right w:val="nil"/>
            </w:tcBorders>
            <w:shd w:val="clear" w:color="auto" w:fill="auto"/>
            <w:noWrap/>
            <w:vAlign w:val="bottom"/>
            <w:hideMark/>
          </w:tcPr>
          <w:p w14:paraId="38E0140D"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Guinea</w:t>
            </w:r>
          </w:p>
        </w:tc>
        <w:tc>
          <w:tcPr>
            <w:tcW w:w="1260" w:type="dxa"/>
            <w:tcBorders>
              <w:top w:val="nil"/>
              <w:left w:val="nil"/>
              <w:bottom w:val="nil"/>
              <w:right w:val="single" w:sz="4" w:space="0" w:color="auto"/>
            </w:tcBorders>
            <w:shd w:val="clear" w:color="auto" w:fill="auto"/>
            <w:noWrap/>
            <w:vAlign w:val="bottom"/>
            <w:hideMark/>
          </w:tcPr>
          <w:p w14:paraId="076E0AA5"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46.94</w:t>
            </w:r>
          </w:p>
        </w:tc>
        <w:tc>
          <w:tcPr>
            <w:tcW w:w="581" w:type="dxa"/>
            <w:tcBorders>
              <w:top w:val="nil"/>
              <w:left w:val="nil"/>
              <w:bottom w:val="nil"/>
              <w:right w:val="nil"/>
            </w:tcBorders>
            <w:shd w:val="clear" w:color="auto" w:fill="auto"/>
            <w:noWrap/>
            <w:vAlign w:val="bottom"/>
            <w:hideMark/>
          </w:tcPr>
          <w:p w14:paraId="239B2034"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159</w:t>
            </w:r>
          </w:p>
        </w:tc>
        <w:tc>
          <w:tcPr>
            <w:tcW w:w="1449" w:type="dxa"/>
            <w:tcBorders>
              <w:top w:val="nil"/>
              <w:left w:val="nil"/>
              <w:bottom w:val="nil"/>
              <w:right w:val="nil"/>
            </w:tcBorders>
            <w:shd w:val="clear" w:color="auto" w:fill="auto"/>
            <w:noWrap/>
            <w:vAlign w:val="bottom"/>
            <w:hideMark/>
          </w:tcPr>
          <w:p w14:paraId="112F3094"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Niger</w:t>
            </w:r>
          </w:p>
        </w:tc>
        <w:tc>
          <w:tcPr>
            <w:tcW w:w="1210" w:type="dxa"/>
            <w:tcBorders>
              <w:top w:val="nil"/>
              <w:left w:val="nil"/>
              <w:bottom w:val="nil"/>
              <w:right w:val="single" w:sz="4" w:space="0" w:color="auto"/>
            </w:tcBorders>
            <w:shd w:val="clear" w:color="auto" w:fill="auto"/>
            <w:noWrap/>
            <w:vAlign w:val="bottom"/>
            <w:hideMark/>
          </w:tcPr>
          <w:p w14:paraId="5A674E65"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46.64</w:t>
            </w:r>
          </w:p>
        </w:tc>
      </w:tr>
      <w:tr w:rsidR="00017F27" w:rsidRPr="00017F27" w14:paraId="2E95B942"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0CBC64B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144</w:t>
            </w:r>
          </w:p>
        </w:tc>
        <w:tc>
          <w:tcPr>
            <w:tcW w:w="1399" w:type="dxa"/>
            <w:tcBorders>
              <w:top w:val="nil"/>
              <w:left w:val="nil"/>
              <w:bottom w:val="nil"/>
              <w:right w:val="nil"/>
            </w:tcBorders>
            <w:shd w:val="clear" w:color="F2DCDB" w:fill="F2DCDB"/>
            <w:noWrap/>
            <w:vAlign w:val="bottom"/>
            <w:hideMark/>
          </w:tcPr>
          <w:p w14:paraId="32705A1B"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Mozambique</w:t>
            </w:r>
          </w:p>
        </w:tc>
        <w:tc>
          <w:tcPr>
            <w:tcW w:w="1245" w:type="dxa"/>
            <w:tcBorders>
              <w:top w:val="nil"/>
              <w:left w:val="nil"/>
              <w:bottom w:val="nil"/>
              <w:right w:val="single" w:sz="4" w:space="0" w:color="auto"/>
            </w:tcBorders>
            <w:shd w:val="clear" w:color="F2DCDB" w:fill="F2DCDB"/>
            <w:noWrap/>
            <w:vAlign w:val="bottom"/>
            <w:hideMark/>
          </w:tcPr>
          <w:p w14:paraId="1B3D9C4C"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47.33</w:t>
            </w:r>
          </w:p>
        </w:tc>
        <w:tc>
          <w:tcPr>
            <w:tcW w:w="581" w:type="dxa"/>
            <w:tcBorders>
              <w:top w:val="nil"/>
              <w:left w:val="nil"/>
              <w:bottom w:val="nil"/>
              <w:right w:val="nil"/>
            </w:tcBorders>
            <w:shd w:val="clear" w:color="FDE9D9" w:fill="FDE9D9"/>
            <w:noWrap/>
            <w:vAlign w:val="bottom"/>
            <w:hideMark/>
          </w:tcPr>
          <w:p w14:paraId="25A1C4F6"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160</w:t>
            </w:r>
          </w:p>
        </w:tc>
        <w:tc>
          <w:tcPr>
            <w:tcW w:w="1414" w:type="dxa"/>
            <w:tcBorders>
              <w:top w:val="nil"/>
              <w:left w:val="nil"/>
              <w:bottom w:val="nil"/>
              <w:right w:val="nil"/>
            </w:tcBorders>
            <w:shd w:val="clear" w:color="FDE9D9" w:fill="FDE9D9"/>
            <w:noWrap/>
            <w:vAlign w:val="bottom"/>
            <w:hideMark/>
          </w:tcPr>
          <w:p w14:paraId="4A0DD16E" w14:textId="193712C4" w:rsidR="00BB4D99" w:rsidRPr="00C173EF" w:rsidRDefault="00BB4D99" w:rsidP="00BB4D99">
            <w:pPr>
              <w:rPr>
                <w:rFonts w:ascii="Calibri" w:eastAsia="Times New Roman" w:hAnsi="Calibri" w:cs="Times New Roman"/>
                <w:color w:val="E26B0A"/>
                <w:sz w:val="20"/>
                <w:szCs w:val="20"/>
                <w:lang w:eastAsia="en-US"/>
              </w:rPr>
            </w:pPr>
            <w:del w:id="487" w:author="Jamie Carson" w:date="2012-08-20T13:28:00Z">
              <w:r w:rsidRPr="00C173EF" w:rsidDel="00A16F10">
                <w:rPr>
                  <w:rFonts w:ascii="Calibri" w:eastAsia="Times New Roman" w:hAnsi="Calibri" w:cs="Times New Roman"/>
                  <w:color w:val="E26B0A"/>
                  <w:sz w:val="20"/>
                  <w:szCs w:val="20"/>
                  <w:lang w:eastAsia="en-US"/>
                </w:rPr>
                <w:delText>TimorLeste</w:delText>
              </w:r>
            </w:del>
            <w:ins w:id="488" w:author="Jamie Carson" w:date="2012-08-20T13:28:00Z">
              <w:r w:rsidR="00A16F10" w:rsidRPr="00C173EF">
                <w:rPr>
                  <w:rFonts w:ascii="Calibri" w:eastAsia="Times New Roman" w:hAnsi="Calibri" w:cs="Times New Roman"/>
                  <w:color w:val="E26B0A"/>
                  <w:sz w:val="20"/>
                  <w:szCs w:val="20"/>
                  <w:lang w:eastAsia="en-US"/>
                </w:rPr>
                <w:t>Timor-Leste</w:t>
              </w:r>
            </w:ins>
          </w:p>
        </w:tc>
        <w:tc>
          <w:tcPr>
            <w:tcW w:w="1260" w:type="dxa"/>
            <w:tcBorders>
              <w:top w:val="nil"/>
              <w:left w:val="nil"/>
              <w:bottom w:val="nil"/>
              <w:right w:val="single" w:sz="4" w:space="0" w:color="auto"/>
            </w:tcBorders>
            <w:shd w:val="clear" w:color="FDE9D9" w:fill="FDE9D9"/>
            <w:noWrap/>
            <w:vAlign w:val="bottom"/>
            <w:hideMark/>
          </w:tcPr>
          <w:p w14:paraId="0F284E6B"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46.93</w:t>
            </w:r>
          </w:p>
        </w:tc>
        <w:tc>
          <w:tcPr>
            <w:tcW w:w="581" w:type="dxa"/>
            <w:tcBorders>
              <w:top w:val="nil"/>
              <w:left w:val="nil"/>
              <w:bottom w:val="nil"/>
              <w:right w:val="nil"/>
            </w:tcBorders>
            <w:shd w:val="clear" w:color="DAEEF3" w:fill="DAEEF3"/>
            <w:noWrap/>
            <w:vAlign w:val="bottom"/>
            <w:hideMark/>
          </w:tcPr>
          <w:p w14:paraId="1855101A"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160</w:t>
            </w:r>
          </w:p>
        </w:tc>
        <w:tc>
          <w:tcPr>
            <w:tcW w:w="1449" w:type="dxa"/>
            <w:tcBorders>
              <w:top w:val="nil"/>
              <w:left w:val="nil"/>
              <w:bottom w:val="nil"/>
              <w:right w:val="nil"/>
            </w:tcBorders>
            <w:shd w:val="clear" w:color="DAEEF3" w:fill="DAEEF3"/>
            <w:noWrap/>
            <w:vAlign w:val="bottom"/>
            <w:hideMark/>
          </w:tcPr>
          <w:p w14:paraId="125775E3" w14:textId="20B0ADF6" w:rsidR="00BB4D99" w:rsidRPr="00C173EF" w:rsidRDefault="00BB4D99" w:rsidP="00BB4D99">
            <w:pPr>
              <w:rPr>
                <w:rFonts w:ascii="Calibri" w:eastAsia="Times New Roman" w:hAnsi="Calibri" w:cs="Times New Roman"/>
                <w:color w:val="31869B"/>
                <w:sz w:val="20"/>
                <w:szCs w:val="20"/>
                <w:lang w:eastAsia="en-US"/>
              </w:rPr>
            </w:pPr>
            <w:del w:id="489" w:author="Jamie Carson" w:date="2012-08-20T13:28:00Z">
              <w:r w:rsidRPr="00C173EF" w:rsidDel="00A16F10">
                <w:rPr>
                  <w:rFonts w:ascii="Calibri" w:eastAsia="Times New Roman" w:hAnsi="Calibri" w:cs="Times New Roman"/>
                  <w:color w:val="31869B"/>
                  <w:sz w:val="20"/>
                  <w:szCs w:val="20"/>
                  <w:lang w:eastAsia="en-US"/>
                </w:rPr>
                <w:delText>GuineaBissau</w:delText>
              </w:r>
            </w:del>
            <w:ins w:id="490" w:author="Jamie Carson" w:date="2012-08-20T13:28:00Z">
              <w:r w:rsidR="00A16F10" w:rsidRPr="00C173EF">
                <w:rPr>
                  <w:rFonts w:ascii="Calibri" w:eastAsia="Times New Roman" w:hAnsi="Calibri" w:cs="Times New Roman"/>
                  <w:color w:val="31869B"/>
                  <w:sz w:val="20"/>
                  <w:szCs w:val="20"/>
                  <w:lang w:eastAsia="en-US"/>
                </w:rPr>
                <w:t>Guinea-Bissau</w:t>
              </w:r>
            </w:ins>
          </w:p>
        </w:tc>
        <w:tc>
          <w:tcPr>
            <w:tcW w:w="1210" w:type="dxa"/>
            <w:tcBorders>
              <w:top w:val="nil"/>
              <w:left w:val="nil"/>
              <w:bottom w:val="nil"/>
              <w:right w:val="single" w:sz="4" w:space="0" w:color="auto"/>
            </w:tcBorders>
            <w:shd w:val="clear" w:color="DAEEF3" w:fill="DAEEF3"/>
            <w:noWrap/>
            <w:vAlign w:val="bottom"/>
            <w:hideMark/>
          </w:tcPr>
          <w:p w14:paraId="40524108"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46.14</w:t>
            </w:r>
          </w:p>
        </w:tc>
      </w:tr>
      <w:tr w:rsidR="00017F27" w:rsidRPr="00017F27" w14:paraId="0827EF9B"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40F0DB4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145</w:t>
            </w:r>
          </w:p>
        </w:tc>
        <w:tc>
          <w:tcPr>
            <w:tcW w:w="1399" w:type="dxa"/>
            <w:tcBorders>
              <w:top w:val="nil"/>
              <w:left w:val="nil"/>
              <w:bottom w:val="nil"/>
              <w:right w:val="nil"/>
            </w:tcBorders>
            <w:shd w:val="clear" w:color="auto" w:fill="auto"/>
            <w:noWrap/>
            <w:vAlign w:val="bottom"/>
            <w:hideMark/>
          </w:tcPr>
          <w:p w14:paraId="73197634"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Congo</w:t>
            </w:r>
          </w:p>
        </w:tc>
        <w:tc>
          <w:tcPr>
            <w:tcW w:w="1245" w:type="dxa"/>
            <w:tcBorders>
              <w:top w:val="nil"/>
              <w:left w:val="nil"/>
              <w:bottom w:val="nil"/>
              <w:right w:val="single" w:sz="4" w:space="0" w:color="auto"/>
            </w:tcBorders>
            <w:shd w:val="clear" w:color="auto" w:fill="auto"/>
            <w:noWrap/>
            <w:vAlign w:val="bottom"/>
            <w:hideMark/>
          </w:tcPr>
          <w:p w14:paraId="32D89E4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47.30</w:t>
            </w:r>
          </w:p>
        </w:tc>
        <w:tc>
          <w:tcPr>
            <w:tcW w:w="581" w:type="dxa"/>
            <w:tcBorders>
              <w:top w:val="nil"/>
              <w:left w:val="nil"/>
              <w:bottom w:val="nil"/>
              <w:right w:val="nil"/>
            </w:tcBorders>
            <w:shd w:val="clear" w:color="auto" w:fill="auto"/>
            <w:noWrap/>
            <w:vAlign w:val="bottom"/>
            <w:hideMark/>
          </w:tcPr>
          <w:p w14:paraId="3B3DE217"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161</w:t>
            </w:r>
          </w:p>
        </w:tc>
        <w:tc>
          <w:tcPr>
            <w:tcW w:w="1414" w:type="dxa"/>
            <w:tcBorders>
              <w:top w:val="nil"/>
              <w:left w:val="nil"/>
              <w:bottom w:val="nil"/>
              <w:right w:val="nil"/>
            </w:tcBorders>
            <w:shd w:val="clear" w:color="auto" w:fill="auto"/>
            <w:noWrap/>
            <w:vAlign w:val="bottom"/>
            <w:hideMark/>
          </w:tcPr>
          <w:p w14:paraId="50175855"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Niger</w:t>
            </w:r>
          </w:p>
        </w:tc>
        <w:tc>
          <w:tcPr>
            <w:tcW w:w="1260" w:type="dxa"/>
            <w:tcBorders>
              <w:top w:val="nil"/>
              <w:left w:val="nil"/>
              <w:bottom w:val="nil"/>
              <w:right w:val="single" w:sz="4" w:space="0" w:color="auto"/>
            </w:tcBorders>
            <w:shd w:val="clear" w:color="auto" w:fill="auto"/>
            <w:noWrap/>
            <w:vAlign w:val="bottom"/>
            <w:hideMark/>
          </w:tcPr>
          <w:p w14:paraId="2AA495C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46.92</w:t>
            </w:r>
          </w:p>
        </w:tc>
        <w:tc>
          <w:tcPr>
            <w:tcW w:w="581" w:type="dxa"/>
            <w:tcBorders>
              <w:top w:val="nil"/>
              <w:left w:val="nil"/>
              <w:bottom w:val="nil"/>
              <w:right w:val="nil"/>
            </w:tcBorders>
            <w:shd w:val="clear" w:color="auto" w:fill="auto"/>
            <w:noWrap/>
            <w:vAlign w:val="bottom"/>
            <w:hideMark/>
          </w:tcPr>
          <w:p w14:paraId="07122E5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161</w:t>
            </w:r>
          </w:p>
        </w:tc>
        <w:tc>
          <w:tcPr>
            <w:tcW w:w="1449" w:type="dxa"/>
            <w:tcBorders>
              <w:top w:val="nil"/>
              <w:left w:val="nil"/>
              <w:bottom w:val="nil"/>
              <w:right w:val="nil"/>
            </w:tcBorders>
            <w:shd w:val="clear" w:color="auto" w:fill="auto"/>
            <w:noWrap/>
            <w:vAlign w:val="bottom"/>
            <w:hideMark/>
          </w:tcPr>
          <w:p w14:paraId="5F895510"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Guinea</w:t>
            </w:r>
          </w:p>
        </w:tc>
        <w:tc>
          <w:tcPr>
            <w:tcW w:w="1210" w:type="dxa"/>
            <w:tcBorders>
              <w:top w:val="nil"/>
              <w:left w:val="nil"/>
              <w:bottom w:val="nil"/>
              <w:right w:val="single" w:sz="4" w:space="0" w:color="auto"/>
            </w:tcBorders>
            <w:shd w:val="clear" w:color="auto" w:fill="auto"/>
            <w:noWrap/>
            <w:vAlign w:val="bottom"/>
            <w:hideMark/>
          </w:tcPr>
          <w:p w14:paraId="3291384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47.01</w:t>
            </w:r>
          </w:p>
        </w:tc>
      </w:tr>
      <w:tr w:rsidR="00017F27" w:rsidRPr="00017F27" w14:paraId="6070212E"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7F1FC68D"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146</w:t>
            </w:r>
          </w:p>
        </w:tc>
        <w:tc>
          <w:tcPr>
            <w:tcW w:w="1399" w:type="dxa"/>
            <w:tcBorders>
              <w:top w:val="nil"/>
              <w:left w:val="nil"/>
              <w:bottom w:val="nil"/>
              <w:right w:val="nil"/>
            </w:tcBorders>
            <w:shd w:val="clear" w:color="F2DCDB" w:fill="F2DCDB"/>
            <w:noWrap/>
            <w:vAlign w:val="bottom"/>
            <w:hideMark/>
          </w:tcPr>
          <w:p w14:paraId="011106BD"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Mauritania</w:t>
            </w:r>
          </w:p>
        </w:tc>
        <w:tc>
          <w:tcPr>
            <w:tcW w:w="1245" w:type="dxa"/>
            <w:tcBorders>
              <w:top w:val="nil"/>
              <w:left w:val="nil"/>
              <w:bottom w:val="nil"/>
              <w:right w:val="single" w:sz="4" w:space="0" w:color="auto"/>
            </w:tcBorders>
            <w:shd w:val="clear" w:color="F2DCDB" w:fill="F2DCDB"/>
            <w:noWrap/>
            <w:vAlign w:val="bottom"/>
            <w:hideMark/>
          </w:tcPr>
          <w:p w14:paraId="053C295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46.59</w:t>
            </w:r>
          </w:p>
        </w:tc>
        <w:tc>
          <w:tcPr>
            <w:tcW w:w="581" w:type="dxa"/>
            <w:tcBorders>
              <w:top w:val="nil"/>
              <w:left w:val="nil"/>
              <w:bottom w:val="nil"/>
              <w:right w:val="nil"/>
            </w:tcBorders>
            <w:shd w:val="clear" w:color="FDE9D9" w:fill="FDE9D9"/>
            <w:noWrap/>
            <w:vAlign w:val="bottom"/>
            <w:hideMark/>
          </w:tcPr>
          <w:p w14:paraId="700B0702"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162</w:t>
            </w:r>
          </w:p>
        </w:tc>
        <w:tc>
          <w:tcPr>
            <w:tcW w:w="1414" w:type="dxa"/>
            <w:tcBorders>
              <w:top w:val="nil"/>
              <w:left w:val="nil"/>
              <w:bottom w:val="nil"/>
              <w:right w:val="nil"/>
            </w:tcBorders>
            <w:shd w:val="clear" w:color="FDE9D9" w:fill="FDE9D9"/>
            <w:noWrap/>
            <w:vAlign w:val="bottom"/>
            <w:hideMark/>
          </w:tcPr>
          <w:p w14:paraId="7218CE98"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Togo</w:t>
            </w:r>
          </w:p>
        </w:tc>
        <w:tc>
          <w:tcPr>
            <w:tcW w:w="1260" w:type="dxa"/>
            <w:tcBorders>
              <w:top w:val="nil"/>
              <w:left w:val="nil"/>
              <w:bottom w:val="nil"/>
              <w:right w:val="single" w:sz="4" w:space="0" w:color="auto"/>
            </w:tcBorders>
            <w:shd w:val="clear" w:color="FDE9D9" w:fill="FDE9D9"/>
            <w:noWrap/>
            <w:vAlign w:val="bottom"/>
            <w:hideMark/>
          </w:tcPr>
          <w:p w14:paraId="3CBA8957"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46.35</w:t>
            </w:r>
          </w:p>
        </w:tc>
        <w:tc>
          <w:tcPr>
            <w:tcW w:w="581" w:type="dxa"/>
            <w:tcBorders>
              <w:top w:val="nil"/>
              <w:left w:val="nil"/>
              <w:bottom w:val="nil"/>
              <w:right w:val="nil"/>
            </w:tcBorders>
            <w:shd w:val="clear" w:color="DAEEF3" w:fill="DAEEF3"/>
            <w:noWrap/>
            <w:vAlign w:val="bottom"/>
            <w:hideMark/>
          </w:tcPr>
          <w:p w14:paraId="5B33ACA4"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162</w:t>
            </w:r>
          </w:p>
        </w:tc>
        <w:tc>
          <w:tcPr>
            <w:tcW w:w="1449" w:type="dxa"/>
            <w:tcBorders>
              <w:top w:val="nil"/>
              <w:left w:val="nil"/>
              <w:bottom w:val="nil"/>
              <w:right w:val="nil"/>
            </w:tcBorders>
            <w:shd w:val="clear" w:color="DAEEF3" w:fill="DAEEF3"/>
            <w:noWrap/>
            <w:vAlign w:val="bottom"/>
            <w:hideMark/>
          </w:tcPr>
          <w:p w14:paraId="6872E7D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Togo</w:t>
            </w:r>
          </w:p>
        </w:tc>
        <w:tc>
          <w:tcPr>
            <w:tcW w:w="1210" w:type="dxa"/>
            <w:tcBorders>
              <w:top w:val="nil"/>
              <w:left w:val="nil"/>
              <w:bottom w:val="nil"/>
              <w:right w:val="single" w:sz="4" w:space="0" w:color="auto"/>
            </w:tcBorders>
            <w:shd w:val="clear" w:color="DAEEF3" w:fill="DAEEF3"/>
            <w:noWrap/>
            <w:vAlign w:val="bottom"/>
            <w:hideMark/>
          </w:tcPr>
          <w:p w14:paraId="1B352243"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46.23</w:t>
            </w:r>
          </w:p>
        </w:tc>
      </w:tr>
      <w:tr w:rsidR="00017F27" w:rsidRPr="00017F27" w14:paraId="5305249A"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48B5CE6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147</w:t>
            </w:r>
          </w:p>
        </w:tc>
        <w:tc>
          <w:tcPr>
            <w:tcW w:w="1399" w:type="dxa"/>
            <w:tcBorders>
              <w:top w:val="nil"/>
              <w:left w:val="nil"/>
              <w:bottom w:val="nil"/>
              <w:right w:val="nil"/>
            </w:tcBorders>
            <w:shd w:val="clear" w:color="auto" w:fill="auto"/>
            <w:noWrap/>
            <w:vAlign w:val="bottom"/>
            <w:hideMark/>
          </w:tcPr>
          <w:p w14:paraId="01BD414F"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Yemen</w:t>
            </w:r>
          </w:p>
        </w:tc>
        <w:tc>
          <w:tcPr>
            <w:tcW w:w="1245" w:type="dxa"/>
            <w:tcBorders>
              <w:top w:val="nil"/>
              <w:left w:val="nil"/>
              <w:bottom w:val="nil"/>
              <w:right w:val="single" w:sz="4" w:space="0" w:color="auto"/>
            </w:tcBorders>
            <w:shd w:val="clear" w:color="auto" w:fill="auto"/>
            <w:noWrap/>
            <w:vAlign w:val="bottom"/>
            <w:hideMark/>
          </w:tcPr>
          <w:p w14:paraId="547F2407"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45.74</w:t>
            </w:r>
          </w:p>
        </w:tc>
        <w:tc>
          <w:tcPr>
            <w:tcW w:w="581" w:type="dxa"/>
            <w:tcBorders>
              <w:top w:val="nil"/>
              <w:left w:val="nil"/>
              <w:bottom w:val="nil"/>
              <w:right w:val="nil"/>
            </w:tcBorders>
            <w:shd w:val="clear" w:color="auto" w:fill="auto"/>
            <w:noWrap/>
            <w:vAlign w:val="bottom"/>
            <w:hideMark/>
          </w:tcPr>
          <w:p w14:paraId="2C960074"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163</w:t>
            </w:r>
          </w:p>
        </w:tc>
        <w:tc>
          <w:tcPr>
            <w:tcW w:w="1414" w:type="dxa"/>
            <w:tcBorders>
              <w:top w:val="nil"/>
              <w:left w:val="nil"/>
              <w:bottom w:val="nil"/>
              <w:right w:val="nil"/>
            </w:tcBorders>
            <w:shd w:val="clear" w:color="auto" w:fill="auto"/>
            <w:noWrap/>
            <w:vAlign w:val="bottom"/>
            <w:hideMark/>
          </w:tcPr>
          <w:p w14:paraId="119C3FCE"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Angola</w:t>
            </w:r>
          </w:p>
        </w:tc>
        <w:tc>
          <w:tcPr>
            <w:tcW w:w="1260" w:type="dxa"/>
            <w:tcBorders>
              <w:top w:val="nil"/>
              <w:left w:val="nil"/>
              <w:bottom w:val="nil"/>
              <w:right w:val="single" w:sz="4" w:space="0" w:color="auto"/>
            </w:tcBorders>
            <w:shd w:val="clear" w:color="auto" w:fill="auto"/>
            <w:noWrap/>
            <w:vAlign w:val="bottom"/>
            <w:hideMark/>
          </w:tcPr>
          <w:p w14:paraId="3248774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45.92</w:t>
            </w:r>
          </w:p>
        </w:tc>
        <w:tc>
          <w:tcPr>
            <w:tcW w:w="581" w:type="dxa"/>
            <w:tcBorders>
              <w:top w:val="nil"/>
              <w:left w:val="nil"/>
              <w:bottom w:val="nil"/>
              <w:right w:val="nil"/>
            </w:tcBorders>
            <w:shd w:val="clear" w:color="auto" w:fill="auto"/>
            <w:noWrap/>
            <w:vAlign w:val="bottom"/>
            <w:hideMark/>
          </w:tcPr>
          <w:p w14:paraId="21140C60"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163</w:t>
            </w:r>
          </w:p>
        </w:tc>
        <w:tc>
          <w:tcPr>
            <w:tcW w:w="1449" w:type="dxa"/>
            <w:tcBorders>
              <w:top w:val="nil"/>
              <w:left w:val="nil"/>
              <w:bottom w:val="nil"/>
              <w:right w:val="nil"/>
            </w:tcBorders>
            <w:shd w:val="clear" w:color="auto" w:fill="auto"/>
            <w:noWrap/>
            <w:vAlign w:val="bottom"/>
            <w:hideMark/>
          </w:tcPr>
          <w:p w14:paraId="192B79D9" w14:textId="30C6BA35" w:rsidR="00BB4D99" w:rsidRPr="00C173EF" w:rsidRDefault="00BB4D99" w:rsidP="00BB4D99">
            <w:pPr>
              <w:rPr>
                <w:rFonts w:ascii="Calibri" w:eastAsia="Times New Roman" w:hAnsi="Calibri" w:cs="Times New Roman"/>
                <w:color w:val="31869B"/>
                <w:sz w:val="20"/>
                <w:szCs w:val="20"/>
                <w:lang w:eastAsia="en-US"/>
              </w:rPr>
            </w:pPr>
            <w:del w:id="491" w:author="Jamie Carson" w:date="2012-08-20T13:28:00Z">
              <w:r w:rsidRPr="00C173EF" w:rsidDel="00A16F10">
                <w:rPr>
                  <w:rFonts w:ascii="Calibri" w:eastAsia="Times New Roman" w:hAnsi="Calibri" w:cs="Times New Roman"/>
                  <w:color w:val="31869B"/>
                  <w:sz w:val="20"/>
                  <w:szCs w:val="20"/>
                  <w:lang w:eastAsia="en-US"/>
                </w:rPr>
                <w:delText>TimorLeste</w:delText>
              </w:r>
            </w:del>
            <w:ins w:id="492" w:author="Jamie Carson" w:date="2012-08-20T13:28:00Z">
              <w:r w:rsidR="00A16F10" w:rsidRPr="00C173EF">
                <w:rPr>
                  <w:rFonts w:ascii="Calibri" w:eastAsia="Times New Roman" w:hAnsi="Calibri" w:cs="Times New Roman"/>
                  <w:color w:val="31869B"/>
                  <w:sz w:val="20"/>
                  <w:szCs w:val="20"/>
                  <w:lang w:eastAsia="en-US"/>
                </w:rPr>
                <w:t>Timor-Leste</w:t>
              </w:r>
            </w:ins>
          </w:p>
        </w:tc>
        <w:tc>
          <w:tcPr>
            <w:tcW w:w="1210" w:type="dxa"/>
            <w:tcBorders>
              <w:top w:val="nil"/>
              <w:left w:val="nil"/>
              <w:bottom w:val="nil"/>
              <w:right w:val="single" w:sz="4" w:space="0" w:color="auto"/>
            </w:tcBorders>
            <w:shd w:val="clear" w:color="auto" w:fill="auto"/>
            <w:noWrap/>
            <w:vAlign w:val="bottom"/>
            <w:hideMark/>
          </w:tcPr>
          <w:p w14:paraId="33EE2B70"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46.06</w:t>
            </w:r>
          </w:p>
        </w:tc>
      </w:tr>
      <w:tr w:rsidR="00017F27" w:rsidRPr="00017F27" w14:paraId="7D261E8E"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075A1BA3"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148</w:t>
            </w:r>
          </w:p>
        </w:tc>
        <w:tc>
          <w:tcPr>
            <w:tcW w:w="1399" w:type="dxa"/>
            <w:tcBorders>
              <w:top w:val="nil"/>
              <w:left w:val="nil"/>
              <w:bottom w:val="nil"/>
              <w:right w:val="nil"/>
            </w:tcBorders>
            <w:shd w:val="clear" w:color="F2DCDB" w:fill="F2DCDB"/>
            <w:noWrap/>
            <w:vAlign w:val="bottom"/>
            <w:hideMark/>
          </w:tcPr>
          <w:p w14:paraId="26E30113" w14:textId="7B637D55" w:rsidR="00BB4D99" w:rsidRPr="00C173EF" w:rsidRDefault="00BB4D99" w:rsidP="00BB4D99">
            <w:pPr>
              <w:rPr>
                <w:rFonts w:ascii="Calibri" w:eastAsia="Times New Roman" w:hAnsi="Calibri" w:cs="Times New Roman"/>
                <w:color w:val="963634"/>
                <w:sz w:val="20"/>
                <w:szCs w:val="20"/>
                <w:lang w:eastAsia="en-US"/>
              </w:rPr>
            </w:pPr>
            <w:del w:id="493" w:author="Jamie Carson" w:date="2012-08-20T13:28:00Z">
              <w:r w:rsidRPr="00C173EF" w:rsidDel="00A16F10">
                <w:rPr>
                  <w:rFonts w:ascii="Calibri" w:eastAsia="Times New Roman" w:hAnsi="Calibri" w:cs="Times New Roman"/>
                  <w:color w:val="963634"/>
                  <w:sz w:val="20"/>
                  <w:szCs w:val="20"/>
                  <w:lang w:eastAsia="en-US"/>
                </w:rPr>
                <w:delText>GuineaBissau</w:delText>
              </w:r>
            </w:del>
            <w:ins w:id="494" w:author="Jamie Carson" w:date="2012-08-20T13:28:00Z">
              <w:r w:rsidR="00A16F10" w:rsidRPr="00C173EF">
                <w:rPr>
                  <w:rFonts w:ascii="Calibri" w:eastAsia="Times New Roman" w:hAnsi="Calibri" w:cs="Times New Roman"/>
                  <w:color w:val="963634"/>
                  <w:sz w:val="20"/>
                  <w:szCs w:val="20"/>
                  <w:lang w:eastAsia="en-US"/>
                </w:rPr>
                <w:t>Guinea-Bissau</w:t>
              </w:r>
            </w:ins>
          </w:p>
        </w:tc>
        <w:tc>
          <w:tcPr>
            <w:tcW w:w="1245" w:type="dxa"/>
            <w:tcBorders>
              <w:top w:val="nil"/>
              <w:left w:val="nil"/>
              <w:bottom w:val="nil"/>
              <w:right w:val="single" w:sz="4" w:space="0" w:color="auto"/>
            </w:tcBorders>
            <w:shd w:val="clear" w:color="F2DCDB" w:fill="F2DCDB"/>
            <w:noWrap/>
            <w:vAlign w:val="bottom"/>
            <w:hideMark/>
          </w:tcPr>
          <w:p w14:paraId="6DAD0CF7"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45.38</w:t>
            </w:r>
          </w:p>
        </w:tc>
        <w:tc>
          <w:tcPr>
            <w:tcW w:w="581" w:type="dxa"/>
            <w:tcBorders>
              <w:top w:val="nil"/>
              <w:left w:val="nil"/>
              <w:bottom w:val="nil"/>
              <w:right w:val="nil"/>
            </w:tcBorders>
            <w:shd w:val="clear" w:color="FDE9D9" w:fill="FDE9D9"/>
            <w:noWrap/>
            <w:vAlign w:val="bottom"/>
            <w:hideMark/>
          </w:tcPr>
          <w:p w14:paraId="22D7627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164</w:t>
            </w:r>
          </w:p>
        </w:tc>
        <w:tc>
          <w:tcPr>
            <w:tcW w:w="1414" w:type="dxa"/>
            <w:tcBorders>
              <w:top w:val="nil"/>
              <w:left w:val="nil"/>
              <w:bottom w:val="nil"/>
              <w:right w:val="nil"/>
            </w:tcBorders>
            <w:shd w:val="clear" w:color="FDE9D9" w:fill="FDE9D9"/>
            <w:noWrap/>
            <w:vAlign w:val="bottom"/>
            <w:hideMark/>
          </w:tcPr>
          <w:p w14:paraId="3BE9E12D" w14:textId="36E20A72" w:rsidR="00BB4D99" w:rsidRPr="00C173EF" w:rsidRDefault="00BB4D99" w:rsidP="00BB4D99">
            <w:pPr>
              <w:rPr>
                <w:rFonts w:ascii="Calibri" w:eastAsia="Times New Roman" w:hAnsi="Calibri" w:cs="Times New Roman"/>
                <w:color w:val="E26B0A"/>
                <w:sz w:val="20"/>
                <w:szCs w:val="20"/>
                <w:lang w:eastAsia="en-US"/>
              </w:rPr>
            </w:pPr>
            <w:del w:id="495" w:author="Jamie Carson" w:date="2012-08-20T13:28:00Z">
              <w:r w:rsidRPr="00C173EF" w:rsidDel="00A16F10">
                <w:rPr>
                  <w:rFonts w:ascii="Calibri" w:eastAsia="Times New Roman" w:hAnsi="Calibri" w:cs="Times New Roman"/>
                  <w:color w:val="E26B0A"/>
                  <w:sz w:val="20"/>
                  <w:szCs w:val="20"/>
                  <w:lang w:eastAsia="en-US"/>
                </w:rPr>
                <w:delText>GuineaBissau</w:delText>
              </w:r>
            </w:del>
            <w:ins w:id="496" w:author="Jamie Carson" w:date="2012-08-20T13:28:00Z">
              <w:r w:rsidR="00A16F10" w:rsidRPr="00C173EF">
                <w:rPr>
                  <w:rFonts w:ascii="Calibri" w:eastAsia="Times New Roman" w:hAnsi="Calibri" w:cs="Times New Roman"/>
                  <w:color w:val="E26B0A"/>
                  <w:sz w:val="20"/>
                  <w:szCs w:val="20"/>
                  <w:lang w:eastAsia="en-US"/>
                </w:rPr>
                <w:t>Guinea-Bissau</w:t>
              </w:r>
            </w:ins>
          </w:p>
        </w:tc>
        <w:tc>
          <w:tcPr>
            <w:tcW w:w="1260" w:type="dxa"/>
            <w:tcBorders>
              <w:top w:val="nil"/>
              <w:left w:val="nil"/>
              <w:bottom w:val="nil"/>
              <w:right w:val="single" w:sz="4" w:space="0" w:color="auto"/>
            </w:tcBorders>
            <w:shd w:val="clear" w:color="FDE9D9" w:fill="FDE9D9"/>
            <w:noWrap/>
            <w:vAlign w:val="bottom"/>
            <w:hideMark/>
          </w:tcPr>
          <w:p w14:paraId="167042AF"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45.73</w:t>
            </w:r>
          </w:p>
        </w:tc>
        <w:tc>
          <w:tcPr>
            <w:tcW w:w="581" w:type="dxa"/>
            <w:tcBorders>
              <w:top w:val="nil"/>
              <w:left w:val="nil"/>
              <w:bottom w:val="nil"/>
              <w:right w:val="nil"/>
            </w:tcBorders>
            <w:shd w:val="clear" w:color="DAEEF3" w:fill="DAEEF3"/>
            <w:noWrap/>
            <w:vAlign w:val="bottom"/>
            <w:hideMark/>
          </w:tcPr>
          <w:p w14:paraId="6BBAE40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164</w:t>
            </w:r>
          </w:p>
        </w:tc>
        <w:tc>
          <w:tcPr>
            <w:tcW w:w="1449" w:type="dxa"/>
            <w:tcBorders>
              <w:top w:val="nil"/>
              <w:left w:val="nil"/>
              <w:bottom w:val="nil"/>
              <w:right w:val="nil"/>
            </w:tcBorders>
            <w:shd w:val="clear" w:color="DAEEF3" w:fill="DAEEF3"/>
            <w:noWrap/>
            <w:vAlign w:val="bottom"/>
            <w:hideMark/>
          </w:tcPr>
          <w:p w14:paraId="7BCBB490"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Angola</w:t>
            </w:r>
          </w:p>
        </w:tc>
        <w:tc>
          <w:tcPr>
            <w:tcW w:w="1210" w:type="dxa"/>
            <w:tcBorders>
              <w:top w:val="nil"/>
              <w:left w:val="nil"/>
              <w:bottom w:val="nil"/>
              <w:right w:val="single" w:sz="4" w:space="0" w:color="auto"/>
            </w:tcBorders>
            <w:shd w:val="clear" w:color="DAEEF3" w:fill="DAEEF3"/>
            <w:noWrap/>
            <w:vAlign w:val="bottom"/>
            <w:hideMark/>
          </w:tcPr>
          <w:p w14:paraId="50DB039A"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46.69</w:t>
            </w:r>
          </w:p>
        </w:tc>
      </w:tr>
      <w:tr w:rsidR="00017F27" w:rsidRPr="00017F27" w14:paraId="2BD771FD"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3A6F3834"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149</w:t>
            </w:r>
          </w:p>
        </w:tc>
        <w:tc>
          <w:tcPr>
            <w:tcW w:w="1399" w:type="dxa"/>
            <w:tcBorders>
              <w:top w:val="nil"/>
              <w:left w:val="nil"/>
              <w:bottom w:val="nil"/>
              <w:right w:val="nil"/>
            </w:tcBorders>
            <w:shd w:val="clear" w:color="auto" w:fill="auto"/>
            <w:noWrap/>
            <w:vAlign w:val="bottom"/>
            <w:hideMark/>
          </w:tcPr>
          <w:p w14:paraId="57CBFE3A"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Guinea</w:t>
            </w:r>
          </w:p>
        </w:tc>
        <w:tc>
          <w:tcPr>
            <w:tcW w:w="1245" w:type="dxa"/>
            <w:tcBorders>
              <w:top w:val="nil"/>
              <w:left w:val="nil"/>
              <w:bottom w:val="nil"/>
              <w:right w:val="single" w:sz="4" w:space="0" w:color="auto"/>
            </w:tcBorders>
            <w:shd w:val="clear" w:color="auto" w:fill="auto"/>
            <w:noWrap/>
            <w:vAlign w:val="bottom"/>
            <w:hideMark/>
          </w:tcPr>
          <w:p w14:paraId="47E4E105"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44.92</w:t>
            </w:r>
          </w:p>
        </w:tc>
        <w:tc>
          <w:tcPr>
            <w:tcW w:w="581" w:type="dxa"/>
            <w:tcBorders>
              <w:top w:val="nil"/>
              <w:left w:val="nil"/>
              <w:bottom w:val="nil"/>
              <w:right w:val="nil"/>
            </w:tcBorders>
            <w:shd w:val="clear" w:color="auto" w:fill="auto"/>
            <w:noWrap/>
            <w:vAlign w:val="bottom"/>
            <w:hideMark/>
          </w:tcPr>
          <w:p w14:paraId="32995083"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165</w:t>
            </w:r>
          </w:p>
        </w:tc>
        <w:tc>
          <w:tcPr>
            <w:tcW w:w="1414" w:type="dxa"/>
            <w:tcBorders>
              <w:top w:val="nil"/>
              <w:left w:val="nil"/>
              <w:bottom w:val="nil"/>
              <w:right w:val="nil"/>
            </w:tcBorders>
            <w:shd w:val="clear" w:color="auto" w:fill="auto"/>
            <w:noWrap/>
            <w:vAlign w:val="bottom"/>
            <w:hideMark/>
          </w:tcPr>
          <w:p w14:paraId="3EB2874F"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Myanmar</w:t>
            </w:r>
          </w:p>
        </w:tc>
        <w:tc>
          <w:tcPr>
            <w:tcW w:w="1260" w:type="dxa"/>
            <w:tcBorders>
              <w:top w:val="nil"/>
              <w:left w:val="nil"/>
              <w:bottom w:val="nil"/>
              <w:right w:val="single" w:sz="4" w:space="0" w:color="auto"/>
            </w:tcBorders>
            <w:shd w:val="clear" w:color="auto" w:fill="auto"/>
            <w:noWrap/>
            <w:vAlign w:val="bottom"/>
            <w:hideMark/>
          </w:tcPr>
          <w:p w14:paraId="61FDB3BE"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45.71</w:t>
            </w:r>
          </w:p>
        </w:tc>
        <w:tc>
          <w:tcPr>
            <w:tcW w:w="581" w:type="dxa"/>
            <w:tcBorders>
              <w:top w:val="nil"/>
              <w:left w:val="nil"/>
              <w:bottom w:val="nil"/>
              <w:right w:val="nil"/>
            </w:tcBorders>
            <w:shd w:val="clear" w:color="auto" w:fill="auto"/>
            <w:noWrap/>
            <w:vAlign w:val="bottom"/>
            <w:hideMark/>
          </w:tcPr>
          <w:p w14:paraId="5CE57C41"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165</w:t>
            </w:r>
          </w:p>
        </w:tc>
        <w:tc>
          <w:tcPr>
            <w:tcW w:w="1449" w:type="dxa"/>
            <w:tcBorders>
              <w:top w:val="nil"/>
              <w:left w:val="nil"/>
              <w:bottom w:val="nil"/>
              <w:right w:val="nil"/>
            </w:tcBorders>
            <w:shd w:val="clear" w:color="auto" w:fill="auto"/>
            <w:noWrap/>
            <w:vAlign w:val="bottom"/>
            <w:hideMark/>
          </w:tcPr>
          <w:p w14:paraId="6ADCA998"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Myanmar</w:t>
            </w:r>
          </w:p>
        </w:tc>
        <w:tc>
          <w:tcPr>
            <w:tcW w:w="1210" w:type="dxa"/>
            <w:tcBorders>
              <w:top w:val="nil"/>
              <w:left w:val="nil"/>
              <w:bottom w:val="nil"/>
              <w:right w:val="single" w:sz="4" w:space="0" w:color="auto"/>
            </w:tcBorders>
            <w:shd w:val="clear" w:color="auto" w:fill="auto"/>
            <w:noWrap/>
            <w:vAlign w:val="bottom"/>
            <w:hideMark/>
          </w:tcPr>
          <w:p w14:paraId="2E632036"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45.71</w:t>
            </w:r>
          </w:p>
        </w:tc>
      </w:tr>
      <w:tr w:rsidR="00017F27" w:rsidRPr="00017F27" w14:paraId="413C6BAA"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033CBD7F"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150</w:t>
            </w:r>
          </w:p>
        </w:tc>
        <w:tc>
          <w:tcPr>
            <w:tcW w:w="1399" w:type="dxa"/>
            <w:tcBorders>
              <w:top w:val="nil"/>
              <w:left w:val="nil"/>
              <w:bottom w:val="nil"/>
              <w:right w:val="nil"/>
            </w:tcBorders>
            <w:shd w:val="clear" w:color="F2DCDB" w:fill="F2DCDB"/>
            <w:noWrap/>
            <w:vAlign w:val="bottom"/>
            <w:hideMark/>
          </w:tcPr>
          <w:p w14:paraId="4C3E68A8"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Togo</w:t>
            </w:r>
          </w:p>
        </w:tc>
        <w:tc>
          <w:tcPr>
            <w:tcW w:w="1245" w:type="dxa"/>
            <w:tcBorders>
              <w:top w:val="nil"/>
              <w:left w:val="nil"/>
              <w:bottom w:val="nil"/>
              <w:right w:val="single" w:sz="4" w:space="0" w:color="auto"/>
            </w:tcBorders>
            <w:shd w:val="clear" w:color="F2DCDB" w:fill="F2DCDB"/>
            <w:noWrap/>
            <w:vAlign w:val="bottom"/>
            <w:hideMark/>
          </w:tcPr>
          <w:p w14:paraId="1141E5BB"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44.48</w:t>
            </w:r>
          </w:p>
        </w:tc>
        <w:tc>
          <w:tcPr>
            <w:tcW w:w="581" w:type="dxa"/>
            <w:tcBorders>
              <w:top w:val="nil"/>
              <w:left w:val="nil"/>
              <w:bottom w:val="nil"/>
              <w:right w:val="nil"/>
            </w:tcBorders>
            <w:shd w:val="clear" w:color="FDE9D9" w:fill="FDE9D9"/>
            <w:noWrap/>
            <w:vAlign w:val="bottom"/>
            <w:hideMark/>
          </w:tcPr>
          <w:p w14:paraId="2816E23E"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166</w:t>
            </w:r>
          </w:p>
        </w:tc>
        <w:tc>
          <w:tcPr>
            <w:tcW w:w="1414" w:type="dxa"/>
            <w:tcBorders>
              <w:top w:val="nil"/>
              <w:left w:val="nil"/>
              <w:bottom w:val="nil"/>
              <w:right w:val="nil"/>
            </w:tcBorders>
            <w:shd w:val="clear" w:color="FDE9D9" w:fill="FDE9D9"/>
            <w:noWrap/>
            <w:vAlign w:val="bottom"/>
            <w:hideMark/>
          </w:tcPr>
          <w:p w14:paraId="10F23DEB"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Eritrea</w:t>
            </w:r>
          </w:p>
        </w:tc>
        <w:tc>
          <w:tcPr>
            <w:tcW w:w="1260" w:type="dxa"/>
            <w:tcBorders>
              <w:top w:val="nil"/>
              <w:left w:val="nil"/>
              <w:bottom w:val="nil"/>
              <w:right w:val="single" w:sz="4" w:space="0" w:color="auto"/>
            </w:tcBorders>
            <w:shd w:val="clear" w:color="FDE9D9" w:fill="FDE9D9"/>
            <w:noWrap/>
            <w:vAlign w:val="bottom"/>
            <w:hideMark/>
          </w:tcPr>
          <w:p w14:paraId="383E083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44.03</w:t>
            </w:r>
          </w:p>
        </w:tc>
        <w:tc>
          <w:tcPr>
            <w:tcW w:w="581" w:type="dxa"/>
            <w:tcBorders>
              <w:top w:val="nil"/>
              <w:left w:val="nil"/>
              <w:bottom w:val="nil"/>
              <w:right w:val="nil"/>
            </w:tcBorders>
            <w:shd w:val="clear" w:color="DAEEF3" w:fill="DAEEF3"/>
            <w:noWrap/>
            <w:vAlign w:val="bottom"/>
            <w:hideMark/>
          </w:tcPr>
          <w:p w14:paraId="3ECEB18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166</w:t>
            </w:r>
          </w:p>
        </w:tc>
        <w:tc>
          <w:tcPr>
            <w:tcW w:w="1449" w:type="dxa"/>
            <w:tcBorders>
              <w:top w:val="nil"/>
              <w:left w:val="nil"/>
              <w:bottom w:val="nil"/>
              <w:right w:val="nil"/>
            </w:tcBorders>
            <w:shd w:val="clear" w:color="DAEEF3" w:fill="DAEEF3"/>
            <w:noWrap/>
            <w:vAlign w:val="bottom"/>
            <w:hideMark/>
          </w:tcPr>
          <w:p w14:paraId="1A7E3A34"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Eritrea</w:t>
            </w:r>
          </w:p>
        </w:tc>
        <w:tc>
          <w:tcPr>
            <w:tcW w:w="1210" w:type="dxa"/>
            <w:tcBorders>
              <w:top w:val="nil"/>
              <w:left w:val="nil"/>
              <w:bottom w:val="nil"/>
              <w:right w:val="single" w:sz="4" w:space="0" w:color="auto"/>
            </w:tcBorders>
            <w:shd w:val="clear" w:color="DAEEF3" w:fill="DAEEF3"/>
            <w:noWrap/>
            <w:vAlign w:val="bottom"/>
            <w:hideMark/>
          </w:tcPr>
          <w:p w14:paraId="778B9768"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44.28</w:t>
            </w:r>
          </w:p>
        </w:tc>
      </w:tr>
      <w:tr w:rsidR="00017F27" w:rsidRPr="00017F27" w14:paraId="580F26D5"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45FB2E67"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151</w:t>
            </w:r>
          </w:p>
        </w:tc>
        <w:tc>
          <w:tcPr>
            <w:tcW w:w="1399" w:type="dxa"/>
            <w:tcBorders>
              <w:top w:val="nil"/>
              <w:left w:val="nil"/>
              <w:bottom w:val="nil"/>
              <w:right w:val="nil"/>
            </w:tcBorders>
            <w:shd w:val="clear" w:color="auto" w:fill="auto"/>
            <w:noWrap/>
            <w:vAlign w:val="bottom"/>
            <w:hideMark/>
          </w:tcPr>
          <w:p w14:paraId="502FF07F"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Niger</w:t>
            </w:r>
          </w:p>
        </w:tc>
        <w:tc>
          <w:tcPr>
            <w:tcW w:w="1245" w:type="dxa"/>
            <w:tcBorders>
              <w:top w:val="nil"/>
              <w:left w:val="nil"/>
              <w:bottom w:val="nil"/>
              <w:right w:val="single" w:sz="4" w:space="0" w:color="auto"/>
            </w:tcBorders>
            <w:shd w:val="clear" w:color="auto" w:fill="auto"/>
            <w:noWrap/>
            <w:vAlign w:val="bottom"/>
            <w:hideMark/>
          </w:tcPr>
          <w:p w14:paraId="5A2A122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44.05</w:t>
            </w:r>
          </w:p>
        </w:tc>
        <w:tc>
          <w:tcPr>
            <w:tcW w:w="581" w:type="dxa"/>
            <w:tcBorders>
              <w:top w:val="nil"/>
              <w:left w:val="nil"/>
              <w:bottom w:val="nil"/>
              <w:right w:val="nil"/>
            </w:tcBorders>
            <w:shd w:val="clear" w:color="auto" w:fill="auto"/>
            <w:noWrap/>
            <w:vAlign w:val="bottom"/>
            <w:hideMark/>
          </w:tcPr>
          <w:p w14:paraId="1B06353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167</w:t>
            </w:r>
          </w:p>
        </w:tc>
        <w:tc>
          <w:tcPr>
            <w:tcW w:w="1414" w:type="dxa"/>
            <w:tcBorders>
              <w:top w:val="nil"/>
              <w:left w:val="nil"/>
              <w:bottom w:val="nil"/>
              <w:right w:val="nil"/>
            </w:tcBorders>
            <w:shd w:val="clear" w:color="auto" w:fill="auto"/>
            <w:noWrap/>
            <w:vAlign w:val="bottom"/>
            <w:hideMark/>
          </w:tcPr>
          <w:p w14:paraId="58350FF1"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Sierra Leone</w:t>
            </w:r>
          </w:p>
        </w:tc>
        <w:tc>
          <w:tcPr>
            <w:tcW w:w="1260" w:type="dxa"/>
            <w:tcBorders>
              <w:top w:val="nil"/>
              <w:left w:val="nil"/>
              <w:bottom w:val="nil"/>
              <w:right w:val="single" w:sz="4" w:space="0" w:color="auto"/>
            </w:tcBorders>
            <w:shd w:val="clear" w:color="auto" w:fill="auto"/>
            <w:noWrap/>
            <w:vAlign w:val="bottom"/>
            <w:hideMark/>
          </w:tcPr>
          <w:p w14:paraId="06B185E4"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43.90</w:t>
            </w:r>
          </w:p>
        </w:tc>
        <w:tc>
          <w:tcPr>
            <w:tcW w:w="581" w:type="dxa"/>
            <w:tcBorders>
              <w:top w:val="nil"/>
              <w:left w:val="nil"/>
              <w:bottom w:val="nil"/>
              <w:right w:val="nil"/>
            </w:tcBorders>
            <w:shd w:val="clear" w:color="auto" w:fill="auto"/>
            <w:noWrap/>
            <w:vAlign w:val="bottom"/>
            <w:hideMark/>
          </w:tcPr>
          <w:p w14:paraId="636A4089"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167</w:t>
            </w:r>
          </w:p>
        </w:tc>
        <w:tc>
          <w:tcPr>
            <w:tcW w:w="1449" w:type="dxa"/>
            <w:tcBorders>
              <w:top w:val="nil"/>
              <w:left w:val="nil"/>
              <w:bottom w:val="nil"/>
              <w:right w:val="nil"/>
            </w:tcBorders>
            <w:shd w:val="clear" w:color="auto" w:fill="auto"/>
            <w:noWrap/>
            <w:vAlign w:val="bottom"/>
            <w:hideMark/>
          </w:tcPr>
          <w:p w14:paraId="7E3AB742"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Liberia</w:t>
            </w:r>
          </w:p>
        </w:tc>
        <w:tc>
          <w:tcPr>
            <w:tcW w:w="1210" w:type="dxa"/>
            <w:tcBorders>
              <w:top w:val="nil"/>
              <w:left w:val="nil"/>
              <w:bottom w:val="nil"/>
              <w:right w:val="single" w:sz="4" w:space="0" w:color="auto"/>
            </w:tcBorders>
            <w:shd w:val="clear" w:color="auto" w:fill="auto"/>
            <w:noWrap/>
            <w:vAlign w:val="bottom"/>
            <w:hideMark/>
          </w:tcPr>
          <w:p w14:paraId="2D9569F8"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43.69</w:t>
            </w:r>
          </w:p>
        </w:tc>
      </w:tr>
      <w:tr w:rsidR="00017F27" w:rsidRPr="00017F27" w14:paraId="0466789A"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5851AE1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152</w:t>
            </w:r>
          </w:p>
        </w:tc>
        <w:tc>
          <w:tcPr>
            <w:tcW w:w="1399" w:type="dxa"/>
            <w:tcBorders>
              <w:top w:val="nil"/>
              <w:left w:val="nil"/>
              <w:bottom w:val="nil"/>
              <w:right w:val="nil"/>
            </w:tcBorders>
            <w:shd w:val="clear" w:color="F2DCDB" w:fill="F2DCDB"/>
            <w:noWrap/>
            <w:vAlign w:val="bottom"/>
            <w:hideMark/>
          </w:tcPr>
          <w:p w14:paraId="50918E96"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Liberia</w:t>
            </w:r>
          </w:p>
        </w:tc>
        <w:tc>
          <w:tcPr>
            <w:tcW w:w="1245" w:type="dxa"/>
            <w:tcBorders>
              <w:top w:val="nil"/>
              <w:left w:val="nil"/>
              <w:bottom w:val="nil"/>
              <w:right w:val="single" w:sz="4" w:space="0" w:color="auto"/>
            </w:tcBorders>
            <w:shd w:val="clear" w:color="F2DCDB" w:fill="F2DCDB"/>
            <w:noWrap/>
            <w:vAlign w:val="bottom"/>
            <w:hideMark/>
          </w:tcPr>
          <w:p w14:paraId="7B17FA9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43.64</w:t>
            </w:r>
          </w:p>
        </w:tc>
        <w:tc>
          <w:tcPr>
            <w:tcW w:w="581" w:type="dxa"/>
            <w:tcBorders>
              <w:top w:val="nil"/>
              <w:left w:val="nil"/>
              <w:bottom w:val="nil"/>
              <w:right w:val="nil"/>
            </w:tcBorders>
            <w:shd w:val="clear" w:color="FDE9D9" w:fill="FDE9D9"/>
            <w:noWrap/>
            <w:vAlign w:val="bottom"/>
            <w:hideMark/>
          </w:tcPr>
          <w:p w14:paraId="61F5547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168</w:t>
            </w:r>
          </w:p>
        </w:tc>
        <w:tc>
          <w:tcPr>
            <w:tcW w:w="1414" w:type="dxa"/>
            <w:tcBorders>
              <w:top w:val="nil"/>
              <w:left w:val="nil"/>
              <w:bottom w:val="nil"/>
              <w:right w:val="nil"/>
            </w:tcBorders>
            <w:shd w:val="clear" w:color="FDE9D9" w:fill="FDE9D9"/>
            <w:noWrap/>
            <w:vAlign w:val="bottom"/>
            <w:hideMark/>
          </w:tcPr>
          <w:p w14:paraId="1BB70CF7"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Liberia</w:t>
            </w:r>
          </w:p>
        </w:tc>
        <w:tc>
          <w:tcPr>
            <w:tcW w:w="1260" w:type="dxa"/>
            <w:tcBorders>
              <w:top w:val="nil"/>
              <w:left w:val="nil"/>
              <w:bottom w:val="nil"/>
              <w:right w:val="single" w:sz="4" w:space="0" w:color="auto"/>
            </w:tcBorders>
            <w:shd w:val="clear" w:color="FDE9D9" w:fill="FDE9D9"/>
            <w:noWrap/>
            <w:vAlign w:val="bottom"/>
            <w:hideMark/>
          </w:tcPr>
          <w:p w14:paraId="5879132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43.65</w:t>
            </w:r>
          </w:p>
        </w:tc>
        <w:tc>
          <w:tcPr>
            <w:tcW w:w="581" w:type="dxa"/>
            <w:tcBorders>
              <w:top w:val="nil"/>
              <w:left w:val="nil"/>
              <w:bottom w:val="nil"/>
              <w:right w:val="nil"/>
            </w:tcBorders>
            <w:shd w:val="clear" w:color="DAEEF3" w:fill="DAEEF3"/>
            <w:noWrap/>
            <w:vAlign w:val="bottom"/>
            <w:hideMark/>
          </w:tcPr>
          <w:p w14:paraId="37DFCA0E"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168</w:t>
            </w:r>
          </w:p>
        </w:tc>
        <w:tc>
          <w:tcPr>
            <w:tcW w:w="1449" w:type="dxa"/>
            <w:tcBorders>
              <w:top w:val="nil"/>
              <w:left w:val="nil"/>
              <w:bottom w:val="nil"/>
              <w:right w:val="nil"/>
            </w:tcBorders>
            <w:shd w:val="clear" w:color="DAEEF3" w:fill="DAEEF3"/>
            <w:noWrap/>
            <w:vAlign w:val="bottom"/>
            <w:hideMark/>
          </w:tcPr>
          <w:p w14:paraId="1F575899"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Ethiopia</w:t>
            </w:r>
          </w:p>
        </w:tc>
        <w:tc>
          <w:tcPr>
            <w:tcW w:w="1210" w:type="dxa"/>
            <w:tcBorders>
              <w:top w:val="nil"/>
              <w:left w:val="nil"/>
              <w:bottom w:val="nil"/>
              <w:right w:val="single" w:sz="4" w:space="0" w:color="auto"/>
            </w:tcBorders>
            <w:shd w:val="clear" w:color="DAEEF3" w:fill="DAEEF3"/>
            <w:noWrap/>
            <w:vAlign w:val="bottom"/>
            <w:hideMark/>
          </w:tcPr>
          <w:p w14:paraId="74EEB36E"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44.11</w:t>
            </w:r>
          </w:p>
        </w:tc>
      </w:tr>
      <w:tr w:rsidR="00017F27" w:rsidRPr="00017F27" w14:paraId="108F8827"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6A2D665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153</w:t>
            </w:r>
          </w:p>
        </w:tc>
        <w:tc>
          <w:tcPr>
            <w:tcW w:w="1399" w:type="dxa"/>
            <w:tcBorders>
              <w:top w:val="nil"/>
              <w:left w:val="nil"/>
              <w:bottom w:val="nil"/>
              <w:right w:val="nil"/>
            </w:tcBorders>
            <w:shd w:val="clear" w:color="auto" w:fill="auto"/>
            <w:noWrap/>
            <w:vAlign w:val="bottom"/>
            <w:hideMark/>
          </w:tcPr>
          <w:p w14:paraId="6ABAF802"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Sierra Leone</w:t>
            </w:r>
          </w:p>
        </w:tc>
        <w:tc>
          <w:tcPr>
            <w:tcW w:w="1245" w:type="dxa"/>
            <w:tcBorders>
              <w:top w:val="nil"/>
              <w:left w:val="nil"/>
              <w:bottom w:val="nil"/>
              <w:right w:val="single" w:sz="4" w:space="0" w:color="auto"/>
            </w:tcBorders>
            <w:shd w:val="clear" w:color="auto" w:fill="auto"/>
            <w:noWrap/>
            <w:vAlign w:val="bottom"/>
            <w:hideMark/>
          </w:tcPr>
          <w:p w14:paraId="21C9429D"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43.42</w:t>
            </w:r>
          </w:p>
        </w:tc>
        <w:tc>
          <w:tcPr>
            <w:tcW w:w="581" w:type="dxa"/>
            <w:tcBorders>
              <w:top w:val="nil"/>
              <w:left w:val="nil"/>
              <w:bottom w:val="nil"/>
              <w:right w:val="nil"/>
            </w:tcBorders>
            <w:shd w:val="clear" w:color="auto" w:fill="auto"/>
            <w:noWrap/>
            <w:vAlign w:val="bottom"/>
            <w:hideMark/>
          </w:tcPr>
          <w:p w14:paraId="410D4B5D"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169</w:t>
            </w:r>
          </w:p>
        </w:tc>
        <w:tc>
          <w:tcPr>
            <w:tcW w:w="1414" w:type="dxa"/>
            <w:tcBorders>
              <w:top w:val="nil"/>
              <w:left w:val="nil"/>
              <w:bottom w:val="nil"/>
              <w:right w:val="nil"/>
            </w:tcBorders>
            <w:shd w:val="clear" w:color="auto" w:fill="auto"/>
            <w:noWrap/>
            <w:vAlign w:val="bottom"/>
            <w:hideMark/>
          </w:tcPr>
          <w:p w14:paraId="36110FD1"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Ethiopia</w:t>
            </w:r>
          </w:p>
        </w:tc>
        <w:tc>
          <w:tcPr>
            <w:tcW w:w="1260" w:type="dxa"/>
            <w:tcBorders>
              <w:top w:val="nil"/>
              <w:left w:val="nil"/>
              <w:bottom w:val="nil"/>
              <w:right w:val="single" w:sz="4" w:space="0" w:color="auto"/>
            </w:tcBorders>
            <w:shd w:val="clear" w:color="auto" w:fill="auto"/>
            <w:noWrap/>
            <w:vAlign w:val="bottom"/>
            <w:hideMark/>
          </w:tcPr>
          <w:p w14:paraId="4798A762"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43.43</w:t>
            </w:r>
          </w:p>
        </w:tc>
        <w:tc>
          <w:tcPr>
            <w:tcW w:w="581" w:type="dxa"/>
            <w:tcBorders>
              <w:top w:val="nil"/>
              <w:left w:val="nil"/>
              <w:bottom w:val="nil"/>
              <w:right w:val="nil"/>
            </w:tcBorders>
            <w:shd w:val="clear" w:color="auto" w:fill="auto"/>
            <w:noWrap/>
            <w:vAlign w:val="bottom"/>
            <w:hideMark/>
          </w:tcPr>
          <w:p w14:paraId="465A2801"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169</w:t>
            </w:r>
          </w:p>
        </w:tc>
        <w:tc>
          <w:tcPr>
            <w:tcW w:w="1449" w:type="dxa"/>
            <w:tcBorders>
              <w:top w:val="nil"/>
              <w:left w:val="nil"/>
              <w:bottom w:val="nil"/>
              <w:right w:val="nil"/>
            </w:tcBorders>
            <w:shd w:val="clear" w:color="auto" w:fill="auto"/>
            <w:noWrap/>
            <w:vAlign w:val="bottom"/>
            <w:hideMark/>
          </w:tcPr>
          <w:p w14:paraId="0BBD7A32"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Sierra Leone</w:t>
            </w:r>
          </w:p>
        </w:tc>
        <w:tc>
          <w:tcPr>
            <w:tcW w:w="1210" w:type="dxa"/>
            <w:tcBorders>
              <w:top w:val="nil"/>
              <w:left w:val="nil"/>
              <w:bottom w:val="nil"/>
              <w:right w:val="single" w:sz="4" w:space="0" w:color="auto"/>
            </w:tcBorders>
            <w:shd w:val="clear" w:color="auto" w:fill="auto"/>
            <w:noWrap/>
            <w:vAlign w:val="bottom"/>
            <w:hideMark/>
          </w:tcPr>
          <w:p w14:paraId="7F057CBE"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43.88</w:t>
            </w:r>
          </w:p>
        </w:tc>
      </w:tr>
      <w:tr w:rsidR="00017F27" w:rsidRPr="00017F27" w14:paraId="4A107FA9"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6D66EED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154</w:t>
            </w:r>
          </w:p>
        </w:tc>
        <w:tc>
          <w:tcPr>
            <w:tcW w:w="1399" w:type="dxa"/>
            <w:tcBorders>
              <w:top w:val="nil"/>
              <w:left w:val="nil"/>
              <w:bottom w:val="nil"/>
              <w:right w:val="nil"/>
            </w:tcBorders>
            <w:shd w:val="clear" w:color="F2DCDB" w:fill="F2DCDB"/>
            <w:noWrap/>
            <w:vAlign w:val="bottom"/>
            <w:hideMark/>
          </w:tcPr>
          <w:p w14:paraId="20E5DAE4"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Myanmar</w:t>
            </w:r>
          </w:p>
        </w:tc>
        <w:tc>
          <w:tcPr>
            <w:tcW w:w="1245" w:type="dxa"/>
            <w:tcBorders>
              <w:top w:val="nil"/>
              <w:left w:val="nil"/>
              <w:bottom w:val="nil"/>
              <w:right w:val="single" w:sz="4" w:space="0" w:color="auto"/>
            </w:tcBorders>
            <w:shd w:val="clear" w:color="F2DCDB" w:fill="F2DCDB"/>
            <w:noWrap/>
            <w:vAlign w:val="bottom"/>
            <w:hideMark/>
          </w:tcPr>
          <w:p w14:paraId="2D0B3193"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43.04</w:t>
            </w:r>
          </w:p>
        </w:tc>
        <w:tc>
          <w:tcPr>
            <w:tcW w:w="581" w:type="dxa"/>
            <w:tcBorders>
              <w:top w:val="nil"/>
              <w:left w:val="nil"/>
              <w:bottom w:val="nil"/>
              <w:right w:val="nil"/>
            </w:tcBorders>
            <w:shd w:val="clear" w:color="FDE9D9" w:fill="FDE9D9"/>
            <w:noWrap/>
            <w:vAlign w:val="bottom"/>
            <w:hideMark/>
          </w:tcPr>
          <w:p w14:paraId="21799897"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170</w:t>
            </w:r>
          </w:p>
        </w:tc>
        <w:tc>
          <w:tcPr>
            <w:tcW w:w="1414" w:type="dxa"/>
            <w:tcBorders>
              <w:top w:val="nil"/>
              <w:left w:val="nil"/>
              <w:bottom w:val="nil"/>
              <w:right w:val="nil"/>
            </w:tcBorders>
            <w:shd w:val="clear" w:color="FDE9D9" w:fill="FDE9D9"/>
            <w:noWrap/>
            <w:vAlign w:val="bottom"/>
            <w:hideMark/>
          </w:tcPr>
          <w:p w14:paraId="50DF9792"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Sudan</w:t>
            </w:r>
          </w:p>
        </w:tc>
        <w:tc>
          <w:tcPr>
            <w:tcW w:w="1260" w:type="dxa"/>
            <w:tcBorders>
              <w:top w:val="nil"/>
              <w:left w:val="nil"/>
              <w:bottom w:val="nil"/>
              <w:right w:val="single" w:sz="4" w:space="0" w:color="auto"/>
            </w:tcBorders>
            <w:shd w:val="clear" w:color="FDE9D9" w:fill="FDE9D9"/>
            <w:noWrap/>
            <w:vAlign w:val="bottom"/>
            <w:hideMark/>
          </w:tcPr>
          <w:p w14:paraId="2CC69727"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43.01</w:t>
            </w:r>
          </w:p>
        </w:tc>
        <w:tc>
          <w:tcPr>
            <w:tcW w:w="581" w:type="dxa"/>
            <w:tcBorders>
              <w:top w:val="nil"/>
              <w:left w:val="nil"/>
              <w:bottom w:val="nil"/>
              <w:right w:val="nil"/>
            </w:tcBorders>
            <w:shd w:val="clear" w:color="DAEEF3" w:fill="DAEEF3"/>
            <w:noWrap/>
            <w:vAlign w:val="bottom"/>
            <w:hideMark/>
          </w:tcPr>
          <w:p w14:paraId="59A18836"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170</w:t>
            </w:r>
          </w:p>
        </w:tc>
        <w:tc>
          <w:tcPr>
            <w:tcW w:w="1449" w:type="dxa"/>
            <w:tcBorders>
              <w:top w:val="nil"/>
              <w:left w:val="nil"/>
              <w:bottom w:val="nil"/>
              <w:right w:val="nil"/>
            </w:tcBorders>
            <w:shd w:val="clear" w:color="DAEEF3" w:fill="DAEEF3"/>
            <w:noWrap/>
            <w:vAlign w:val="bottom"/>
            <w:hideMark/>
          </w:tcPr>
          <w:p w14:paraId="24F35FAD"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Sudan</w:t>
            </w:r>
          </w:p>
        </w:tc>
        <w:tc>
          <w:tcPr>
            <w:tcW w:w="1210" w:type="dxa"/>
            <w:tcBorders>
              <w:top w:val="nil"/>
              <w:left w:val="nil"/>
              <w:bottom w:val="nil"/>
              <w:right w:val="single" w:sz="4" w:space="0" w:color="auto"/>
            </w:tcBorders>
            <w:shd w:val="clear" w:color="DAEEF3" w:fill="DAEEF3"/>
            <w:noWrap/>
            <w:vAlign w:val="bottom"/>
            <w:hideMark/>
          </w:tcPr>
          <w:p w14:paraId="27AA4472"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43.01</w:t>
            </w:r>
          </w:p>
        </w:tc>
      </w:tr>
      <w:tr w:rsidR="00017F27" w:rsidRPr="00017F27" w14:paraId="47DE276D"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75FE63B6"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155</w:t>
            </w:r>
          </w:p>
        </w:tc>
        <w:tc>
          <w:tcPr>
            <w:tcW w:w="1399" w:type="dxa"/>
            <w:tcBorders>
              <w:top w:val="nil"/>
              <w:left w:val="nil"/>
              <w:bottom w:val="nil"/>
              <w:right w:val="nil"/>
            </w:tcBorders>
            <w:shd w:val="clear" w:color="auto" w:fill="auto"/>
            <w:noWrap/>
            <w:vAlign w:val="bottom"/>
            <w:hideMark/>
          </w:tcPr>
          <w:p w14:paraId="3B443DD8"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Angola</w:t>
            </w:r>
          </w:p>
        </w:tc>
        <w:tc>
          <w:tcPr>
            <w:tcW w:w="1245" w:type="dxa"/>
            <w:tcBorders>
              <w:top w:val="nil"/>
              <w:left w:val="nil"/>
              <w:bottom w:val="nil"/>
              <w:right w:val="single" w:sz="4" w:space="0" w:color="auto"/>
            </w:tcBorders>
            <w:shd w:val="clear" w:color="auto" w:fill="auto"/>
            <w:noWrap/>
            <w:vAlign w:val="bottom"/>
            <w:hideMark/>
          </w:tcPr>
          <w:p w14:paraId="440563B5"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42.67</w:t>
            </w:r>
          </w:p>
        </w:tc>
        <w:tc>
          <w:tcPr>
            <w:tcW w:w="581" w:type="dxa"/>
            <w:tcBorders>
              <w:top w:val="nil"/>
              <w:left w:val="nil"/>
              <w:bottom w:val="nil"/>
              <w:right w:val="nil"/>
            </w:tcBorders>
            <w:shd w:val="clear" w:color="auto" w:fill="auto"/>
            <w:noWrap/>
            <w:vAlign w:val="bottom"/>
            <w:hideMark/>
          </w:tcPr>
          <w:p w14:paraId="1DCEE13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171</w:t>
            </w:r>
          </w:p>
        </w:tc>
        <w:tc>
          <w:tcPr>
            <w:tcW w:w="1414" w:type="dxa"/>
            <w:tcBorders>
              <w:top w:val="nil"/>
              <w:left w:val="nil"/>
              <w:bottom w:val="nil"/>
              <w:right w:val="nil"/>
            </w:tcBorders>
            <w:shd w:val="clear" w:color="auto" w:fill="auto"/>
            <w:noWrap/>
            <w:vAlign w:val="bottom"/>
            <w:hideMark/>
          </w:tcPr>
          <w:p w14:paraId="24A38368"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Iraq</w:t>
            </w:r>
          </w:p>
        </w:tc>
        <w:tc>
          <w:tcPr>
            <w:tcW w:w="1260" w:type="dxa"/>
            <w:tcBorders>
              <w:top w:val="nil"/>
              <w:left w:val="nil"/>
              <w:bottom w:val="nil"/>
              <w:right w:val="single" w:sz="4" w:space="0" w:color="auto"/>
            </w:tcBorders>
            <w:shd w:val="clear" w:color="auto" w:fill="auto"/>
            <w:noWrap/>
            <w:vAlign w:val="bottom"/>
            <w:hideMark/>
          </w:tcPr>
          <w:p w14:paraId="2FF4E0A2"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42.55</w:t>
            </w:r>
          </w:p>
        </w:tc>
        <w:tc>
          <w:tcPr>
            <w:tcW w:w="581" w:type="dxa"/>
            <w:tcBorders>
              <w:top w:val="nil"/>
              <w:left w:val="nil"/>
              <w:bottom w:val="nil"/>
              <w:right w:val="nil"/>
            </w:tcBorders>
            <w:shd w:val="clear" w:color="auto" w:fill="auto"/>
            <w:noWrap/>
            <w:vAlign w:val="bottom"/>
            <w:hideMark/>
          </w:tcPr>
          <w:p w14:paraId="605A7500"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171</w:t>
            </w:r>
          </w:p>
        </w:tc>
        <w:tc>
          <w:tcPr>
            <w:tcW w:w="1449" w:type="dxa"/>
            <w:tcBorders>
              <w:top w:val="nil"/>
              <w:left w:val="nil"/>
              <w:bottom w:val="nil"/>
              <w:right w:val="nil"/>
            </w:tcBorders>
            <w:shd w:val="clear" w:color="auto" w:fill="auto"/>
            <w:noWrap/>
            <w:vAlign w:val="bottom"/>
            <w:hideMark/>
          </w:tcPr>
          <w:p w14:paraId="09476C27"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Iraq</w:t>
            </w:r>
          </w:p>
        </w:tc>
        <w:tc>
          <w:tcPr>
            <w:tcW w:w="1210" w:type="dxa"/>
            <w:tcBorders>
              <w:top w:val="nil"/>
              <w:left w:val="nil"/>
              <w:bottom w:val="nil"/>
              <w:right w:val="single" w:sz="4" w:space="0" w:color="auto"/>
            </w:tcBorders>
            <w:shd w:val="clear" w:color="auto" w:fill="auto"/>
            <w:noWrap/>
            <w:vAlign w:val="bottom"/>
            <w:hideMark/>
          </w:tcPr>
          <w:p w14:paraId="140CBDE8"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42.55</w:t>
            </w:r>
          </w:p>
        </w:tc>
      </w:tr>
      <w:tr w:rsidR="00017F27" w:rsidRPr="00017F27" w14:paraId="71E0D1F3"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309B58A4"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156</w:t>
            </w:r>
          </w:p>
        </w:tc>
        <w:tc>
          <w:tcPr>
            <w:tcW w:w="1399" w:type="dxa"/>
            <w:tcBorders>
              <w:top w:val="nil"/>
              <w:left w:val="nil"/>
              <w:bottom w:val="nil"/>
              <w:right w:val="nil"/>
            </w:tcBorders>
            <w:shd w:val="clear" w:color="F2DCDB" w:fill="F2DCDB"/>
            <w:noWrap/>
            <w:vAlign w:val="bottom"/>
            <w:hideMark/>
          </w:tcPr>
          <w:p w14:paraId="52A44F76"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Eritrea</w:t>
            </w:r>
          </w:p>
        </w:tc>
        <w:tc>
          <w:tcPr>
            <w:tcW w:w="1245" w:type="dxa"/>
            <w:tcBorders>
              <w:top w:val="nil"/>
              <w:left w:val="nil"/>
              <w:bottom w:val="nil"/>
              <w:right w:val="single" w:sz="4" w:space="0" w:color="auto"/>
            </w:tcBorders>
            <w:shd w:val="clear" w:color="F2DCDB" w:fill="F2DCDB"/>
            <w:noWrap/>
            <w:vAlign w:val="bottom"/>
            <w:hideMark/>
          </w:tcPr>
          <w:p w14:paraId="0489517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41.80</w:t>
            </w:r>
          </w:p>
        </w:tc>
        <w:tc>
          <w:tcPr>
            <w:tcW w:w="581" w:type="dxa"/>
            <w:tcBorders>
              <w:top w:val="nil"/>
              <w:left w:val="nil"/>
              <w:bottom w:val="nil"/>
              <w:right w:val="nil"/>
            </w:tcBorders>
            <w:shd w:val="clear" w:color="FDE9D9" w:fill="FDE9D9"/>
            <w:noWrap/>
            <w:vAlign w:val="bottom"/>
            <w:hideMark/>
          </w:tcPr>
          <w:p w14:paraId="2305FAEC"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172</w:t>
            </w:r>
          </w:p>
        </w:tc>
        <w:tc>
          <w:tcPr>
            <w:tcW w:w="1414" w:type="dxa"/>
            <w:tcBorders>
              <w:top w:val="nil"/>
              <w:left w:val="nil"/>
              <w:bottom w:val="nil"/>
              <w:right w:val="nil"/>
            </w:tcBorders>
            <w:shd w:val="clear" w:color="FDE9D9" w:fill="FDE9D9"/>
            <w:noWrap/>
            <w:vAlign w:val="bottom"/>
            <w:hideMark/>
          </w:tcPr>
          <w:p w14:paraId="37780348"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Chad</w:t>
            </w:r>
          </w:p>
        </w:tc>
        <w:tc>
          <w:tcPr>
            <w:tcW w:w="1260" w:type="dxa"/>
            <w:tcBorders>
              <w:top w:val="nil"/>
              <w:left w:val="nil"/>
              <w:bottom w:val="nil"/>
              <w:right w:val="single" w:sz="4" w:space="0" w:color="auto"/>
            </w:tcBorders>
            <w:shd w:val="clear" w:color="FDE9D9" w:fill="FDE9D9"/>
            <w:noWrap/>
            <w:vAlign w:val="bottom"/>
            <w:hideMark/>
          </w:tcPr>
          <w:p w14:paraId="1222A8F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40.89</w:t>
            </w:r>
          </w:p>
        </w:tc>
        <w:tc>
          <w:tcPr>
            <w:tcW w:w="581" w:type="dxa"/>
            <w:tcBorders>
              <w:top w:val="nil"/>
              <w:left w:val="nil"/>
              <w:bottom w:val="nil"/>
              <w:right w:val="nil"/>
            </w:tcBorders>
            <w:shd w:val="clear" w:color="DAEEF3" w:fill="DAEEF3"/>
            <w:noWrap/>
            <w:vAlign w:val="bottom"/>
            <w:hideMark/>
          </w:tcPr>
          <w:p w14:paraId="56B7D97A"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172</w:t>
            </w:r>
          </w:p>
        </w:tc>
        <w:tc>
          <w:tcPr>
            <w:tcW w:w="1449" w:type="dxa"/>
            <w:tcBorders>
              <w:top w:val="nil"/>
              <w:left w:val="nil"/>
              <w:bottom w:val="nil"/>
              <w:right w:val="nil"/>
            </w:tcBorders>
            <w:shd w:val="clear" w:color="DAEEF3" w:fill="DAEEF3"/>
            <w:noWrap/>
            <w:vAlign w:val="bottom"/>
            <w:hideMark/>
          </w:tcPr>
          <w:p w14:paraId="661EF270"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Zimbabwe</w:t>
            </w:r>
          </w:p>
        </w:tc>
        <w:tc>
          <w:tcPr>
            <w:tcW w:w="1210" w:type="dxa"/>
            <w:tcBorders>
              <w:top w:val="nil"/>
              <w:left w:val="nil"/>
              <w:bottom w:val="nil"/>
              <w:right w:val="single" w:sz="4" w:space="0" w:color="auto"/>
            </w:tcBorders>
            <w:shd w:val="clear" w:color="DAEEF3" w:fill="DAEEF3"/>
            <w:noWrap/>
            <w:vAlign w:val="bottom"/>
            <w:hideMark/>
          </w:tcPr>
          <w:p w14:paraId="4C4799B7"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40.73</w:t>
            </w:r>
          </w:p>
        </w:tc>
      </w:tr>
      <w:tr w:rsidR="00017F27" w:rsidRPr="00017F27" w14:paraId="5052ECB2"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58E35AA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157</w:t>
            </w:r>
          </w:p>
        </w:tc>
        <w:tc>
          <w:tcPr>
            <w:tcW w:w="1399" w:type="dxa"/>
            <w:tcBorders>
              <w:top w:val="nil"/>
              <w:left w:val="nil"/>
              <w:bottom w:val="nil"/>
              <w:right w:val="nil"/>
            </w:tcBorders>
            <w:shd w:val="clear" w:color="auto" w:fill="auto"/>
            <w:noWrap/>
            <w:vAlign w:val="bottom"/>
            <w:hideMark/>
          </w:tcPr>
          <w:p w14:paraId="25189600"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Ethiopia</w:t>
            </w:r>
          </w:p>
        </w:tc>
        <w:tc>
          <w:tcPr>
            <w:tcW w:w="1245" w:type="dxa"/>
            <w:tcBorders>
              <w:top w:val="nil"/>
              <w:left w:val="nil"/>
              <w:bottom w:val="nil"/>
              <w:right w:val="single" w:sz="4" w:space="0" w:color="auto"/>
            </w:tcBorders>
            <w:shd w:val="clear" w:color="auto" w:fill="auto"/>
            <w:noWrap/>
            <w:vAlign w:val="bottom"/>
            <w:hideMark/>
          </w:tcPr>
          <w:p w14:paraId="3B3F4ABA"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40.35</w:t>
            </w:r>
          </w:p>
        </w:tc>
        <w:tc>
          <w:tcPr>
            <w:tcW w:w="581" w:type="dxa"/>
            <w:tcBorders>
              <w:top w:val="nil"/>
              <w:left w:val="nil"/>
              <w:bottom w:val="nil"/>
              <w:right w:val="nil"/>
            </w:tcBorders>
            <w:shd w:val="clear" w:color="auto" w:fill="auto"/>
            <w:noWrap/>
            <w:vAlign w:val="bottom"/>
            <w:hideMark/>
          </w:tcPr>
          <w:p w14:paraId="06229B6A"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173</w:t>
            </w:r>
          </w:p>
        </w:tc>
        <w:tc>
          <w:tcPr>
            <w:tcW w:w="1414" w:type="dxa"/>
            <w:tcBorders>
              <w:top w:val="nil"/>
              <w:left w:val="nil"/>
              <w:bottom w:val="nil"/>
              <w:right w:val="nil"/>
            </w:tcBorders>
            <w:shd w:val="clear" w:color="auto" w:fill="auto"/>
            <w:noWrap/>
            <w:vAlign w:val="bottom"/>
            <w:hideMark/>
          </w:tcPr>
          <w:p w14:paraId="78B0DCD0"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Zimbabwe</w:t>
            </w:r>
          </w:p>
        </w:tc>
        <w:tc>
          <w:tcPr>
            <w:tcW w:w="1260" w:type="dxa"/>
            <w:tcBorders>
              <w:top w:val="nil"/>
              <w:left w:val="nil"/>
              <w:bottom w:val="nil"/>
              <w:right w:val="single" w:sz="4" w:space="0" w:color="auto"/>
            </w:tcBorders>
            <w:shd w:val="clear" w:color="auto" w:fill="auto"/>
            <w:noWrap/>
            <w:vAlign w:val="bottom"/>
            <w:hideMark/>
          </w:tcPr>
          <w:p w14:paraId="3414175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40.76</w:t>
            </w:r>
          </w:p>
        </w:tc>
        <w:tc>
          <w:tcPr>
            <w:tcW w:w="581" w:type="dxa"/>
            <w:tcBorders>
              <w:top w:val="nil"/>
              <w:left w:val="nil"/>
              <w:bottom w:val="nil"/>
              <w:right w:val="nil"/>
            </w:tcBorders>
            <w:shd w:val="clear" w:color="auto" w:fill="auto"/>
            <w:noWrap/>
            <w:vAlign w:val="bottom"/>
            <w:hideMark/>
          </w:tcPr>
          <w:p w14:paraId="01CF4CBB"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173</w:t>
            </w:r>
          </w:p>
        </w:tc>
        <w:tc>
          <w:tcPr>
            <w:tcW w:w="1449" w:type="dxa"/>
            <w:tcBorders>
              <w:top w:val="nil"/>
              <w:left w:val="nil"/>
              <w:bottom w:val="nil"/>
              <w:right w:val="nil"/>
            </w:tcBorders>
            <w:shd w:val="clear" w:color="auto" w:fill="auto"/>
            <w:noWrap/>
            <w:vAlign w:val="bottom"/>
            <w:hideMark/>
          </w:tcPr>
          <w:p w14:paraId="08BF4E4B"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Chad</w:t>
            </w:r>
          </w:p>
        </w:tc>
        <w:tc>
          <w:tcPr>
            <w:tcW w:w="1210" w:type="dxa"/>
            <w:tcBorders>
              <w:top w:val="nil"/>
              <w:left w:val="nil"/>
              <w:bottom w:val="nil"/>
              <w:right w:val="single" w:sz="4" w:space="0" w:color="auto"/>
            </w:tcBorders>
            <w:shd w:val="clear" w:color="auto" w:fill="auto"/>
            <w:noWrap/>
            <w:vAlign w:val="bottom"/>
            <w:hideMark/>
          </w:tcPr>
          <w:p w14:paraId="2E2B5B1B"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41.04</w:t>
            </w:r>
          </w:p>
        </w:tc>
      </w:tr>
      <w:tr w:rsidR="00017F27" w:rsidRPr="00017F27" w14:paraId="2094B2FA"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184F47B7"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158</w:t>
            </w:r>
          </w:p>
        </w:tc>
        <w:tc>
          <w:tcPr>
            <w:tcW w:w="1399" w:type="dxa"/>
            <w:tcBorders>
              <w:top w:val="nil"/>
              <w:left w:val="nil"/>
              <w:bottom w:val="nil"/>
              <w:right w:val="nil"/>
            </w:tcBorders>
            <w:shd w:val="clear" w:color="F2DCDB" w:fill="F2DCDB"/>
            <w:noWrap/>
            <w:vAlign w:val="bottom"/>
            <w:hideMark/>
          </w:tcPr>
          <w:p w14:paraId="347EE796"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Chad</w:t>
            </w:r>
          </w:p>
        </w:tc>
        <w:tc>
          <w:tcPr>
            <w:tcW w:w="1245" w:type="dxa"/>
            <w:tcBorders>
              <w:top w:val="nil"/>
              <w:left w:val="nil"/>
              <w:bottom w:val="nil"/>
              <w:right w:val="single" w:sz="4" w:space="0" w:color="auto"/>
            </w:tcBorders>
            <w:shd w:val="clear" w:color="F2DCDB" w:fill="F2DCDB"/>
            <w:noWrap/>
            <w:vAlign w:val="bottom"/>
            <w:hideMark/>
          </w:tcPr>
          <w:p w14:paraId="03873080"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38.43</w:t>
            </w:r>
          </w:p>
        </w:tc>
        <w:tc>
          <w:tcPr>
            <w:tcW w:w="581" w:type="dxa"/>
            <w:tcBorders>
              <w:top w:val="nil"/>
              <w:left w:val="nil"/>
              <w:bottom w:val="nil"/>
              <w:right w:val="nil"/>
            </w:tcBorders>
            <w:shd w:val="clear" w:color="FDE9D9" w:fill="FDE9D9"/>
            <w:noWrap/>
            <w:vAlign w:val="bottom"/>
            <w:hideMark/>
          </w:tcPr>
          <w:p w14:paraId="745C4B2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174</w:t>
            </w:r>
          </w:p>
        </w:tc>
        <w:tc>
          <w:tcPr>
            <w:tcW w:w="1414" w:type="dxa"/>
            <w:tcBorders>
              <w:top w:val="nil"/>
              <w:left w:val="nil"/>
              <w:bottom w:val="nil"/>
              <w:right w:val="nil"/>
            </w:tcBorders>
            <w:shd w:val="clear" w:color="FDE9D9" w:fill="FDE9D9"/>
            <w:noWrap/>
            <w:vAlign w:val="bottom"/>
            <w:hideMark/>
          </w:tcPr>
          <w:p w14:paraId="13BC2144" w14:textId="77777777" w:rsidR="00BB4D99" w:rsidRPr="00C173EF" w:rsidRDefault="00BB4D99" w:rsidP="00BB4D99">
            <w:pPr>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Burundi</w:t>
            </w:r>
          </w:p>
        </w:tc>
        <w:tc>
          <w:tcPr>
            <w:tcW w:w="1260" w:type="dxa"/>
            <w:tcBorders>
              <w:top w:val="nil"/>
              <w:left w:val="nil"/>
              <w:bottom w:val="nil"/>
              <w:right w:val="single" w:sz="4" w:space="0" w:color="auto"/>
            </w:tcBorders>
            <w:shd w:val="clear" w:color="FDE9D9" w:fill="FDE9D9"/>
            <w:noWrap/>
            <w:vAlign w:val="bottom"/>
            <w:hideMark/>
          </w:tcPr>
          <w:p w14:paraId="3354D830"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40.45</w:t>
            </w:r>
          </w:p>
        </w:tc>
        <w:tc>
          <w:tcPr>
            <w:tcW w:w="581" w:type="dxa"/>
            <w:tcBorders>
              <w:top w:val="nil"/>
              <w:left w:val="nil"/>
              <w:bottom w:val="nil"/>
              <w:right w:val="nil"/>
            </w:tcBorders>
            <w:shd w:val="clear" w:color="DAEEF3" w:fill="DAEEF3"/>
            <w:noWrap/>
            <w:vAlign w:val="bottom"/>
            <w:hideMark/>
          </w:tcPr>
          <w:p w14:paraId="58F682E7"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174</w:t>
            </w:r>
          </w:p>
        </w:tc>
        <w:tc>
          <w:tcPr>
            <w:tcW w:w="1449" w:type="dxa"/>
            <w:tcBorders>
              <w:top w:val="nil"/>
              <w:left w:val="nil"/>
              <w:bottom w:val="nil"/>
              <w:right w:val="nil"/>
            </w:tcBorders>
            <w:shd w:val="clear" w:color="DAEEF3" w:fill="DAEEF3"/>
            <w:noWrap/>
            <w:vAlign w:val="bottom"/>
            <w:hideMark/>
          </w:tcPr>
          <w:p w14:paraId="0408AD1E" w14:textId="77777777" w:rsidR="00BB4D99" w:rsidRPr="00C173EF" w:rsidRDefault="00BB4D99" w:rsidP="00BB4D99">
            <w:pPr>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Burundi</w:t>
            </w:r>
          </w:p>
        </w:tc>
        <w:tc>
          <w:tcPr>
            <w:tcW w:w="1210" w:type="dxa"/>
            <w:tcBorders>
              <w:top w:val="nil"/>
              <w:left w:val="nil"/>
              <w:bottom w:val="nil"/>
              <w:right w:val="single" w:sz="4" w:space="0" w:color="auto"/>
            </w:tcBorders>
            <w:shd w:val="clear" w:color="DAEEF3" w:fill="DAEEF3"/>
            <w:noWrap/>
            <w:vAlign w:val="bottom"/>
            <w:hideMark/>
          </w:tcPr>
          <w:p w14:paraId="5BE5F92A"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40.02</w:t>
            </w:r>
          </w:p>
        </w:tc>
      </w:tr>
      <w:tr w:rsidR="00017F27" w:rsidRPr="00017F27" w14:paraId="7C4BA847" w14:textId="77777777" w:rsidTr="00017F27">
        <w:trPr>
          <w:trHeight w:val="300"/>
        </w:trPr>
        <w:tc>
          <w:tcPr>
            <w:tcW w:w="540" w:type="dxa"/>
            <w:tcBorders>
              <w:top w:val="nil"/>
              <w:left w:val="single" w:sz="4" w:space="0" w:color="auto"/>
              <w:bottom w:val="nil"/>
              <w:right w:val="nil"/>
            </w:tcBorders>
            <w:shd w:val="clear" w:color="auto" w:fill="auto"/>
            <w:noWrap/>
            <w:vAlign w:val="bottom"/>
            <w:hideMark/>
          </w:tcPr>
          <w:p w14:paraId="03A2D7D2"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159</w:t>
            </w:r>
          </w:p>
        </w:tc>
        <w:tc>
          <w:tcPr>
            <w:tcW w:w="1399" w:type="dxa"/>
            <w:tcBorders>
              <w:top w:val="nil"/>
              <w:left w:val="nil"/>
              <w:bottom w:val="nil"/>
              <w:right w:val="nil"/>
            </w:tcBorders>
            <w:shd w:val="clear" w:color="auto" w:fill="auto"/>
            <w:noWrap/>
            <w:vAlign w:val="bottom"/>
            <w:hideMark/>
          </w:tcPr>
          <w:p w14:paraId="193E5335"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Burundi</w:t>
            </w:r>
          </w:p>
        </w:tc>
        <w:tc>
          <w:tcPr>
            <w:tcW w:w="1245" w:type="dxa"/>
            <w:tcBorders>
              <w:top w:val="nil"/>
              <w:left w:val="nil"/>
              <w:bottom w:val="nil"/>
              <w:right w:val="single" w:sz="4" w:space="0" w:color="auto"/>
            </w:tcBorders>
            <w:shd w:val="clear" w:color="auto" w:fill="auto"/>
            <w:noWrap/>
            <w:vAlign w:val="bottom"/>
            <w:hideMark/>
          </w:tcPr>
          <w:p w14:paraId="070AC96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38.20</w:t>
            </w:r>
          </w:p>
        </w:tc>
        <w:tc>
          <w:tcPr>
            <w:tcW w:w="581" w:type="dxa"/>
            <w:tcBorders>
              <w:top w:val="nil"/>
              <w:left w:val="nil"/>
              <w:bottom w:val="nil"/>
              <w:right w:val="nil"/>
            </w:tcBorders>
            <w:shd w:val="clear" w:color="auto" w:fill="auto"/>
            <w:noWrap/>
            <w:vAlign w:val="bottom"/>
            <w:hideMark/>
          </w:tcPr>
          <w:p w14:paraId="43DD7A9D"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175</w:t>
            </w:r>
          </w:p>
        </w:tc>
        <w:tc>
          <w:tcPr>
            <w:tcW w:w="1414" w:type="dxa"/>
            <w:tcBorders>
              <w:top w:val="nil"/>
              <w:left w:val="nil"/>
              <w:bottom w:val="nil"/>
              <w:right w:val="nil"/>
            </w:tcBorders>
            <w:shd w:val="clear" w:color="auto" w:fill="auto"/>
            <w:noWrap/>
            <w:vAlign w:val="bottom"/>
            <w:hideMark/>
          </w:tcPr>
          <w:p w14:paraId="22B5BF17" w14:textId="0DD2C5ED" w:rsidR="00BB4D99" w:rsidRPr="00C173EF" w:rsidRDefault="00017F27" w:rsidP="00BB4D99">
            <w:pPr>
              <w:rPr>
                <w:rFonts w:ascii="Calibri" w:eastAsia="Times New Roman" w:hAnsi="Calibri" w:cs="Times New Roman"/>
                <w:color w:val="E26B0A"/>
                <w:sz w:val="20"/>
                <w:szCs w:val="20"/>
                <w:lang w:eastAsia="en-US"/>
              </w:rPr>
            </w:pPr>
            <w:r>
              <w:rPr>
                <w:rFonts w:ascii="Calibri" w:eastAsia="Times New Roman" w:hAnsi="Calibri" w:cs="Times New Roman"/>
                <w:color w:val="E26B0A"/>
                <w:sz w:val="20"/>
                <w:szCs w:val="20"/>
                <w:lang w:eastAsia="en-US"/>
              </w:rPr>
              <w:t>C.</w:t>
            </w:r>
            <w:r w:rsidR="00BB4D99" w:rsidRPr="00C173EF">
              <w:rPr>
                <w:rFonts w:ascii="Calibri" w:eastAsia="Times New Roman" w:hAnsi="Calibri" w:cs="Times New Roman"/>
                <w:color w:val="E26B0A"/>
                <w:sz w:val="20"/>
                <w:szCs w:val="20"/>
                <w:lang w:eastAsia="en-US"/>
              </w:rPr>
              <w:t xml:space="preserve"> African </w:t>
            </w:r>
            <w:r>
              <w:rPr>
                <w:rFonts w:ascii="Calibri" w:eastAsia="Times New Roman" w:hAnsi="Calibri" w:cs="Times New Roman"/>
                <w:color w:val="E26B0A"/>
                <w:sz w:val="20"/>
                <w:szCs w:val="20"/>
                <w:lang w:eastAsia="en-US"/>
              </w:rPr>
              <w:t>R.</w:t>
            </w:r>
          </w:p>
        </w:tc>
        <w:tc>
          <w:tcPr>
            <w:tcW w:w="1260" w:type="dxa"/>
            <w:tcBorders>
              <w:top w:val="nil"/>
              <w:left w:val="nil"/>
              <w:bottom w:val="nil"/>
              <w:right w:val="single" w:sz="4" w:space="0" w:color="auto"/>
            </w:tcBorders>
            <w:shd w:val="clear" w:color="auto" w:fill="auto"/>
            <w:noWrap/>
            <w:vAlign w:val="bottom"/>
            <w:hideMark/>
          </w:tcPr>
          <w:p w14:paraId="317097F8"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39.49</w:t>
            </w:r>
          </w:p>
        </w:tc>
        <w:tc>
          <w:tcPr>
            <w:tcW w:w="581" w:type="dxa"/>
            <w:tcBorders>
              <w:top w:val="nil"/>
              <w:left w:val="nil"/>
              <w:bottom w:val="nil"/>
              <w:right w:val="nil"/>
            </w:tcBorders>
            <w:shd w:val="clear" w:color="auto" w:fill="auto"/>
            <w:noWrap/>
            <w:vAlign w:val="bottom"/>
            <w:hideMark/>
          </w:tcPr>
          <w:p w14:paraId="4782CAED"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175</w:t>
            </w:r>
          </w:p>
        </w:tc>
        <w:tc>
          <w:tcPr>
            <w:tcW w:w="1449" w:type="dxa"/>
            <w:tcBorders>
              <w:top w:val="nil"/>
              <w:left w:val="nil"/>
              <w:bottom w:val="nil"/>
              <w:right w:val="nil"/>
            </w:tcBorders>
            <w:shd w:val="clear" w:color="auto" w:fill="auto"/>
            <w:noWrap/>
            <w:vAlign w:val="bottom"/>
            <w:hideMark/>
          </w:tcPr>
          <w:p w14:paraId="7FAFCB06" w14:textId="17289C46" w:rsidR="00BB4D99" w:rsidRPr="00C173EF" w:rsidRDefault="00017F27" w:rsidP="00BB4D99">
            <w:pPr>
              <w:rPr>
                <w:rFonts w:ascii="Calibri" w:eastAsia="Times New Roman" w:hAnsi="Calibri" w:cs="Times New Roman"/>
                <w:color w:val="31869B"/>
                <w:sz w:val="20"/>
                <w:szCs w:val="20"/>
                <w:lang w:eastAsia="en-US"/>
              </w:rPr>
            </w:pPr>
            <w:r>
              <w:rPr>
                <w:rFonts w:ascii="Calibri" w:eastAsia="Times New Roman" w:hAnsi="Calibri" w:cs="Times New Roman"/>
                <w:color w:val="31869B"/>
                <w:sz w:val="20"/>
                <w:szCs w:val="20"/>
                <w:lang w:eastAsia="en-US"/>
              </w:rPr>
              <w:t>C.</w:t>
            </w:r>
            <w:r w:rsidR="00BB4D99" w:rsidRPr="00C173EF">
              <w:rPr>
                <w:rFonts w:ascii="Calibri" w:eastAsia="Times New Roman" w:hAnsi="Calibri" w:cs="Times New Roman"/>
                <w:color w:val="31869B"/>
                <w:sz w:val="20"/>
                <w:szCs w:val="20"/>
                <w:lang w:eastAsia="en-US"/>
              </w:rPr>
              <w:t xml:space="preserve"> African </w:t>
            </w:r>
            <w:r>
              <w:rPr>
                <w:rFonts w:ascii="Calibri" w:eastAsia="Times New Roman" w:hAnsi="Calibri" w:cs="Times New Roman"/>
                <w:color w:val="31869B"/>
                <w:sz w:val="20"/>
                <w:szCs w:val="20"/>
                <w:lang w:eastAsia="en-US"/>
              </w:rPr>
              <w:t>R.</w:t>
            </w:r>
          </w:p>
        </w:tc>
        <w:tc>
          <w:tcPr>
            <w:tcW w:w="1210" w:type="dxa"/>
            <w:tcBorders>
              <w:top w:val="nil"/>
              <w:left w:val="nil"/>
              <w:bottom w:val="nil"/>
              <w:right w:val="single" w:sz="4" w:space="0" w:color="auto"/>
            </w:tcBorders>
            <w:shd w:val="clear" w:color="auto" w:fill="auto"/>
            <w:noWrap/>
            <w:vAlign w:val="bottom"/>
            <w:hideMark/>
          </w:tcPr>
          <w:p w14:paraId="160C98B9"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39.76</w:t>
            </w:r>
          </w:p>
        </w:tc>
      </w:tr>
      <w:tr w:rsidR="00017F27" w:rsidRPr="00017F27" w14:paraId="4F484D64" w14:textId="77777777" w:rsidTr="00017F27">
        <w:trPr>
          <w:trHeight w:val="300"/>
        </w:trPr>
        <w:tc>
          <w:tcPr>
            <w:tcW w:w="540" w:type="dxa"/>
            <w:tcBorders>
              <w:top w:val="nil"/>
              <w:left w:val="single" w:sz="4" w:space="0" w:color="auto"/>
              <w:bottom w:val="nil"/>
              <w:right w:val="nil"/>
            </w:tcBorders>
            <w:shd w:val="clear" w:color="F2DCDB" w:fill="F2DCDB"/>
            <w:noWrap/>
            <w:vAlign w:val="bottom"/>
            <w:hideMark/>
          </w:tcPr>
          <w:p w14:paraId="7D839909"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160</w:t>
            </w:r>
          </w:p>
        </w:tc>
        <w:tc>
          <w:tcPr>
            <w:tcW w:w="1399" w:type="dxa"/>
            <w:tcBorders>
              <w:top w:val="nil"/>
              <w:left w:val="nil"/>
              <w:bottom w:val="nil"/>
              <w:right w:val="nil"/>
            </w:tcBorders>
            <w:shd w:val="clear" w:color="F2DCDB" w:fill="F2DCDB"/>
            <w:noWrap/>
            <w:vAlign w:val="bottom"/>
            <w:hideMark/>
          </w:tcPr>
          <w:p w14:paraId="3C92E82E" w14:textId="77777777" w:rsidR="00BB4D99" w:rsidRPr="00C173EF" w:rsidRDefault="00BB4D99" w:rsidP="00BB4D99">
            <w:pPr>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Zimbabwe</w:t>
            </w:r>
          </w:p>
        </w:tc>
        <w:tc>
          <w:tcPr>
            <w:tcW w:w="1245" w:type="dxa"/>
            <w:tcBorders>
              <w:top w:val="nil"/>
              <w:left w:val="nil"/>
              <w:bottom w:val="nil"/>
              <w:right w:val="single" w:sz="4" w:space="0" w:color="auto"/>
            </w:tcBorders>
            <w:shd w:val="clear" w:color="F2DCDB" w:fill="F2DCDB"/>
            <w:noWrap/>
            <w:vAlign w:val="bottom"/>
            <w:hideMark/>
          </w:tcPr>
          <w:p w14:paraId="6AE1F491"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38.01</w:t>
            </w:r>
          </w:p>
        </w:tc>
        <w:tc>
          <w:tcPr>
            <w:tcW w:w="581" w:type="dxa"/>
            <w:tcBorders>
              <w:top w:val="nil"/>
              <w:left w:val="nil"/>
              <w:bottom w:val="nil"/>
              <w:right w:val="nil"/>
            </w:tcBorders>
            <w:shd w:val="clear" w:color="FDE9D9" w:fill="FDE9D9"/>
            <w:noWrap/>
            <w:vAlign w:val="bottom"/>
            <w:hideMark/>
          </w:tcPr>
          <w:p w14:paraId="79703FEE"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176</w:t>
            </w:r>
          </w:p>
        </w:tc>
        <w:tc>
          <w:tcPr>
            <w:tcW w:w="1414" w:type="dxa"/>
            <w:tcBorders>
              <w:top w:val="nil"/>
              <w:left w:val="nil"/>
              <w:bottom w:val="nil"/>
              <w:right w:val="nil"/>
            </w:tcBorders>
            <w:shd w:val="clear" w:color="FDE9D9" w:fill="FDE9D9"/>
            <w:noWrap/>
            <w:vAlign w:val="bottom"/>
            <w:hideMark/>
          </w:tcPr>
          <w:p w14:paraId="625184F8" w14:textId="41EE64FB" w:rsidR="00BB4D99" w:rsidRPr="00C173EF" w:rsidRDefault="00017F27" w:rsidP="00BB4D99">
            <w:pPr>
              <w:rPr>
                <w:rFonts w:ascii="Calibri" w:eastAsia="Times New Roman" w:hAnsi="Calibri" w:cs="Times New Roman"/>
                <w:color w:val="E26B0A"/>
                <w:sz w:val="20"/>
                <w:szCs w:val="20"/>
                <w:lang w:eastAsia="en-US"/>
              </w:rPr>
            </w:pPr>
            <w:r>
              <w:rPr>
                <w:rFonts w:ascii="Calibri" w:eastAsia="Times New Roman" w:hAnsi="Calibri" w:cs="Times New Roman"/>
                <w:color w:val="E26B0A"/>
                <w:sz w:val="20"/>
                <w:szCs w:val="20"/>
                <w:lang w:eastAsia="en-US"/>
              </w:rPr>
              <w:t>Congo, D. R.</w:t>
            </w:r>
          </w:p>
        </w:tc>
        <w:tc>
          <w:tcPr>
            <w:tcW w:w="1260" w:type="dxa"/>
            <w:tcBorders>
              <w:top w:val="nil"/>
              <w:left w:val="nil"/>
              <w:bottom w:val="nil"/>
              <w:right w:val="single" w:sz="4" w:space="0" w:color="auto"/>
            </w:tcBorders>
            <w:shd w:val="clear" w:color="FDE9D9" w:fill="FDE9D9"/>
            <w:noWrap/>
            <w:vAlign w:val="bottom"/>
            <w:hideMark/>
          </w:tcPr>
          <w:p w14:paraId="6C671381"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38.49</w:t>
            </w:r>
          </w:p>
        </w:tc>
        <w:tc>
          <w:tcPr>
            <w:tcW w:w="581" w:type="dxa"/>
            <w:tcBorders>
              <w:top w:val="nil"/>
              <w:left w:val="nil"/>
              <w:bottom w:val="nil"/>
              <w:right w:val="nil"/>
            </w:tcBorders>
            <w:shd w:val="clear" w:color="DAEEF3" w:fill="DAEEF3"/>
            <w:noWrap/>
            <w:vAlign w:val="bottom"/>
            <w:hideMark/>
          </w:tcPr>
          <w:p w14:paraId="49642DE7"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176</w:t>
            </w:r>
          </w:p>
        </w:tc>
        <w:tc>
          <w:tcPr>
            <w:tcW w:w="1449" w:type="dxa"/>
            <w:tcBorders>
              <w:top w:val="nil"/>
              <w:left w:val="nil"/>
              <w:bottom w:val="nil"/>
              <w:right w:val="nil"/>
            </w:tcBorders>
            <w:shd w:val="clear" w:color="DAEEF3" w:fill="DAEEF3"/>
            <w:noWrap/>
            <w:vAlign w:val="bottom"/>
            <w:hideMark/>
          </w:tcPr>
          <w:p w14:paraId="2341E271" w14:textId="01497900" w:rsidR="00BB4D99" w:rsidRPr="00C173EF" w:rsidRDefault="00017F27" w:rsidP="00BB4D99">
            <w:pPr>
              <w:rPr>
                <w:rFonts w:ascii="Calibri" w:eastAsia="Times New Roman" w:hAnsi="Calibri" w:cs="Times New Roman"/>
                <w:color w:val="31869B"/>
                <w:sz w:val="20"/>
                <w:szCs w:val="20"/>
                <w:lang w:eastAsia="en-US"/>
              </w:rPr>
            </w:pPr>
            <w:r>
              <w:rPr>
                <w:rFonts w:ascii="Calibri" w:eastAsia="Times New Roman" w:hAnsi="Calibri" w:cs="Times New Roman"/>
                <w:color w:val="31869B"/>
                <w:sz w:val="20"/>
                <w:szCs w:val="20"/>
                <w:lang w:eastAsia="en-US"/>
              </w:rPr>
              <w:t>Congo, D. R.</w:t>
            </w:r>
          </w:p>
        </w:tc>
        <w:tc>
          <w:tcPr>
            <w:tcW w:w="1210" w:type="dxa"/>
            <w:tcBorders>
              <w:top w:val="nil"/>
              <w:left w:val="nil"/>
              <w:bottom w:val="nil"/>
              <w:right w:val="single" w:sz="4" w:space="0" w:color="auto"/>
            </w:tcBorders>
            <w:shd w:val="clear" w:color="DAEEF3" w:fill="DAEEF3"/>
            <w:noWrap/>
            <w:vAlign w:val="bottom"/>
            <w:hideMark/>
          </w:tcPr>
          <w:p w14:paraId="3198D5A1"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38.60</w:t>
            </w:r>
          </w:p>
        </w:tc>
      </w:tr>
      <w:tr w:rsidR="00017F27" w:rsidRPr="00017F27" w14:paraId="5A92D125" w14:textId="77777777" w:rsidTr="00017F27">
        <w:trPr>
          <w:trHeight w:val="300"/>
        </w:trPr>
        <w:tc>
          <w:tcPr>
            <w:tcW w:w="540" w:type="dxa"/>
            <w:tcBorders>
              <w:top w:val="nil"/>
              <w:left w:val="single" w:sz="4" w:space="0" w:color="auto"/>
              <w:bottom w:val="single" w:sz="4" w:space="0" w:color="auto"/>
              <w:right w:val="nil"/>
            </w:tcBorders>
            <w:shd w:val="clear" w:color="auto" w:fill="auto"/>
            <w:noWrap/>
            <w:vAlign w:val="bottom"/>
            <w:hideMark/>
          </w:tcPr>
          <w:p w14:paraId="23CDCF3E"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161</w:t>
            </w:r>
          </w:p>
        </w:tc>
        <w:tc>
          <w:tcPr>
            <w:tcW w:w="1399" w:type="dxa"/>
            <w:tcBorders>
              <w:top w:val="nil"/>
              <w:left w:val="nil"/>
              <w:bottom w:val="single" w:sz="4" w:space="0" w:color="auto"/>
              <w:right w:val="nil"/>
            </w:tcBorders>
            <w:shd w:val="clear" w:color="auto" w:fill="auto"/>
            <w:noWrap/>
            <w:vAlign w:val="bottom"/>
            <w:hideMark/>
          </w:tcPr>
          <w:p w14:paraId="2994562A" w14:textId="7590567F" w:rsidR="00BB4D99" w:rsidRPr="00C173EF" w:rsidRDefault="00017F27" w:rsidP="00BB4D99">
            <w:pPr>
              <w:rPr>
                <w:rFonts w:ascii="Calibri" w:eastAsia="Times New Roman" w:hAnsi="Calibri" w:cs="Times New Roman"/>
                <w:color w:val="963634"/>
                <w:sz w:val="20"/>
                <w:szCs w:val="20"/>
                <w:lang w:eastAsia="en-US"/>
              </w:rPr>
            </w:pPr>
            <w:r>
              <w:rPr>
                <w:rFonts w:ascii="Calibri" w:eastAsia="Times New Roman" w:hAnsi="Calibri" w:cs="Times New Roman"/>
                <w:color w:val="963634"/>
                <w:sz w:val="20"/>
                <w:szCs w:val="20"/>
                <w:lang w:eastAsia="en-US"/>
              </w:rPr>
              <w:t>C.</w:t>
            </w:r>
            <w:r w:rsidR="00BB4D99" w:rsidRPr="00C173EF">
              <w:rPr>
                <w:rFonts w:ascii="Calibri" w:eastAsia="Times New Roman" w:hAnsi="Calibri" w:cs="Times New Roman"/>
                <w:color w:val="963634"/>
                <w:sz w:val="20"/>
                <w:szCs w:val="20"/>
                <w:lang w:eastAsia="en-US"/>
              </w:rPr>
              <w:t xml:space="preserve"> African </w:t>
            </w:r>
            <w:r>
              <w:rPr>
                <w:rFonts w:ascii="Calibri" w:eastAsia="Times New Roman" w:hAnsi="Calibri" w:cs="Times New Roman"/>
                <w:color w:val="963634"/>
                <w:sz w:val="20"/>
                <w:szCs w:val="20"/>
                <w:lang w:eastAsia="en-US"/>
              </w:rPr>
              <w:t>R.</w:t>
            </w:r>
          </w:p>
        </w:tc>
        <w:tc>
          <w:tcPr>
            <w:tcW w:w="1245" w:type="dxa"/>
            <w:tcBorders>
              <w:top w:val="nil"/>
              <w:left w:val="nil"/>
              <w:bottom w:val="single" w:sz="4" w:space="0" w:color="auto"/>
              <w:right w:val="single" w:sz="4" w:space="0" w:color="auto"/>
            </w:tcBorders>
            <w:shd w:val="clear" w:color="auto" w:fill="auto"/>
            <w:noWrap/>
            <w:vAlign w:val="bottom"/>
            <w:hideMark/>
          </w:tcPr>
          <w:p w14:paraId="3ABA5E87" w14:textId="77777777" w:rsidR="00BB4D99" w:rsidRPr="00C173EF" w:rsidRDefault="00BB4D99" w:rsidP="00BB4D99">
            <w:pPr>
              <w:jc w:val="right"/>
              <w:rPr>
                <w:rFonts w:ascii="Calibri" w:eastAsia="Times New Roman" w:hAnsi="Calibri" w:cs="Times New Roman"/>
                <w:color w:val="963634"/>
                <w:sz w:val="20"/>
                <w:szCs w:val="20"/>
                <w:lang w:eastAsia="en-US"/>
              </w:rPr>
            </w:pPr>
            <w:r w:rsidRPr="00C173EF">
              <w:rPr>
                <w:rFonts w:ascii="Calibri" w:eastAsia="Times New Roman" w:hAnsi="Calibri" w:cs="Times New Roman"/>
                <w:color w:val="963634"/>
                <w:sz w:val="20"/>
                <w:szCs w:val="20"/>
                <w:lang w:eastAsia="en-US"/>
              </w:rPr>
              <w:t>37.63</w:t>
            </w:r>
          </w:p>
        </w:tc>
        <w:tc>
          <w:tcPr>
            <w:tcW w:w="581" w:type="dxa"/>
            <w:tcBorders>
              <w:top w:val="nil"/>
              <w:left w:val="nil"/>
              <w:bottom w:val="single" w:sz="4" w:space="0" w:color="auto"/>
              <w:right w:val="nil"/>
            </w:tcBorders>
            <w:shd w:val="clear" w:color="auto" w:fill="auto"/>
            <w:noWrap/>
            <w:vAlign w:val="bottom"/>
            <w:hideMark/>
          </w:tcPr>
          <w:p w14:paraId="1AC92FA5"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177</w:t>
            </w:r>
          </w:p>
        </w:tc>
        <w:tc>
          <w:tcPr>
            <w:tcW w:w="1414" w:type="dxa"/>
            <w:tcBorders>
              <w:top w:val="nil"/>
              <w:left w:val="nil"/>
              <w:bottom w:val="single" w:sz="4" w:space="0" w:color="auto"/>
              <w:right w:val="nil"/>
            </w:tcBorders>
            <w:shd w:val="clear" w:color="auto" w:fill="auto"/>
            <w:noWrap/>
            <w:vAlign w:val="bottom"/>
            <w:hideMark/>
          </w:tcPr>
          <w:p w14:paraId="3335952C" w14:textId="125A8E36" w:rsidR="00BB4D99" w:rsidRPr="00C173EF" w:rsidRDefault="00017F27" w:rsidP="00BB4D99">
            <w:pPr>
              <w:rPr>
                <w:rFonts w:ascii="Calibri" w:eastAsia="Times New Roman" w:hAnsi="Calibri" w:cs="Times New Roman"/>
                <w:color w:val="E26B0A"/>
                <w:sz w:val="20"/>
                <w:szCs w:val="20"/>
                <w:lang w:eastAsia="en-US"/>
              </w:rPr>
            </w:pPr>
            <w:r>
              <w:rPr>
                <w:rFonts w:ascii="Calibri" w:eastAsia="Times New Roman" w:hAnsi="Calibri" w:cs="Times New Roman"/>
                <w:color w:val="E26B0A"/>
                <w:sz w:val="20"/>
                <w:szCs w:val="20"/>
                <w:lang w:eastAsia="en-US"/>
              </w:rPr>
              <w:t>North Korea</w:t>
            </w:r>
          </w:p>
        </w:tc>
        <w:tc>
          <w:tcPr>
            <w:tcW w:w="1260" w:type="dxa"/>
            <w:tcBorders>
              <w:top w:val="nil"/>
              <w:left w:val="nil"/>
              <w:bottom w:val="single" w:sz="4" w:space="0" w:color="auto"/>
              <w:right w:val="single" w:sz="4" w:space="0" w:color="auto"/>
            </w:tcBorders>
            <w:shd w:val="clear" w:color="auto" w:fill="auto"/>
            <w:noWrap/>
            <w:vAlign w:val="bottom"/>
            <w:hideMark/>
          </w:tcPr>
          <w:p w14:paraId="29A896B9" w14:textId="77777777" w:rsidR="00BB4D99" w:rsidRPr="00C173EF" w:rsidRDefault="00BB4D99" w:rsidP="00BB4D99">
            <w:pPr>
              <w:jc w:val="right"/>
              <w:rPr>
                <w:rFonts w:ascii="Calibri" w:eastAsia="Times New Roman" w:hAnsi="Calibri" w:cs="Times New Roman"/>
                <w:color w:val="E26B0A"/>
                <w:sz w:val="20"/>
                <w:szCs w:val="20"/>
                <w:lang w:eastAsia="en-US"/>
              </w:rPr>
            </w:pPr>
            <w:r w:rsidRPr="00C173EF">
              <w:rPr>
                <w:rFonts w:ascii="Calibri" w:eastAsia="Times New Roman" w:hAnsi="Calibri" w:cs="Times New Roman"/>
                <w:color w:val="E26B0A"/>
                <w:sz w:val="20"/>
                <w:szCs w:val="20"/>
                <w:lang w:eastAsia="en-US"/>
              </w:rPr>
              <w:t>38.00</w:t>
            </w:r>
          </w:p>
        </w:tc>
        <w:tc>
          <w:tcPr>
            <w:tcW w:w="581" w:type="dxa"/>
            <w:tcBorders>
              <w:top w:val="nil"/>
              <w:left w:val="nil"/>
              <w:bottom w:val="single" w:sz="4" w:space="0" w:color="auto"/>
              <w:right w:val="nil"/>
            </w:tcBorders>
            <w:shd w:val="clear" w:color="auto" w:fill="auto"/>
            <w:noWrap/>
            <w:vAlign w:val="bottom"/>
            <w:hideMark/>
          </w:tcPr>
          <w:p w14:paraId="43AAF399" w14:textId="77777777" w:rsidR="00BB4D99" w:rsidRPr="00C173EF" w:rsidRDefault="00BB4D99" w:rsidP="00BB4D99">
            <w:pPr>
              <w:jc w:val="right"/>
              <w:rPr>
                <w:rFonts w:ascii="Calibri" w:eastAsia="Times New Roman" w:hAnsi="Calibri" w:cs="Times New Roman"/>
                <w:color w:val="000000"/>
                <w:sz w:val="20"/>
                <w:szCs w:val="20"/>
                <w:lang w:eastAsia="en-US"/>
              </w:rPr>
            </w:pPr>
            <w:r w:rsidRPr="00C173EF">
              <w:rPr>
                <w:rFonts w:ascii="Calibri" w:eastAsia="Times New Roman" w:hAnsi="Calibri" w:cs="Times New Roman"/>
                <w:color w:val="000000"/>
                <w:sz w:val="20"/>
                <w:szCs w:val="20"/>
                <w:lang w:eastAsia="en-US"/>
              </w:rPr>
              <w:t>177</w:t>
            </w:r>
          </w:p>
        </w:tc>
        <w:tc>
          <w:tcPr>
            <w:tcW w:w="1449" w:type="dxa"/>
            <w:tcBorders>
              <w:top w:val="nil"/>
              <w:left w:val="nil"/>
              <w:bottom w:val="single" w:sz="4" w:space="0" w:color="auto"/>
              <w:right w:val="nil"/>
            </w:tcBorders>
            <w:shd w:val="clear" w:color="auto" w:fill="auto"/>
            <w:noWrap/>
            <w:vAlign w:val="bottom"/>
            <w:hideMark/>
          </w:tcPr>
          <w:p w14:paraId="10501DDC" w14:textId="00DCE451" w:rsidR="00BB4D99" w:rsidRPr="00C173EF" w:rsidRDefault="00017F27" w:rsidP="00BB4D99">
            <w:pPr>
              <w:rPr>
                <w:rFonts w:ascii="Calibri" w:eastAsia="Times New Roman" w:hAnsi="Calibri" w:cs="Times New Roman"/>
                <w:color w:val="31869B"/>
                <w:sz w:val="20"/>
                <w:szCs w:val="20"/>
                <w:lang w:eastAsia="en-US"/>
              </w:rPr>
            </w:pPr>
            <w:r>
              <w:rPr>
                <w:rFonts w:ascii="Calibri" w:eastAsia="Times New Roman" w:hAnsi="Calibri" w:cs="Times New Roman"/>
                <w:color w:val="31869B"/>
                <w:sz w:val="20"/>
                <w:szCs w:val="20"/>
                <w:lang w:eastAsia="en-US"/>
              </w:rPr>
              <w:t>North Korea</w:t>
            </w:r>
          </w:p>
        </w:tc>
        <w:tc>
          <w:tcPr>
            <w:tcW w:w="1210" w:type="dxa"/>
            <w:tcBorders>
              <w:top w:val="nil"/>
              <w:left w:val="nil"/>
              <w:bottom w:val="single" w:sz="4" w:space="0" w:color="auto"/>
              <w:right w:val="single" w:sz="4" w:space="0" w:color="auto"/>
            </w:tcBorders>
            <w:shd w:val="clear" w:color="auto" w:fill="auto"/>
            <w:noWrap/>
            <w:vAlign w:val="bottom"/>
            <w:hideMark/>
          </w:tcPr>
          <w:p w14:paraId="6C963C43" w14:textId="77777777" w:rsidR="00BB4D99" w:rsidRPr="00C173EF" w:rsidRDefault="00BB4D99" w:rsidP="00BB4D99">
            <w:pPr>
              <w:jc w:val="right"/>
              <w:rPr>
                <w:rFonts w:ascii="Calibri" w:eastAsia="Times New Roman" w:hAnsi="Calibri" w:cs="Times New Roman"/>
                <w:color w:val="31869B"/>
                <w:sz w:val="20"/>
                <w:szCs w:val="20"/>
                <w:lang w:eastAsia="en-US"/>
              </w:rPr>
            </w:pPr>
            <w:r w:rsidRPr="00C173EF">
              <w:rPr>
                <w:rFonts w:ascii="Calibri" w:eastAsia="Times New Roman" w:hAnsi="Calibri" w:cs="Times New Roman"/>
                <w:color w:val="31869B"/>
                <w:sz w:val="20"/>
                <w:szCs w:val="20"/>
                <w:lang w:eastAsia="en-US"/>
              </w:rPr>
              <w:t>37.63</w:t>
            </w:r>
          </w:p>
        </w:tc>
      </w:tr>
    </w:tbl>
    <w:p w14:paraId="2ED30B67" w14:textId="77777777" w:rsidR="00BB4D99" w:rsidRDefault="00BB4D99" w:rsidP="00BB4D99"/>
    <w:p w14:paraId="26AA0E4F" w14:textId="77777777" w:rsidR="00BB4D99" w:rsidRPr="00BB4D99" w:rsidRDefault="00BB4D99" w:rsidP="00BB4D99"/>
    <w:p w14:paraId="270C779C" w14:textId="3004FB72" w:rsidR="00573147" w:rsidRDefault="00573147" w:rsidP="00573147">
      <w:pPr>
        <w:pStyle w:val="Heading3"/>
      </w:pPr>
      <w:bookmarkStart w:id="497" w:name="_Toc207094511"/>
      <w:r>
        <w:t xml:space="preserve">Differences in the </w:t>
      </w:r>
      <w:ins w:id="498" w:author="Jamie Carson" w:date="2012-08-20T13:51:00Z">
        <w:r w:rsidR="002E55C5">
          <w:t>s</w:t>
        </w:r>
      </w:ins>
      <w:del w:id="499" w:author="Jamie Carson" w:date="2012-08-20T13:51:00Z">
        <w:r w:rsidDel="002E55C5">
          <w:delText>S</w:delText>
        </w:r>
      </w:del>
      <w:r>
        <w:t>core for 2010</w:t>
      </w:r>
      <w:bookmarkEnd w:id="497"/>
    </w:p>
    <w:p w14:paraId="24555A17" w14:textId="2CF48F0A" w:rsidR="00573147" w:rsidRDefault="00361A32" w:rsidP="00573147">
      <w:r>
        <w:rPr>
          <w:noProof/>
          <w:lang w:eastAsia="en-US"/>
        </w:rPr>
        <w:drawing>
          <wp:anchor distT="0" distB="0" distL="114300" distR="114300" simplePos="0" relativeHeight="251746304" behindDoc="0" locked="0" layoutInCell="1" allowOverlap="1" wp14:anchorId="4E2C3865" wp14:editId="0AAFE59B">
            <wp:simplePos x="0" y="0"/>
            <wp:positionH relativeFrom="margin">
              <wp:posOffset>457200</wp:posOffset>
            </wp:positionH>
            <wp:positionV relativeFrom="margin">
              <wp:posOffset>685800</wp:posOffset>
            </wp:positionV>
            <wp:extent cx="4570095" cy="2826385"/>
            <wp:effectExtent l="0" t="0" r="1905" b="0"/>
            <wp:wrapSquare wrapText="bothSides"/>
            <wp:docPr id="3" name="Picture 3" descr="Macintosh HD:Users:brunosan:Downloads:chart_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unosan:Downloads:chart_2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0095" cy="2826385"/>
                    </a:xfrm>
                    <a:prstGeom prst="rect">
                      <a:avLst/>
                    </a:prstGeom>
                    <a:noFill/>
                    <a:ln>
                      <a:noFill/>
                    </a:ln>
                  </pic:spPr>
                </pic:pic>
              </a:graphicData>
            </a:graphic>
          </wp:anchor>
        </w:drawing>
      </w:r>
    </w:p>
    <w:p w14:paraId="796DE397" w14:textId="79543144" w:rsidR="00573147" w:rsidRDefault="00573147" w:rsidP="00573147">
      <w:pPr>
        <w:keepNext/>
      </w:pPr>
    </w:p>
    <w:p w14:paraId="07C123C0" w14:textId="3B3B1728" w:rsidR="00573147" w:rsidRDefault="00573147" w:rsidP="00573147">
      <w:pPr>
        <w:pStyle w:val="Caption"/>
        <w:spacing w:before="2" w:after="2"/>
      </w:pPr>
      <w:r>
        <w:t xml:space="preserve">Figure </w:t>
      </w:r>
      <w:fldSimple w:instr=" SEQ Figure \* ARABIC ">
        <w:r w:rsidR="0006116E">
          <w:rPr>
            <w:noProof/>
          </w:rPr>
          <w:t>6</w:t>
        </w:r>
      </w:fldSimple>
      <w:r w:rsidR="00361A32">
        <w:rPr>
          <w:noProof/>
        </w:rPr>
        <w:t>.</w:t>
      </w:r>
      <w:r>
        <w:t xml:space="preserve"> </w:t>
      </w:r>
      <w:ins w:id="500" w:author="Jamie Carson" w:date="2012-08-20T13:29:00Z">
        <w:r w:rsidR="00A16F10">
          <w:t>Shows d</w:t>
        </w:r>
      </w:ins>
      <w:del w:id="501" w:author="Jamie Carson" w:date="2012-08-20T13:29:00Z">
        <w:r w:rsidR="00A16F10" w:rsidDel="00A145F4">
          <w:delText>D</w:delText>
        </w:r>
      </w:del>
      <w:r w:rsidR="00A16F10">
        <w:t xml:space="preserve">ifferences in </w:t>
      </w:r>
      <w:ins w:id="502" w:author="Jamie Carson" w:date="2012-08-20T13:29:00Z">
        <w:r w:rsidR="00A16F10">
          <w:t>s</w:t>
        </w:r>
      </w:ins>
      <w:del w:id="503" w:author="Jamie Carson" w:date="2012-08-20T13:29:00Z">
        <w:r w:rsidR="00A16F10" w:rsidDel="00A145F4">
          <w:delText>S</w:delText>
        </w:r>
      </w:del>
      <w:r w:rsidR="00A16F10">
        <w:t>core between “</w:t>
      </w:r>
      <w:del w:id="504" w:author="Jamie Carson" w:date="2012-08-20T13:28:00Z">
        <w:r w:rsidR="00A16F10" w:rsidDel="00A145F4">
          <w:delText xml:space="preserve">Gain </w:delText>
        </w:r>
      </w:del>
      <w:ins w:id="505" w:author="Jamie Carson" w:date="2012-08-20T13:28:00Z">
        <w:r w:rsidR="00A16F10">
          <w:t xml:space="preserve">GAIN </w:t>
        </w:r>
      </w:ins>
      <w:r w:rsidR="00A16F10">
        <w:t>2011” and “</w:t>
      </w:r>
      <w:del w:id="506" w:author="Jamie Carson" w:date="2012-08-20T13:28:00Z">
        <w:r w:rsidR="00A16F10" w:rsidDel="00A145F4">
          <w:delText xml:space="preserve">Gain </w:delText>
        </w:r>
      </w:del>
      <w:ins w:id="507" w:author="Jamie Carson" w:date="2012-08-20T13:28:00Z">
        <w:r w:rsidR="00A16F10">
          <w:t xml:space="preserve">GAIN </w:t>
        </w:r>
      </w:ins>
      <w:r w:rsidR="00A16F10">
        <w:t xml:space="preserve">2012” without the additional measures for better comparison. </w:t>
      </w:r>
      <w:r>
        <w:t xml:space="preserve">Horizontal axis is the “Gain 2011 Legacy” Score. Vertical </w:t>
      </w:r>
      <w:del w:id="508" w:author="Jamie Carson" w:date="2012-08-20T13:29:00Z">
        <w:r w:rsidDel="00A16F10">
          <w:delText>Axis,</w:delText>
        </w:r>
      </w:del>
      <w:ins w:id="509" w:author="Jamie Carson" w:date="2012-08-20T13:29:00Z">
        <w:r w:rsidR="00A16F10">
          <w:t>Axis</w:t>
        </w:r>
      </w:ins>
      <w:r w:rsidR="00361A32">
        <w:t xml:space="preserve"> </w:t>
      </w:r>
      <w:r>
        <w:t>i</w:t>
      </w:r>
      <w:r w:rsidR="00361A32">
        <w:t xml:space="preserve">s the </w:t>
      </w:r>
      <w:r>
        <w:t xml:space="preserve">percentage change in Scores compared to “Gain 2012 </w:t>
      </w:r>
      <w:commentRangeStart w:id="510"/>
      <w:r>
        <w:t>Update</w:t>
      </w:r>
      <w:commentRangeEnd w:id="510"/>
      <w:r w:rsidR="000B1FE4">
        <w:rPr>
          <w:rStyle w:val="CommentReference"/>
          <w:b w:val="0"/>
          <w:bCs w:val="0"/>
          <w:color w:val="auto"/>
        </w:rPr>
        <w:commentReference w:id="510"/>
      </w:r>
      <w:r>
        <w:t xml:space="preserve">”. </w:t>
      </w:r>
      <w:r w:rsidR="00A16F10">
        <w:t xml:space="preserve">Negative numbers (and red color) indicate </w:t>
      </w:r>
      <w:ins w:id="511" w:author="Jamie Carson" w:date="2012-08-20T13:29:00Z">
        <w:r w:rsidR="00A16F10">
          <w:t>a lower</w:t>
        </w:r>
      </w:ins>
      <w:del w:id="512" w:author="Jamie Carson" w:date="2012-08-20T13:29:00Z">
        <w:r w:rsidR="00A16F10" w:rsidDel="00A145F4">
          <w:delText>less</w:delText>
        </w:r>
      </w:del>
      <w:r w:rsidR="00A16F10">
        <w:t xml:space="preserve"> </w:t>
      </w:r>
      <w:ins w:id="513" w:author="Jamie Carson" w:date="2012-08-20T13:29:00Z">
        <w:r w:rsidR="00A16F10">
          <w:t>s</w:t>
        </w:r>
      </w:ins>
      <w:del w:id="514" w:author="Jamie Carson" w:date="2012-08-20T13:29:00Z">
        <w:r w:rsidR="00A16F10" w:rsidDel="00A145F4">
          <w:delText>S</w:delText>
        </w:r>
      </w:del>
      <w:r w:rsidR="00A16F10">
        <w:t>core in the updated version.</w:t>
      </w:r>
    </w:p>
    <w:p w14:paraId="17853506" w14:textId="77777777" w:rsidR="00573147" w:rsidRDefault="00573147" w:rsidP="00573147"/>
    <w:p w14:paraId="6C4FEA77" w14:textId="47692CC8" w:rsidR="00573147" w:rsidRDefault="00573147" w:rsidP="00573147">
      <w:r>
        <w:t>The median change in scores is 0.</w:t>
      </w:r>
      <w:r w:rsidR="00361A32">
        <w:t>48</w:t>
      </w:r>
      <w:ins w:id="515" w:author="Jamie Carson" w:date="2012-08-20T13:47:00Z">
        <w:r w:rsidR="002E55C5">
          <w:t xml:space="preserve"> percent</w:t>
        </w:r>
      </w:ins>
      <w:del w:id="516" w:author="Jamie Carson" w:date="2012-08-20T13:47:00Z">
        <w:r w:rsidDel="002E55C5">
          <w:delText>%</w:delText>
        </w:r>
      </w:del>
      <w:r>
        <w:t xml:space="preserve"> (min -</w:t>
      </w:r>
      <w:r w:rsidR="00361A32">
        <w:t>3</w:t>
      </w:r>
      <w:r>
        <w:t>.</w:t>
      </w:r>
      <w:r w:rsidR="00361A32">
        <w:t>4</w:t>
      </w:r>
      <w:ins w:id="517" w:author="Jamie Carson" w:date="2012-08-20T13:47:00Z">
        <w:r w:rsidR="002E55C5">
          <w:t xml:space="preserve"> percent</w:t>
        </w:r>
      </w:ins>
      <w:del w:id="518" w:author="Jamie Carson" w:date="2012-08-20T13:47:00Z">
        <w:r w:rsidDel="002E55C5">
          <w:delText>%</w:delText>
        </w:r>
      </w:del>
      <w:r>
        <w:t>, max 4.</w:t>
      </w:r>
      <w:r w:rsidR="00361A32">
        <w:t>15</w:t>
      </w:r>
      <w:ins w:id="519" w:author="Jamie Carson" w:date="2012-08-20T13:47:00Z">
        <w:r w:rsidR="002E55C5">
          <w:t xml:space="preserve"> percent)</w:t>
        </w:r>
      </w:ins>
      <w:del w:id="520" w:author="Jamie Carson" w:date="2012-08-20T13:47:00Z">
        <w:r w:rsidDel="002E55C5">
          <w:delText>%)</w:delText>
        </w:r>
      </w:del>
      <w:r>
        <w:t>. Several sources of these differences have been identified:</w:t>
      </w:r>
    </w:p>
    <w:p w14:paraId="50E2B56A" w14:textId="7FB36A25" w:rsidR="00573147" w:rsidRDefault="00573147" w:rsidP="00573147">
      <w:pPr>
        <w:pStyle w:val="ListParagraph"/>
        <w:numPr>
          <w:ilvl w:val="0"/>
          <w:numId w:val="25"/>
        </w:numPr>
      </w:pPr>
      <w:r>
        <w:t>Agricult</w:t>
      </w:r>
      <w:r w:rsidR="00E158DD">
        <w:t xml:space="preserve">ural </w:t>
      </w:r>
      <w:ins w:id="521" w:author="Jamie Carson" w:date="2012-08-20T13:51:00Z">
        <w:r w:rsidR="002E55C5">
          <w:t>c</w:t>
        </w:r>
      </w:ins>
      <w:del w:id="522" w:author="Jamie Carson" w:date="2012-08-20T13:51:00Z">
        <w:r w:rsidR="00E158DD" w:rsidDel="002E55C5">
          <w:delText>C</w:delText>
        </w:r>
      </w:del>
      <w:r w:rsidR="00E158DD">
        <w:t>apacity composite measure</w:t>
      </w:r>
      <w:r>
        <w:t>.</w:t>
      </w:r>
    </w:p>
    <w:p w14:paraId="245689C9" w14:textId="67EDBC1E" w:rsidR="00573147" w:rsidRDefault="00573147" w:rsidP="00573147">
      <w:pPr>
        <w:pStyle w:val="ListParagraph"/>
        <w:numPr>
          <w:ilvl w:val="0"/>
          <w:numId w:val="25"/>
        </w:numPr>
      </w:pPr>
      <w:r>
        <w:t>Re-sourcing of some of the measures includes updated or revised numbers and sometimes more data points, which means less interpolation for existing countries.</w:t>
      </w:r>
      <w:r w:rsidR="00361A32">
        <w:t xml:space="preserve"> Having more countries influences the </w:t>
      </w:r>
      <w:ins w:id="523" w:author="Jamie Carson" w:date="2012-08-20T13:52:00Z">
        <w:r w:rsidR="002E55C5">
          <w:t>r</w:t>
        </w:r>
      </w:ins>
      <w:del w:id="524" w:author="Jamie Carson" w:date="2012-08-20T13:52:00Z">
        <w:r w:rsidR="00361A32" w:rsidDel="002E55C5">
          <w:delText>R</w:delText>
        </w:r>
      </w:del>
      <w:r w:rsidR="00361A32">
        <w:t xml:space="preserve">anks, but not the </w:t>
      </w:r>
      <w:ins w:id="525" w:author="Jamie Carson" w:date="2012-08-20T13:52:00Z">
        <w:r w:rsidR="002E55C5">
          <w:t>s</w:t>
        </w:r>
      </w:ins>
      <w:del w:id="526" w:author="Jamie Carson" w:date="2012-08-20T13:52:00Z">
        <w:r w:rsidR="00361A32" w:rsidDel="002E55C5">
          <w:delText>S</w:delText>
        </w:r>
      </w:del>
      <w:r w:rsidR="00361A32">
        <w:t>cores.</w:t>
      </w:r>
    </w:p>
    <w:p w14:paraId="26F0BB8A" w14:textId="47BEFD15" w:rsidR="00573147" w:rsidRDefault="00E158DD" w:rsidP="00573147">
      <w:pPr>
        <w:pStyle w:val="ListParagraph"/>
        <w:numPr>
          <w:ilvl w:val="0"/>
          <w:numId w:val="25"/>
        </w:numPr>
      </w:pPr>
      <w:r>
        <w:t>Fixing bugs such as an error</w:t>
      </w:r>
      <w:r w:rsidR="00573147">
        <w:t xml:space="preserve"> that allocated </w:t>
      </w:r>
      <w:del w:id="527" w:author="Jamie Carson" w:date="2012-08-20T13:51:00Z">
        <w:r w:rsidR="00573147" w:rsidDel="002E55C5">
          <w:delText xml:space="preserve">0 </w:delText>
        </w:r>
      </w:del>
      <w:ins w:id="528" w:author="Jamie Carson" w:date="2012-08-20T13:51:00Z">
        <w:r w:rsidR="002E55C5">
          <w:t xml:space="preserve">zero </w:t>
        </w:r>
      </w:ins>
      <w:r w:rsidR="00573147">
        <w:t xml:space="preserve">vulnerability in </w:t>
      </w:r>
      <w:ins w:id="529" w:author="Jamie Carson" w:date="2012-08-20T13:51:00Z">
        <w:r w:rsidR="002E55C5">
          <w:t>w</w:t>
        </w:r>
      </w:ins>
      <w:del w:id="530" w:author="Jamie Carson" w:date="2012-08-20T13:51:00Z">
        <w:r w:rsidR="00573147" w:rsidDel="002E55C5">
          <w:delText>W</w:delText>
        </w:r>
      </w:del>
      <w:r w:rsidR="00573147">
        <w:t xml:space="preserve">ater </w:t>
      </w:r>
      <w:ins w:id="531" w:author="Jamie Carson" w:date="2012-08-20T13:51:00Z">
        <w:r w:rsidR="002E55C5">
          <w:t>c</w:t>
        </w:r>
      </w:ins>
      <w:del w:id="532" w:author="Jamie Carson" w:date="2012-08-20T13:51:00Z">
        <w:r w:rsidR="00573147" w:rsidDel="002E55C5">
          <w:delText>C</w:delText>
        </w:r>
      </w:del>
      <w:r w:rsidR="00573147">
        <w:t>apacity to some countries.</w:t>
      </w:r>
    </w:p>
    <w:p w14:paraId="7C575699" w14:textId="0EF08452" w:rsidR="00573147" w:rsidRDefault="00E158DD" w:rsidP="00573147">
      <w:pPr>
        <w:pStyle w:val="ListParagraph"/>
        <w:numPr>
          <w:ilvl w:val="0"/>
          <w:numId w:val="25"/>
        </w:numPr>
      </w:pPr>
      <w:r>
        <w:t>A s</w:t>
      </w:r>
      <w:r w:rsidR="00573147">
        <w:t>lightly different, more consistent approach dealing with missing numbers.</w:t>
      </w:r>
    </w:p>
    <w:p w14:paraId="3DA23800" w14:textId="77777777" w:rsidR="00573147" w:rsidRDefault="00573147" w:rsidP="00573147"/>
    <w:p w14:paraId="134B1AC4" w14:textId="2656BEE4" w:rsidR="00573147" w:rsidRDefault="00361A32" w:rsidP="00573147">
      <w:r>
        <w:t xml:space="preserve">There seems to be </w:t>
      </w:r>
      <w:del w:id="533" w:author="Jamie Carson" w:date="2012-08-20T13:29:00Z">
        <w:r w:rsidDel="00A16F10">
          <w:delText>a</w:delText>
        </w:r>
      </w:del>
      <w:ins w:id="534" w:author="Jamie Carson" w:date="2012-08-20T13:29:00Z">
        <w:r w:rsidR="00A16F10">
          <w:t>an</w:t>
        </w:r>
      </w:ins>
      <w:r>
        <w:t xml:space="preserve"> overall distribution of the differences correlated proportional to the </w:t>
      </w:r>
      <w:ins w:id="535" w:author="Jamie Carson" w:date="2012-08-20T13:52:00Z">
        <w:r w:rsidR="002E55C5">
          <w:t>s</w:t>
        </w:r>
      </w:ins>
      <w:del w:id="536" w:author="Jamie Carson" w:date="2012-08-20T13:52:00Z">
        <w:r w:rsidDel="002E55C5">
          <w:delText>S</w:delText>
        </w:r>
      </w:del>
      <w:r>
        <w:t xml:space="preserve">core.  </w:t>
      </w:r>
      <w:r w:rsidR="00573147">
        <w:t xml:space="preserve">We are still tracing the sources of the biggest differences to make sure the origin of these changes is known referenced, and </w:t>
      </w:r>
      <w:commentRangeStart w:id="537"/>
      <w:r w:rsidR="00573147">
        <w:t>understood</w:t>
      </w:r>
      <w:commentRangeEnd w:id="537"/>
      <w:r w:rsidR="000B1FE4">
        <w:rPr>
          <w:rStyle w:val="CommentReference"/>
        </w:rPr>
        <w:commentReference w:id="537"/>
      </w:r>
      <w:r w:rsidR="00573147">
        <w:t>.</w:t>
      </w:r>
    </w:p>
    <w:p w14:paraId="7EDFB118" w14:textId="77777777" w:rsidR="00640798" w:rsidRDefault="00640798" w:rsidP="00640798"/>
    <w:p w14:paraId="434E7E9C" w14:textId="0A277221" w:rsidR="00573147" w:rsidRPr="00640798" w:rsidRDefault="00573147" w:rsidP="00C173EF">
      <w:pPr>
        <w:pStyle w:val="Heading3"/>
      </w:pPr>
      <w:bookmarkStart w:id="538" w:name="_Toc207094512"/>
      <w:r w:rsidRPr="00640798">
        <w:t xml:space="preserve">GAIN 2012 </w:t>
      </w:r>
      <w:ins w:id="539" w:author="Jamie Carson" w:date="2012-08-20T13:51:00Z">
        <w:r w:rsidR="002E55C5">
          <w:t>a</w:t>
        </w:r>
      </w:ins>
      <w:del w:id="540" w:author="Jamie Carson" w:date="2012-08-20T13:51:00Z">
        <w:r w:rsidR="009E2B9F" w:rsidDel="002E55C5">
          <w:delText>A</w:delText>
        </w:r>
      </w:del>
      <w:r w:rsidR="009E2B9F">
        <w:t xml:space="preserve">dditional </w:t>
      </w:r>
      <w:ins w:id="541" w:author="Jamie Carson" w:date="2012-08-20T13:51:00Z">
        <w:r w:rsidR="002E55C5">
          <w:t>m</w:t>
        </w:r>
      </w:ins>
      <w:del w:id="542" w:author="Jamie Carson" w:date="2012-08-20T13:51:00Z">
        <w:r w:rsidR="009E2B9F" w:rsidDel="002E55C5">
          <w:delText>M</w:delText>
        </w:r>
      </w:del>
      <w:r w:rsidR="009E2B9F">
        <w:t>easures</w:t>
      </w:r>
      <w:bookmarkEnd w:id="538"/>
    </w:p>
    <w:p w14:paraId="355C035C" w14:textId="77777777" w:rsidR="00573147" w:rsidRDefault="00573147" w:rsidP="00573147"/>
    <w:p w14:paraId="25F9AE59" w14:textId="0B6BC2C9" w:rsidR="00573147" w:rsidRDefault="00573147" w:rsidP="00573147">
      <w:r>
        <w:t xml:space="preserve">Following the Feedback received throughout the year, we are adding </w:t>
      </w:r>
      <w:ins w:id="543" w:author="Jamie Carson" w:date="2012-08-20T13:54:00Z">
        <w:r w:rsidR="002E55C5">
          <w:t>two</w:t>
        </w:r>
      </w:ins>
      <w:del w:id="544" w:author="Jamie Carson" w:date="2012-08-20T13:54:00Z">
        <w:r w:rsidDel="002E55C5">
          <w:delText>2</w:delText>
        </w:r>
      </w:del>
      <w:r>
        <w:t xml:space="preserve"> additional measures for the </w:t>
      </w:r>
      <w:ins w:id="545" w:author="Jamie Carson" w:date="2012-08-20T13:54:00Z">
        <w:r w:rsidR="002E55C5">
          <w:t>v</w:t>
        </w:r>
      </w:ins>
      <w:del w:id="546" w:author="Jamie Carson" w:date="2012-08-20T13:54:00Z">
        <w:r w:rsidDel="002E55C5">
          <w:delText>V</w:delText>
        </w:r>
      </w:del>
      <w:r>
        <w:t xml:space="preserve">ulnerability </w:t>
      </w:r>
      <w:proofErr w:type="gramStart"/>
      <w:ins w:id="547" w:author="Jamie Carson" w:date="2012-08-20T13:54:00Z">
        <w:r w:rsidR="002E55C5">
          <w:t>a</w:t>
        </w:r>
      </w:ins>
      <w:del w:id="548" w:author="Jamie Carson" w:date="2012-08-20T13:54:00Z">
        <w:r w:rsidDel="002E55C5">
          <w:delText>A</w:delText>
        </w:r>
      </w:del>
      <w:r>
        <w:t>xis</w:t>
      </w:r>
      <w:proofErr w:type="gramEnd"/>
      <w:r>
        <w:t xml:space="preserve"> (</w:t>
      </w:r>
      <w:ins w:id="549" w:author="Jamie Carson" w:date="2012-08-20T13:54:00Z">
        <w:r w:rsidR="002E55C5">
          <w:t>e</w:t>
        </w:r>
      </w:ins>
      <w:del w:id="550" w:author="Jamie Carson" w:date="2012-08-20T13:54:00Z">
        <w:r w:rsidDel="002E55C5">
          <w:delText>E</w:delText>
        </w:r>
      </w:del>
      <w:r>
        <w:t xml:space="preserve">cosystems and </w:t>
      </w:r>
      <w:ins w:id="551" w:author="Jamie Carson" w:date="2012-08-20T13:54:00Z">
        <w:r w:rsidR="002E55C5">
          <w:t>u</w:t>
        </w:r>
      </w:ins>
      <w:del w:id="552" w:author="Jamie Carson" w:date="2012-08-20T13:54:00Z">
        <w:r w:rsidR="00640798" w:rsidDel="002E55C5">
          <w:delText>U</w:delText>
        </w:r>
      </w:del>
      <w:r w:rsidR="00640798">
        <w:t>rban</w:t>
      </w:r>
      <w:r>
        <w:t>).</w:t>
      </w:r>
      <w:r w:rsidR="00640798">
        <w:t xml:space="preserve"> Please see the Technical Description of the new </w:t>
      </w:r>
      <w:ins w:id="553" w:author="Jamie Carson" w:date="2012-08-20T13:54:00Z">
        <w:r w:rsidR="002E55C5">
          <w:t>m</w:t>
        </w:r>
      </w:ins>
      <w:del w:id="554" w:author="Jamie Carson" w:date="2012-08-20T13:54:00Z">
        <w:r w:rsidR="00640798" w:rsidDel="002E55C5">
          <w:delText>M</w:delText>
        </w:r>
      </w:del>
      <w:r w:rsidR="00640798">
        <w:t xml:space="preserve">easures for </w:t>
      </w:r>
      <w:ins w:id="555" w:author="Jamie Carson" w:date="2012-08-20T13:54:00Z">
        <w:r w:rsidR="002E55C5">
          <w:t>e</w:t>
        </w:r>
      </w:ins>
      <w:del w:id="556" w:author="Jamie Carson" w:date="2012-08-20T13:54:00Z">
        <w:r w:rsidR="00640798" w:rsidDel="002E55C5">
          <w:delText>E</w:delText>
        </w:r>
      </w:del>
      <w:r w:rsidR="00640798">
        <w:t xml:space="preserve">cosystem </w:t>
      </w:r>
      <w:ins w:id="557" w:author="Jamie Carson" w:date="2012-08-20T13:54:00Z">
        <w:r w:rsidR="002E55C5">
          <w:t>s</w:t>
        </w:r>
      </w:ins>
      <w:del w:id="558" w:author="Jamie Carson" w:date="2012-08-20T13:54:00Z">
        <w:r w:rsidR="00640798" w:rsidDel="002E55C5">
          <w:delText>S</w:delText>
        </w:r>
      </w:del>
      <w:r w:rsidR="00640798">
        <w:t xml:space="preserve">ervices and </w:t>
      </w:r>
      <w:ins w:id="559" w:author="Jamie Carson" w:date="2012-08-20T13:54:00Z">
        <w:r w:rsidR="002E55C5">
          <w:t>u</w:t>
        </w:r>
      </w:ins>
      <w:del w:id="560" w:author="Jamie Carson" w:date="2012-08-20T13:54:00Z">
        <w:r w:rsidR="00640798" w:rsidDel="002E55C5">
          <w:delText>U</w:delText>
        </w:r>
      </w:del>
      <w:r w:rsidR="00640798">
        <w:t xml:space="preserve">rban </w:t>
      </w:r>
      <w:ins w:id="561" w:author="Jamie Carson" w:date="2012-08-20T13:54:00Z">
        <w:r w:rsidR="002E55C5">
          <w:t>i</w:t>
        </w:r>
      </w:ins>
      <w:del w:id="562" w:author="Jamie Carson" w:date="2012-08-20T13:54:00Z">
        <w:r w:rsidR="002232B0" w:rsidDel="002E55C5">
          <w:delText>I</w:delText>
        </w:r>
      </w:del>
      <w:r w:rsidR="002232B0">
        <w:t>nfrastructure</w:t>
      </w:r>
      <w:r w:rsidR="009E2B9F">
        <w:t>.</w:t>
      </w:r>
    </w:p>
    <w:p w14:paraId="6CA93B26" w14:textId="77777777" w:rsidR="00640798" w:rsidRDefault="00640798" w:rsidP="00573147"/>
    <w:p w14:paraId="334F085B" w14:textId="77777777" w:rsidR="00640798" w:rsidRDefault="00640798" w:rsidP="00640798">
      <w:pPr>
        <w:pStyle w:val="Heading3"/>
      </w:pPr>
    </w:p>
    <w:p w14:paraId="2F265078" w14:textId="77777777" w:rsidR="00573147" w:rsidRDefault="00573147" w:rsidP="00C173EF">
      <w:pPr>
        <w:pStyle w:val="Heading2"/>
      </w:pPr>
      <w:bookmarkStart w:id="563" w:name="_Toc207094513"/>
      <w:r>
        <w:t>Specific Open Issues</w:t>
      </w:r>
      <w:bookmarkEnd w:id="563"/>
    </w:p>
    <w:p w14:paraId="6BE9DEB0" w14:textId="77777777" w:rsidR="00573147" w:rsidRDefault="00573147" w:rsidP="00573147"/>
    <w:p w14:paraId="0610F0A4" w14:textId="77777777" w:rsidR="00573147" w:rsidRPr="00640798" w:rsidRDefault="00573147" w:rsidP="00C173EF">
      <w:pPr>
        <w:pStyle w:val="Heading3"/>
      </w:pPr>
      <w:bookmarkStart w:id="564" w:name="_Toc207094514"/>
      <w:r w:rsidRPr="00640798">
        <w:t>Website update-upgrade</w:t>
      </w:r>
      <w:bookmarkEnd w:id="564"/>
    </w:p>
    <w:p w14:paraId="52EC69DE" w14:textId="77777777" w:rsidR="00573147" w:rsidRDefault="00573147" w:rsidP="00573147"/>
    <w:p w14:paraId="52A63C85" w14:textId="58731C05" w:rsidR="00573147" w:rsidRDefault="00573147" w:rsidP="00573147">
      <w:r>
        <w:t xml:space="preserve">There are significant improvements suggested </w:t>
      </w:r>
      <w:r w:rsidR="00B04B24">
        <w:t xml:space="preserve">by the users </w:t>
      </w:r>
      <w:r>
        <w:t>for the website. Some are feasible as additions to the current website framework, some are more suitable as an Excel file.</w:t>
      </w:r>
    </w:p>
    <w:p w14:paraId="21741230" w14:textId="77777777" w:rsidR="00573147" w:rsidRDefault="00573147" w:rsidP="00573147"/>
    <w:p w14:paraId="7CEA756E" w14:textId="77777777" w:rsidR="00573147" w:rsidRDefault="00573147" w:rsidP="00573147">
      <w:r>
        <w:t xml:space="preserve">Some proposed website </w:t>
      </w:r>
      <w:commentRangeStart w:id="565"/>
      <w:r>
        <w:t>changes</w:t>
      </w:r>
      <w:commentRangeEnd w:id="565"/>
      <w:r w:rsidR="0000734E">
        <w:rPr>
          <w:rStyle w:val="CommentReference"/>
        </w:rPr>
        <w:commentReference w:id="565"/>
      </w:r>
      <w:r>
        <w:t>:</w:t>
      </w:r>
    </w:p>
    <w:p w14:paraId="49A7ED6E" w14:textId="77777777" w:rsidR="00573147" w:rsidRDefault="00573147" w:rsidP="00573147">
      <w:pPr>
        <w:pStyle w:val="ListParagraph"/>
        <w:numPr>
          <w:ilvl w:val="0"/>
          <w:numId w:val="28"/>
        </w:numPr>
      </w:pPr>
      <w:r>
        <w:t xml:space="preserve">Consistent use of matrix quadrant colors in maps. </w:t>
      </w:r>
    </w:p>
    <w:p w14:paraId="4A4C612A" w14:textId="77777777" w:rsidR="00573147" w:rsidRDefault="00573147" w:rsidP="00573147">
      <w:pPr>
        <w:pStyle w:val="ListParagraph"/>
        <w:numPr>
          <w:ilvl w:val="0"/>
          <w:numId w:val="28"/>
        </w:numPr>
      </w:pPr>
      <w:r>
        <w:t>Improve the selection of similar countries for that tab by considering not only the overall score, but also neighboring countries, income group, etc.</w:t>
      </w:r>
    </w:p>
    <w:p w14:paraId="6F3857AE" w14:textId="77777777" w:rsidR="00573147" w:rsidRDefault="00573147" w:rsidP="00573147">
      <w:pPr>
        <w:pStyle w:val="ListParagraph"/>
        <w:numPr>
          <w:ilvl w:val="0"/>
          <w:numId w:val="28"/>
        </w:numPr>
      </w:pPr>
      <w:r>
        <w:t xml:space="preserve">Add an ability to compare countries/sectors. </w:t>
      </w:r>
    </w:p>
    <w:p w14:paraId="5F889CBB" w14:textId="5F1AE6A7" w:rsidR="00573147" w:rsidRDefault="00573147" w:rsidP="00573147">
      <w:pPr>
        <w:pStyle w:val="ListParagraph"/>
        <w:numPr>
          <w:ilvl w:val="0"/>
          <w:numId w:val="28"/>
        </w:numPr>
      </w:pPr>
      <w:r>
        <w:t>Disaggrega</w:t>
      </w:r>
      <w:r w:rsidR="00A22D5F">
        <w:t xml:space="preserve">te dots in </w:t>
      </w:r>
      <w:r w:rsidR="000B1FE4">
        <w:t xml:space="preserve">the </w:t>
      </w:r>
      <w:r w:rsidR="00A22D5F">
        <w:t>Matrix according to s</w:t>
      </w:r>
      <w:r>
        <w:t>ectors. This means the ability to place in the matrix</w:t>
      </w:r>
      <w:r w:rsidR="00D64517">
        <w:t xml:space="preserve"> not only the </w:t>
      </w:r>
      <w:ins w:id="566" w:author="Jamie Carson" w:date="2012-08-20T13:53:00Z">
        <w:r w:rsidR="002E55C5">
          <w:t>o</w:t>
        </w:r>
      </w:ins>
      <w:del w:id="567" w:author="Jamie Carson" w:date="2012-08-20T13:53:00Z">
        <w:r w:rsidR="00D64517" w:rsidDel="002E55C5">
          <w:delText>O</w:delText>
        </w:r>
      </w:del>
      <w:r w:rsidR="00D64517">
        <w:t xml:space="preserve">verall </w:t>
      </w:r>
      <w:ins w:id="568" w:author="Jamie Carson" w:date="2012-08-20T13:53:00Z">
        <w:r w:rsidR="002E55C5">
          <w:t>s</w:t>
        </w:r>
      </w:ins>
      <w:del w:id="569" w:author="Jamie Carson" w:date="2012-08-20T13:53:00Z">
        <w:r w:rsidR="00D64517" w:rsidDel="002E55C5">
          <w:delText>S</w:delText>
        </w:r>
      </w:del>
      <w:r w:rsidR="00D64517">
        <w:t xml:space="preserve">core for e.g. </w:t>
      </w:r>
      <w:ins w:id="570" w:author="Jamie Carson" w:date="2012-08-20T13:53:00Z">
        <w:r w:rsidR="002E55C5">
          <w:t>v</w:t>
        </w:r>
      </w:ins>
      <w:del w:id="571" w:author="Jamie Carson" w:date="2012-08-20T13:53:00Z">
        <w:r w:rsidR="00D64517" w:rsidDel="002E55C5">
          <w:delText>V</w:delText>
        </w:r>
      </w:del>
      <w:r w:rsidR="00D64517">
        <w:t xml:space="preserve">ulnerability, but also the </w:t>
      </w:r>
      <w:ins w:id="572" w:author="Jamie Carson" w:date="2012-08-20T13:53:00Z">
        <w:r w:rsidR="002E55C5">
          <w:t>p</w:t>
        </w:r>
      </w:ins>
      <w:del w:id="573" w:author="Jamie Carson" w:date="2012-08-20T13:53:00Z">
        <w:r w:rsidR="00D64517" w:rsidDel="002E55C5">
          <w:delText>P</w:delText>
        </w:r>
      </w:del>
      <w:r w:rsidR="00D64517">
        <w:t xml:space="preserve">artial </w:t>
      </w:r>
      <w:ins w:id="574" w:author="Jamie Carson" w:date="2012-08-20T13:53:00Z">
        <w:r w:rsidR="002E55C5">
          <w:t>s</w:t>
        </w:r>
      </w:ins>
      <w:del w:id="575" w:author="Jamie Carson" w:date="2012-08-20T13:53:00Z">
        <w:r w:rsidR="00D64517" w:rsidDel="002E55C5">
          <w:delText>S</w:delText>
        </w:r>
      </w:del>
      <w:r w:rsidR="00D64517">
        <w:t>cores for it</w:t>
      </w:r>
      <w:del w:id="576" w:author="Jamie Carson" w:date="2012-08-20T13:53:00Z">
        <w:r w:rsidR="00D64517" w:rsidDel="002E55C5">
          <w:delText>’</w:delText>
        </w:r>
      </w:del>
      <w:r w:rsidR="00D64517">
        <w:t xml:space="preserve">s components </w:t>
      </w:r>
      <w:r>
        <w:t>(</w:t>
      </w:r>
      <w:ins w:id="577" w:author="Jamie Carson" w:date="2012-08-20T13:53:00Z">
        <w:r w:rsidR="002E55C5">
          <w:t>e</w:t>
        </w:r>
      </w:ins>
      <w:del w:id="578" w:author="Jamie Carson" w:date="2012-08-20T13:53:00Z">
        <w:r w:rsidDel="002E55C5">
          <w:delText>E</w:delText>
        </w:r>
      </w:del>
      <w:r>
        <w:t xml:space="preserve">xposure, </w:t>
      </w:r>
      <w:ins w:id="579" w:author="Jamie Carson" w:date="2012-08-20T13:53:00Z">
        <w:r w:rsidR="002E55C5">
          <w:t>s</w:t>
        </w:r>
      </w:ins>
      <w:del w:id="580" w:author="Jamie Carson" w:date="2012-08-20T13:53:00Z">
        <w:r w:rsidR="00D64517" w:rsidDel="002E55C5">
          <w:delText>S</w:delText>
        </w:r>
      </w:del>
      <w:r w:rsidR="00D64517">
        <w:t xml:space="preserve">ensitivity, </w:t>
      </w:r>
      <w:ins w:id="581" w:author="Jamie Carson" w:date="2012-08-20T13:53:00Z">
        <w:r w:rsidR="002E55C5">
          <w:t>c</w:t>
        </w:r>
      </w:ins>
      <w:del w:id="582" w:author="Jamie Carson" w:date="2012-08-20T13:53:00Z">
        <w:r w:rsidR="00D64517" w:rsidDel="002E55C5">
          <w:delText>C</w:delText>
        </w:r>
      </w:del>
      <w:r w:rsidR="00D64517">
        <w:t xml:space="preserve">apacity, </w:t>
      </w:r>
      <w:ins w:id="583" w:author="Jamie Carson" w:date="2012-08-20T13:53:00Z">
        <w:r w:rsidR="002E55C5">
          <w:t>f</w:t>
        </w:r>
      </w:ins>
      <w:del w:id="584" w:author="Jamie Carson" w:date="2012-08-20T13:53:00Z">
        <w:r w:rsidDel="002E55C5">
          <w:delText>F</w:delText>
        </w:r>
      </w:del>
      <w:r>
        <w:t>ood,</w:t>
      </w:r>
      <w:r w:rsidR="00D64517">
        <w:t xml:space="preserve"> …</w:t>
      </w:r>
      <w:r>
        <w:t xml:space="preserve"> </w:t>
      </w:r>
      <w:r w:rsidR="000B1FE4">
        <w:rPr>
          <w:rStyle w:val="CommentReference"/>
          <w:rFonts w:eastAsiaTheme="minorEastAsia"/>
        </w:rPr>
        <w:commentReference w:id="585"/>
      </w:r>
      <w:r w:rsidR="00D64517">
        <w:t>)</w:t>
      </w:r>
    </w:p>
    <w:p w14:paraId="16F188C7" w14:textId="77777777" w:rsidR="00573147" w:rsidRDefault="00573147" w:rsidP="00573147">
      <w:pPr>
        <w:pStyle w:val="ListParagraph"/>
        <w:numPr>
          <w:ilvl w:val="0"/>
          <w:numId w:val="28"/>
        </w:numPr>
      </w:pPr>
      <w:r>
        <w:t>Filter countries by range of scores in selected sectors.</w:t>
      </w:r>
    </w:p>
    <w:p w14:paraId="4B1901C6" w14:textId="260F7913" w:rsidR="00573147" w:rsidRPr="00B614AF" w:rsidRDefault="00573147" w:rsidP="00573147">
      <w:pPr>
        <w:pStyle w:val="ListParagraph"/>
        <w:numPr>
          <w:ilvl w:val="0"/>
          <w:numId w:val="28"/>
        </w:numPr>
      </w:pPr>
      <w:r w:rsidRPr="00B614AF">
        <w:t xml:space="preserve">Present histogram of values for </w:t>
      </w:r>
      <w:ins w:id="586" w:author="Jamie Carson" w:date="2012-08-20T13:53:00Z">
        <w:r w:rsidR="002E55C5">
          <w:t>m</w:t>
        </w:r>
      </w:ins>
      <w:del w:id="587" w:author="Jamie Carson" w:date="2012-08-20T13:53:00Z">
        <w:r w:rsidRPr="00B614AF" w:rsidDel="002E55C5">
          <w:delText>M</w:delText>
        </w:r>
      </w:del>
      <w:r w:rsidRPr="00B614AF">
        <w:t>easures, to have an idea of the global spread of values.</w:t>
      </w:r>
    </w:p>
    <w:p w14:paraId="1965EDB6" w14:textId="6D7B9529" w:rsidR="00573147" w:rsidRPr="00B614AF" w:rsidRDefault="00573147" w:rsidP="00573147">
      <w:pPr>
        <w:pStyle w:val="ListParagraph"/>
        <w:numPr>
          <w:ilvl w:val="0"/>
          <w:numId w:val="28"/>
        </w:numPr>
      </w:pPr>
      <w:r w:rsidRPr="00B614AF">
        <w:t xml:space="preserve">Resolve </w:t>
      </w:r>
      <w:ins w:id="588" w:author="Jamie Carson" w:date="2012-08-20T13:53:00Z">
        <w:r w:rsidR="002E55C5">
          <w:t>r</w:t>
        </w:r>
      </w:ins>
      <w:del w:id="589" w:author="Jamie Carson" w:date="2012-08-20T13:53:00Z">
        <w:r w:rsidRPr="00B614AF" w:rsidDel="002E55C5">
          <w:delText>R</w:delText>
        </w:r>
      </w:del>
      <w:r w:rsidRPr="00B614AF">
        <w:t xml:space="preserve">ank ties within the chosen uncertainty in scores. In the current </w:t>
      </w:r>
      <w:ins w:id="590" w:author="Jamie Carson" w:date="2012-08-20T13:53:00Z">
        <w:r w:rsidR="002E55C5">
          <w:t>r</w:t>
        </w:r>
      </w:ins>
      <w:del w:id="591" w:author="Jamie Carson" w:date="2012-08-20T13:53:00Z">
        <w:r w:rsidRPr="00B614AF" w:rsidDel="002E55C5">
          <w:delText>R</w:delText>
        </w:r>
      </w:del>
      <w:r w:rsidRPr="00B614AF">
        <w:t>anking we only count one decimal point. New Zealand (5</w:t>
      </w:r>
      <w:r w:rsidRPr="00B614AF">
        <w:rPr>
          <w:vertAlign w:val="superscript"/>
        </w:rPr>
        <w:t>th</w:t>
      </w:r>
      <w:del w:id="592" w:author="Jamie Carson" w:date="2012-08-20T13:54:00Z">
        <w:r w:rsidRPr="00B614AF" w:rsidDel="002E55C5">
          <w:rPr>
            <w:vertAlign w:val="superscript"/>
          </w:rPr>
          <w:delText xml:space="preserve"> </w:delText>
        </w:r>
        <w:r w:rsidRPr="00B614AF" w:rsidDel="002E55C5">
          <w:delText>in the ranking</w:delText>
        </w:r>
      </w:del>
      <w:r w:rsidRPr="00B614AF">
        <w:t>) and Finland (</w:t>
      </w:r>
      <w:del w:id="593" w:author="Jamie Carson" w:date="2012-08-20T13:30:00Z">
        <w:r w:rsidRPr="00B614AF" w:rsidDel="00A16F10">
          <w:delText>6</w:delText>
        </w:r>
        <w:r w:rsidRPr="00B614AF" w:rsidDel="00A16F10">
          <w:rPr>
            <w:vertAlign w:val="superscript"/>
          </w:rPr>
          <w:delText>th</w:delText>
        </w:r>
        <w:r w:rsidRPr="00B614AF" w:rsidDel="00A16F10">
          <w:delText xml:space="preserve"> )</w:delText>
        </w:r>
      </w:del>
      <w:ins w:id="594" w:author="Jamie Carson" w:date="2012-08-20T13:30:00Z">
        <w:r w:rsidR="00A16F10" w:rsidRPr="00B614AF">
          <w:t>6</w:t>
        </w:r>
        <w:r w:rsidR="00A16F10" w:rsidRPr="00B614AF">
          <w:rPr>
            <w:vertAlign w:val="superscript"/>
          </w:rPr>
          <w:t>th</w:t>
        </w:r>
        <w:r w:rsidR="00A16F10" w:rsidRPr="00B614AF">
          <w:t>)</w:t>
        </w:r>
      </w:ins>
      <w:r w:rsidRPr="00B614AF">
        <w:t xml:space="preserve"> both have </w:t>
      </w:r>
      <w:ins w:id="595" w:author="Jamie Carson" w:date="2012-08-20T13:54:00Z">
        <w:r w:rsidR="002E55C5">
          <w:t>s</w:t>
        </w:r>
      </w:ins>
      <w:del w:id="596" w:author="Jamie Carson" w:date="2012-08-20T13:54:00Z">
        <w:r w:rsidRPr="00B614AF" w:rsidDel="002E55C5">
          <w:delText>S</w:delText>
        </w:r>
      </w:del>
      <w:r w:rsidRPr="00B614AF">
        <w:t xml:space="preserve">core 81.7. Finland </w:t>
      </w:r>
      <w:r w:rsidR="00B04B24">
        <w:t>would then</w:t>
      </w:r>
      <w:r w:rsidR="00B04B24" w:rsidRPr="00B614AF">
        <w:t xml:space="preserve"> </w:t>
      </w:r>
      <w:r w:rsidRPr="00B614AF">
        <w:t>be tied in 5</w:t>
      </w:r>
      <w:r w:rsidRPr="00B614AF">
        <w:rPr>
          <w:vertAlign w:val="superscript"/>
        </w:rPr>
        <w:t>th</w:t>
      </w:r>
      <w:r w:rsidRPr="00B614AF">
        <w:t xml:space="preserve"> position</w:t>
      </w:r>
      <w:del w:id="597" w:author="Jamie Carson" w:date="2012-08-20T13:54:00Z">
        <w:r w:rsidRPr="00B614AF" w:rsidDel="002E55C5">
          <w:delText>,</w:delText>
        </w:r>
      </w:del>
      <w:r w:rsidRPr="00B614AF">
        <w:t xml:space="preserve"> and Norway will keep it</w:t>
      </w:r>
      <w:del w:id="598" w:author="Jamie Carson" w:date="2012-08-20T13:54:00Z">
        <w:r w:rsidRPr="00B614AF" w:rsidDel="002E55C5">
          <w:delText>´</w:delText>
        </w:r>
      </w:del>
      <w:r w:rsidRPr="00B614AF">
        <w:t>s Rank (7</w:t>
      </w:r>
      <w:r w:rsidRPr="00B614AF">
        <w:rPr>
          <w:vertAlign w:val="superscript"/>
        </w:rPr>
        <w:t>th</w:t>
      </w:r>
      <w:r w:rsidRPr="00B614AF">
        <w:t>)</w:t>
      </w:r>
      <w:r w:rsidR="00A22D5F">
        <w:t>.</w:t>
      </w:r>
      <w:r w:rsidRPr="00B614AF">
        <w:t xml:space="preserve"> </w:t>
      </w:r>
    </w:p>
    <w:p w14:paraId="765D1E5B" w14:textId="77777777" w:rsidR="00573147" w:rsidRPr="00B614AF" w:rsidRDefault="00573147" w:rsidP="00573147"/>
    <w:p w14:paraId="6D626E96" w14:textId="391648B8" w:rsidR="00573147" w:rsidRPr="00B614AF" w:rsidRDefault="00573147" w:rsidP="00573147">
      <w:r w:rsidRPr="00B614AF">
        <w:rPr>
          <w:i/>
        </w:rPr>
        <w:t xml:space="preserve">Excel </w:t>
      </w:r>
      <w:ins w:id="599" w:author="Jamie Carson" w:date="2012-08-20T13:54:00Z">
        <w:r w:rsidR="002E55C5">
          <w:rPr>
            <w:i/>
          </w:rPr>
          <w:t>v</w:t>
        </w:r>
      </w:ins>
      <w:del w:id="600" w:author="Jamie Carson" w:date="2012-08-20T13:54:00Z">
        <w:r w:rsidRPr="00B614AF" w:rsidDel="002E55C5">
          <w:rPr>
            <w:i/>
          </w:rPr>
          <w:delText>V</w:delText>
        </w:r>
      </w:del>
      <w:r w:rsidRPr="00B614AF">
        <w:rPr>
          <w:i/>
        </w:rPr>
        <w:t>ersion</w:t>
      </w:r>
      <w:r w:rsidRPr="00B614AF">
        <w:t>: We are considering preparing a version of the Index in Excel format with more comparators and tools for advanced users.</w:t>
      </w:r>
    </w:p>
    <w:p w14:paraId="74394F20" w14:textId="26520D4B" w:rsidR="00573147" w:rsidRPr="00B04B24" w:rsidRDefault="00573147" w:rsidP="00B04B24">
      <w:pPr>
        <w:pStyle w:val="Heading3"/>
      </w:pPr>
      <w:bookmarkStart w:id="601" w:name="_Toc207094515"/>
      <w:r w:rsidRPr="00B04B24">
        <w:t xml:space="preserve">Readiness </w:t>
      </w:r>
      <w:ins w:id="602" w:author="Jamie Carson" w:date="2012-08-20T13:51:00Z">
        <w:r w:rsidR="002E55C5">
          <w:t>a</w:t>
        </w:r>
      </w:ins>
      <w:del w:id="603" w:author="Jamie Carson" w:date="2012-08-20T13:51:00Z">
        <w:r w:rsidRPr="00B04B24" w:rsidDel="002E55C5">
          <w:delText>A</w:delText>
        </w:r>
      </w:del>
      <w:r w:rsidRPr="00B04B24">
        <w:t>xis</w:t>
      </w:r>
      <w:bookmarkEnd w:id="601"/>
    </w:p>
    <w:p w14:paraId="559D6859" w14:textId="77777777" w:rsidR="00573147" w:rsidRPr="00B614AF" w:rsidRDefault="00573147" w:rsidP="00573147"/>
    <w:p w14:paraId="12B90390" w14:textId="0617AAAD" w:rsidR="00573147" w:rsidRPr="00B614AF" w:rsidRDefault="00573147" w:rsidP="00573147">
      <w:r w:rsidRPr="00B614AF">
        <w:t xml:space="preserve">We also recognize the importance of revisiting the </w:t>
      </w:r>
      <w:ins w:id="604" w:author="Jamie Carson" w:date="2012-08-20T13:52:00Z">
        <w:r w:rsidR="002E55C5">
          <w:t>r</w:t>
        </w:r>
      </w:ins>
      <w:del w:id="605" w:author="Jamie Carson" w:date="2012-08-20T13:52:00Z">
        <w:r w:rsidRPr="00B614AF" w:rsidDel="002E55C5">
          <w:delText>R</w:delText>
        </w:r>
      </w:del>
      <w:r w:rsidRPr="00B614AF">
        <w:t xml:space="preserve">eadiness </w:t>
      </w:r>
      <w:proofErr w:type="gramStart"/>
      <w:ins w:id="606" w:author="Jamie Carson" w:date="2012-08-20T13:53:00Z">
        <w:r w:rsidR="002E55C5">
          <w:t>a</w:t>
        </w:r>
      </w:ins>
      <w:del w:id="607" w:author="Jamie Carson" w:date="2012-08-20T13:53:00Z">
        <w:r w:rsidRPr="00B614AF" w:rsidDel="002E55C5">
          <w:delText>A</w:delText>
        </w:r>
      </w:del>
      <w:r w:rsidRPr="00B614AF">
        <w:t>xis</w:t>
      </w:r>
      <w:proofErr w:type="gramEnd"/>
      <w:r w:rsidRPr="00B614AF">
        <w:t xml:space="preserve">. Feedback received in this regard suggests several directions to investigate. For example, </w:t>
      </w:r>
      <w:proofErr w:type="gramStart"/>
      <w:r w:rsidRPr="00B614AF">
        <w:t>a</w:t>
      </w:r>
      <w:proofErr w:type="gramEnd"/>
      <w:r w:rsidRPr="00B614AF">
        <w:t xml:space="preserve"> </w:t>
      </w:r>
      <w:ins w:id="608" w:author="Jamie Carson" w:date="2012-08-20T13:53:00Z">
        <w:r w:rsidR="002E55C5">
          <w:t>r</w:t>
        </w:r>
      </w:ins>
      <w:del w:id="609" w:author="Jamie Carson" w:date="2012-08-20T13:53:00Z">
        <w:r w:rsidRPr="00B614AF" w:rsidDel="002E55C5">
          <w:delText>R</w:delText>
        </w:r>
      </w:del>
      <w:r w:rsidRPr="00B614AF">
        <w:t xml:space="preserve">eadiness </w:t>
      </w:r>
      <w:ins w:id="610" w:author="Jamie Carson" w:date="2012-08-20T13:53:00Z">
        <w:r w:rsidR="002E55C5">
          <w:t>s</w:t>
        </w:r>
      </w:ins>
      <w:del w:id="611" w:author="Jamie Carson" w:date="2012-08-20T13:53:00Z">
        <w:r w:rsidRPr="00B614AF" w:rsidDel="002E55C5">
          <w:delText>S</w:delText>
        </w:r>
      </w:del>
      <w:r w:rsidRPr="00B614AF">
        <w:t xml:space="preserve">tructure separating </w:t>
      </w:r>
      <w:r w:rsidRPr="00B614AF">
        <w:rPr>
          <w:i/>
        </w:rPr>
        <w:t>Policies</w:t>
      </w:r>
      <w:r w:rsidRPr="00B614AF">
        <w:t xml:space="preserve"> and </w:t>
      </w:r>
      <w:r w:rsidRPr="00B614AF">
        <w:rPr>
          <w:i/>
        </w:rPr>
        <w:t>Outcomes</w:t>
      </w:r>
      <w:r w:rsidRPr="00B614AF">
        <w:t xml:space="preserve">. In combination with the </w:t>
      </w:r>
      <w:ins w:id="612" w:author="Jamie Carson" w:date="2012-08-20T13:52:00Z">
        <w:r w:rsidR="002E55C5">
          <w:t>three</w:t>
        </w:r>
      </w:ins>
      <w:del w:id="613" w:author="Jamie Carson" w:date="2012-08-20T13:52:00Z">
        <w:r w:rsidRPr="00B614AF" w:rsidDel="002E55C5">
          <w:delText>3</w:delText>
        </w:r>
      </w:del>
      <w:r w:rsidRPr="00B614AF">
        <w:t xml:space="preserve"> current sectors (</w:t>
      </w:r>
      <w:ins w:id="614" w:author="Jamie Carson" w:date="2012-08-20T13:52:00Z">
        <w:r w:rsidR="002E55C5">
          <w:t>e</w:t>
        </w:r>
      </w:ins>
      <w:del w:id="615" w:author="Jamie Carson" w:date="2012-08-20T13:52:00Z">
        <w:r w:rsidRPr="00B614AF" w:rsidDel="002E55C5">
          <w:delText>E</w:delText>
        </w:r>
      </w:del>
      <w:r w:rsidRPr="00B614AF">
        <w:t xml:space="preserve">conomic, </w:t>
      </w:r>
      <w:ins w:id="616" w:author="Jamie Carson" w:date="2012-08-20T13:52:00Z">
        <w:r w:rsidR="002E55C5">
          <w:t>g</w:t>
        </w:r>
      </w:ins>
      <w:del w:id="617" w:author="Jamie Carson" w:date="2012-08-20T13:52:00Z">
        <w:r w:rsidRPr="00B614AF" w:rsidDel="002E55C5">
          <w:delText>G</w:delText>
        </w:r>
      </w:del>
      <w:r w:rsidRPr="00B614AF">
        <w:t xml:space="preserve">overnment and </w:t>
      </w:r>
      <w:ins w:id="618" w:author="Jamie Carson" w:date="2012-08-20T13:52:00Z">
        <w:r w:rsidR="002E55C5">
          <w:t>s</w:t>
        </w:r>
      </w:ins>
      <w:del w:id="619" w:author="Jamie Carson" w:date="2012-08-20T13:52:00Z">
        <w:r w:rsidRPr="00B614AF" w:rsidDel="002E55C5">
          <w:delText>S</w:delText>
        </w:r>
      </w:del>
      <w:r w:rsidRPr="00B614AF">
        <w:t xml:space="preserve">ocial) this would create a conceptual matrix similar to the </w:t>
      </w:r>
      <w:ins w:id="620" w:author="Jamie Carson" w:date="2012-08-20T13:52:00Z">
        <w:r w:rsidR="002E55C5">
          <w:t>v</w:t>
        </w:r>
      </w:ins>
      <w:del w:id="621" w:author="Jamie Carson" w:date="2012-08-20T13:52:00Z">
        <w:r w:rsidRPr="00B614AF" w:rsidDel="002E55C5">
          <w:delText>V</w:delText>
        </w:r>
      </w:del>
      <w:r w:rsidRPr="00B614AF">
        <w:t xml:space="preserve">ulnerability </w:t>
      </w:r>
      <w:proofErr w:type="gramStart"/>
      <w:ins w:id="622" w:author="Jamie Carson" w:date="2012-08-20T13:52:00Z">
        <w:r w:rsidR="002E55C5">
          <w:t>a</w:t>
        </w:r>
      </w:ins>
      <w:del w:id="623" w:author="Jamie Carson" w:date="2012-08-20T13:52:00Z">
        <w:r w:rsidRPr="00B614AF" w:rsidDel="002E55C5">
          <w:delText>A</w:delText>
        </w:r>
      </w:del>
      <w:r w:rsidRPr="00B614AF">
        <w:t>xis</w:t>
      </w:r>
      <w:proofErr w:type="gramEnd"/>
      <w:r w:rsidRPr="00B614AF">
        <w:t xml:space="preserve">. There is also </w:t>
      </w:r>
      <w:proofErr w:type="gramStart"/>
      <w:r w:rsidRPr="00B614AF">
        <w:t xml:space="preserve">an </w:t>
      </w:r>
      <w:ins w:id="624" w:author="Jamie Carson" w:date="2012-08-20T13:52:00Z">
        <w:r w:rsidR="002E55C5">
          <w:t>i</w:t>
        </w:r>
      </w:ins>
      <w:proofErr w:type="gramEnd"/>
      <w:del w:id="625" w:author="Jamie Carson" w:date="2012-08-20T13:52:00Z">
        <w:r w:rsidRPr="00B614AF" w:rsidDel="002E55C5">
          <w:delText>I</w:delText>
        </w:r>
      </w:del>
      <w:r w:rsidRPr="00B614AF">
        <w:t xml:space="preserve">ssue on how to treat and distinguish </w:t>
      </w:r>
      <w:ins w:id="626" w:author="Jamie Carson" w:date="2012-08-20T13:52:00Z">
        <w:r w:rsidR="002E55C5">
          <w:t>a</w:t>
        </w:r>
      </w:ins>
      <w:del w:id="627" w:author="Jamie Carson" w:date="2012-08-20T13:52:00Z">
        <w:r w:rsidRPr="00B614AF" w:rsidDel="002E55C5">
          <w:delText>A</w:delText>
        </w:r>
      </w:del>
      <w:r w:rsidRPr="00B614AF">
        <w:t xml:space="preserve">daptation Capacity (currently part of the </w:t>
      </w:r>
      <w:ins w:id="628" w:author="Jamie Carson" w:date="2012-08-20T13:52:00Z">
        <w:r w:rsidR="002E55C5">
          <w:t>v</w:t>
        </w:r>
      </w:ins>
      <w:del w:id="629" w:author="Jamie Carson" w:date="2012-08-20T13:52:00Z">
        <w:r w:rsidRPr="00B614AF" w:rsidDel="002E55C5">
          <w:delText>V</w:delText>
        </w:r>
      </w:del>
      <w:r w:rsidRPr="00B614AF">
        <w:t xml:space="preserve">ulnerability </w:t>
      </w:r>
      <w:ins w:id="630" w:author="Jamie Carson" w:date="2012-08-20T13:52:00Z">
        <w:r w:rsidR="002E55C5">
          <w:t>s</w:t>
        </w:r>
      </w:ins>
      <w:del w:id="631" w:author="Jamie Carson" w:date="2012-08-20T13:52:00Z">
        <w:r w:rsidRPr="00B614AF" w:rsidDel="002E55C5">
          <w:delText>S</w:delText>
        </w:r>
      </w:del>
      <w:r w:rsidRPr="00B614AF">
        <w:t xml:space="preserve">core) and some components of </w:t>
      </w:r>
      <w:ins w:id="632" w:author="Jamie Carson" w:date="2012-08-20T13:52:00Z">
        <w:r w:rsidR="002E55C5">
          <w:t>r</w:t>
        </w:r>
      </w:ins>
      <w:del w:id="633" w:author="Jamie Carson" w:date="2012-08-20T13:52:00Z">
        <w:r w:rsidRPr="00B614AF" w:rsidDel="002E55C5">
          <w:delText>R</w:delText>
        </w:r>
      </w:del>
      <w:r w:rsidRPr="00B614AF">
        <w:t>eadiness.</w:t>
      </w:r>
    </w:p>
    <w:p w14:paraId="5ECA6DFF" w14:textId="77777777" w:rsidR="00573147" w:rsidRPr="00B614AF" w:rsidRDefault="00573147" w:rsidP="00573147"/>
    <w:p w14:paraId="16EAC2CE" w14:textId="77777777" w:rsidR="00573147" w:rsidRPr="00B614AF" w:rsidRDefault="00573147" w:rsidP="00573147">
      <w:r w:rsidRPr="00B614AF">
        <w:t>We need to explore all these possibilities, but we have decided to focus on the priorities listed in this document for the GAIN Index 2012.</w:t>
      </w:r>
    </w:p>
    <w:p w14:paraId="2B00D7B7" w14:textId="77777777" w:rsidR="00573147" w:rsidRPr="00B614AF" w:rsidRDefault="00573147" w:rsidP="00573147"/>
    <w:p w14:paraId="32751301" w14:textId="77777777" w:rsidR="00E27FFA" w:rsidRDefault="00E27FFA">
      <w:pPr>
        <w:rPr>
          <w:ins w:id="634" w:author="Bruno Sanchez-Andrade Nuno" w:date="2012-08-20T15:04:00Z"/>
          <w:rFonts w:eastAsiaTheme="majorEastAsia" w:cstheme="majorBidi"/>
          <w:bCs/>
          <w:i/>
          <w:color w:val="17365D"/>
          <w:sz w:val="32"/>
          <w:szCs w:val="36"/>
        </w:rPr>
      </w:pPr>
      <w:ins w:id="635" w:author="Bruno Sanchez-Andrade Nuno" w:date="2012-08-20T15:04:00Z">
        <w:r>
          <w:br w:type="page"/>
        </w:r>
      </w:ins>
    </w:p>
    <w:p w14:paraId="5A605089" w14:textId="1CE90517" w:rsidR="00573147" w:rsidRPr="00B614AF" w:rsidRDefault="00B04B24" w:rsidP="00573147">
      <w:pPr>
        <w:pStyle w:val="Heading2"/>
        <w:rPr>
          <w:rFonts w:ascii="Georgia" w:hAnsi="Georgia"/>
        </w:rPr>
      </w:pPr>
      <w:bookmarkStart w:id="636" w:name="_Toc207094516"/>
      <w:r>
        <w:rPr>
          <w:rFonts w:ascii="Georgia" w:hAnsi="Georgia"/>
        </w:rPr>
        <w:t xml:space="preserve">Complementary </w:t>
      </w:r>
      <w:ins w:id="637" w:author="Jamie Carson" w:date="2012-08-20T13:51:00Z">
        <w:r w:rsidR="002E55C5">
          <w:rPr>
            <w:rFonts w:ascii="Georgia" w:hAnsi="Georgia"/>
          </w:rPr>
          <w:t>a</w:t>
        </w:r>
      </w:ins>
      <w:del w:id="638" w:author="Jamie Carson" w:date="2012-08-20T13:51:00Z">
        <w:r w:rsidDel="002E55C5">
          <w:rPr>
            <w:rFonts w:ascii="Georgia" w:hAnsi="Georgia"/>
          </w:rPr>
          <w:delText>A</w:delText>
        </w:r>
      </w:del>
      <w:r>
        <w:rPr>
          <w:rFonts w:ascii="Georgia" w:hAnsi="Georgia"/>
        </w:rPr>
        <w:t xml:space="preserve">ctivities of </w:t>
      </w:r>
      <w:del w:id="639" w:author="Jamie Carson" w:date="2012-08-20T13:51:00Z">
        <w:r w:rsidDel="002E55C5">
          <w:rPr>
            <w:rFonts w:ascii="Georgia" w:hAnsi="Georgia"/>
          </w:rPr>
          <w:delText>the Institute</w:delText>
        </w:r>
      </w:del>
      <w:ins w:id="640" w:author="Jamie Carson" w:date="2012-08-20T13:51:00Z">
        <w:r w:rsidR="002E55C5">
          <w:rPr>
            <w:rFonts w:ascii="Georgia" w:hAnsi="Georgia"/>
          </w:rPr>
          <w:t>GAIN</w:t>
        </w:r>
      </w:ins>
      <w:bookmarkEnd w:id="636"/>
    </w:p>
    <w:p w14:paraId="3BFE756E" w14:textId="77777777" w:rsidR="00573147" w:rsidRPr="00B614AF" w:rsidRDefault="00573147" w:rsidP="00573147"/>
    <w:bookmarkEnd w:id="251"/>
    <w:p w14:paraId="2A826C00" w14:textId="77777777" w:rsidR="00B03B4D" w:rsidRDefault="00B03B4D" w:rsidP="00E879DB"/>
    <w:p w14:paraId="2DA9BC81" w14:textId="77777777" w:rsidR="00E27FFA" w:rsidRPr="00BA35FD" w:rsidRDefault="00E27FFA" w:rsidP="00E27FFA">
      <w:pPr>
        <w:pStyle w:val="Heading3"/>
        <w:rPr>
          <w:ins w:id="641" w:author="Bruno Sanchez-Andrade Nuno" w:date="2012-08-20T15:03:00Z"/>
          <w:shd w:val="clear" w:color="auto" w:fill="FFFFFF"/>
          <w:lang w:eastAsia="en-US"/>
        </w:rPr>
        <w:pPrChange w:id="642" w:author="Bruno Sanchez-Andrade Nuno" w:date="2012-08-20T15:04:00Z">
          <w:pPr/>
        </w:pPrChange>
      </w:pPr>
      <w:bookmarkStart w:id="643" w:name="_Toc207094517"/>
      <w:ins w:id="644" w:author="Bruno Sanchez-Andrade Nuno" w:date="2012-08-20T15:03:00Z">
        <w:r w:rsidRPr="00BA35FD">
          <w:rPr>
            <w:shd w:val="clear" w:color="auto" w:fill="FFFFFF"/>
            <w:lang w:eastAsia="en-US"/>
          </w:rPr>
          <w:t>GAIN Index Projects</w:t>
        </w:r>
        <w:bookmarkEnd w:id="643"/>
      </w:ins>
    </w:p>
    <w:p w14:paraId="63B15AA2" w14:textId="77777777" w:rsidR="00E27FFA" w:rsidRDefault="00E27FFA" w:rsidP="00E27FFA">
      <w:pPr>
        <w:rPr>
          <w:ins w:id="645" w:author="Bruno Sanchez-Andrade Nuno" w:date="2012-08-20T15:03:00Z"/>
          <w:rFonts w:eastAsia="Times New Roman" w:cs="Times New Roman"/>
          <w:b/>
          <w:color w:val="000000" w:themeColor="text1"/>
          <w:shd w:val="clear" w:color="auto" w:fill="FFFFFF"/>
          <w:lang w:eastAsia="en-US"/>
        </w:rPr>
      </w:pPr>
    </w:p>
    <w:p w14:paraId="25EED46A" w14:textId="77777777" w:rsidR="00E27FFA" w:rsidRPr="00BA35FD" w:rsidRDefault="00E27FFA" w:rsidP="00E27FFA">
      <w:pPr>
        <w:rPr>
          <w:ins w:id="646" w:author="Bruno Sanchez-Andrade Nuno" w:date="2012-08-20T15:03:00Z"/>
          <w:rFonts w:eastAsia="Times New Roman" w:cs="Times New Roman"/>
          <w:b/>
          <w:i/>
          <w:color w:val="000000" w:themeColor="text1"/>
          <w:lang w:eastAsia="en-US"/>
        </w:rPr>
      </w:pPr>
      <w:ins w:id="647" w:author="Bruno Sanchez-Andrade Nuno" w:date="2012-08-20T15:03:00Z">
        <w:r w:rsidRPr="00BA35FD">
          <w:rPr>
            <w:rFonts w:eastAsia="Times New Roman" w:cs="Times New Roman"/>
            <w:b/>
            <w:i/>
            <w:color w:val="000000" w:themeColor="text1"/>
            <w:shd w:val="clear" w:color="auto" w:fill="FFFFFF"/>
            <w:lang w:eastAsia="en-US"/>
          </w:rPr>
          <w:t>Determining local metrics that matter to small and medium-sized entrepreneurs</w:t>
        </w:r>
      </w:ins>
    </w:p>
    <w:p w14:paraId="5657BEFF" w14:textId="77777777" w:rsidR="00E27FFA" w:rsidRPr="009B170B" w:rsidRDefault="00E27FFA" w:rsidP="00E27FFA">
      <w:pPr>
        <w:rPr>
          <w:ins w:id="648" w:author="Bruno Sanchez-Andrade Nuno" w:date="2012-08-20T15:03:00Z"/>
          <w:rFonts w:eastAsia="Times New Roman" w:cs="Times New Roman"/>
          <w:color w:val="000000" w:themeColor="text1"/>
          <w:lang w:eastAsia="en-US"/>
        </w:rPr>
      </w:pPr>
    </w:p>
    <w:p w14:paraId="7F472A54" w14:textId="77777777" w:rsidR="00E27FFA" w:rsidRPr="00202D94" w:rsidRDefault="00E27FFA" w:rsidP="00E27FFA">
      <w:pPr>
        <w:rPr>
          <w:ins w:id="649" w:author="Bruno Sanchez-Andrade Nuno" w:date="2012-08-20T15:03:00Z"/>
          <w:rFonts w:eastAsia="Times New Roman" w:cs="Times New Roman"/>
          <w:color w:val="000000" w:themeColor="text1"/>
        </w:rPr>
      </w:pPr>
      <w:ins w:id="650" w:author="Bruno Sanchez-Andrade Nuno" w:date="2012-08-20T15:03:00Z">
        <w:r w:rsidRPr="009B170B">
          <w:rPr>
            <w:rFonts w:eastAsia="Times New Roman" w:cs="Times New Roman"/>
            <w:color w:val="000000" w:themeColor="text1"/>
            <w:shd w:val="clear" w:color="auto" w:fill="FFFFFF"/>
          </w:rPr>
          <w:t xml:space="preserve">GAIN, in partnership with the </w:t>
        </w:r>
        <w:proofErr w:type="spellStart"/>
        <w:r w:rsidRPr="009B170B">
          <w:rPr>
            <w:rFonts w:eastAsia="Times New Roman" w:cs="Times New Roman"/>
            <w:color w:val="000000" w:themeColor="text1"/>
            <w:shd w:val="clear" w:color="auto" w:fill="FFFFFF"/>
          </w:rPr>
          <w:t>Tecnológico</w:t>
        </w:r>
        <w:proofErr w:type="spellEnd"/>
        <w:r w:rsidRPr="009B170B">
          <w:rPr>
            <w:rFonts w:eastAsia="Times New Roman" w:cs="Times New Roman"/>
            <w:color w:val="000000" w:themeColor="text1"/>
            <w:shd w:val="clear" w:color="auto" w:fill="FFFFFF"/>
          </w:rPr>
          <w:t xml:space="preserve"> de Monterrey is embarking on a </w:t>
        </w:r>
        <w:proofErr w:type="gramStart"/>
        <w:r w:rsidRPr="009B170B">
          <w:rPr>
            <w:rFonts w:eastAsia="Times New Roman" w:cs="Times New Roman"/>
            <w:color w:val="000000" w:themeColor="text1"/>
            <w:shd w:val="clear" w:color="auto" w:fill="FFFFFF"/>
          </w:rPr>
          <w:t>year-long</w:t>
        </w:r>
        <w:proofErr w:type="gramEnd"/>
        <w:r w:rsidRPr="009B170B">
          <w:rPr>
            <w:rFonts w:eastAsia="Times New Roman" w:cs="Times New Roman"/>
            <w:color w:val="000000" w:themeColor="text1"/>
            <w:shd w:val="clear" w:color="auto" w:fill="FFFFFF"/>
          </w:rPr>
          <w:t xml:space="preserve"> project to determine how small- and medium-sized enterprises (SMEs) build resilience for their operations and their communities. Focusing on sectors crucial to human </w:t>
        </w:r>
        <w:proofErr w:type="gramStart"/>
        <w:r w:rsidRPr="009B170B">
          <w:rPr>
            <w:rFonts w:eastAsia="Times New Roman" w:cs="Times New Roman"/>
            <w:color w:val="000000" w:themeColor="text1"/>
            <w:shd w:val="clear" w:color="auto" w:fill="FFFFFF"/>
          </w:rPr>
          <w:t>well-</w:t>
        </w:r>
        <w:r w:rsidRPr="00BA35FD">
          <w:rPr>
            <w:rFonts w:eastAsia="Times New Roman" w:cs="Times New Roman"/>
            <w:color w:val="000000" w:themeColor="text1"/>
            <w:shd w:val="clear" w:color="auto" w:fill="FFFFFF"/>
          </w:rPr>
          <w:t>being</w:t>
        </w:r>
        <w:proofErr w:type="gramEnd"/>
        <w:r w:rsidRPr="00BA35FD">
          <w:rPr>
            <w:rFonts w:eastAsia="Times New Roman" w:cs="Times New Roman"/>
            <w:color w:val="000000" w:themeColor="text1"/>
            <w:shd w:val="clear" w:color="auto" w:fill="FFFFFF"/>
          </w:rPr>
          <w:t xml:space="preserve">, agriculture, water and energy, the two institutions will engage with businesses across </w:t>
        </w:r>
        <w:r w:rsidRPr="00BA35FD">
          <w:rPr>
            <w:rStyle w:val="xn-location"/>
            <w:rFonts w:eastAsia="Times New Roman" w:cs="Times New Roman"/>
            <w:color w:val="000000" w:themeColor="text1"/>
            <w:bdr w:val="none" w:sz="0" w:space="0" w:color="auto" w:frame="1"/>
            <w:shd w:val="clear" w:color="auto" w:fill="FFFFFF"/>
          </w:rPr>
          <w:t>Mexico</w:t>
        </w:r>
        <w:r w:rsidRPr="00BA35FD">
          <w:rPr>
            <w:rFonts w:eastAsia="Times New Roman" w:cs="Times New Roman"/>
            <w:color w:val="000000" w:themeColor="text1"/>
            <w:shd w:val="clear" w:color="auto" w:fill="FFFFFF"/>
          </w:rPr>
          <w:t>.</w:t>
        </w:r>
        <w:r w:rsidRPr="00BA35FD">
          <w:rPr>
            <w:rFonts w:eastAsia="Times New Roman" w:cs="Times New Roman"/>
            <w:color w:val="000000" w:themeColor="text1"/>
          </w:rPr>
          <w:t xml:space="preserve"> The project </w:t>
        </w:r>
        <w:r w:rsidRPr="00BA35FD">
          <w:rPr>
            <w:rFonts w:eastAsia="Times New Roman" w:cs="Times New Roman"/>
            <w:color w:val="000000" w:themeColor="text1"/>
            <w:shd w:val="clear" w:color="auto" w:fill="FFFFFF"/>
            <w:lang w:eastAsia="en-US"/>
          </w:rPr>
          <w:t xml:space="preserve">will also advance the GAIN Index by informing efforts to scale </w:t>
        </w:r>
        <w:r w:rsidRPr="00202D94">
          <w:rPr>
            <w:rFonts w:eastAsia="Times New Roman" w:cs="Times New Roman"/>
            <w:color w:val="000000" w:themeColor="text1"/>
            <w:shd w:val="clear" w:color="auto" w:fill="FFFFFF"/>
            <w:lang w:eastAsia="en-US"/>
          </w:rPr>
          <w:t>down the index at the national level in </w:t>
        </w:r>
        <w:r w:rsidRPr="00202D94">
          <w:rPr>
            <w:rFonts w:eastAsia="Times New Roman" w:cs="Times New Roman"/>
            <w:color w:val="000000" w:themeColor="text1"/>
            <w:bdr w:val="none" w:sz="0" w:space="0" w:color="auto" w:frame="1"/>
            <w:shd w:val="clear" w:color="auto" w:fill="FFFFFF"/>
            <w:lang w:eastAsia="en-US"/>
          </w:rPr>
          <w:t>Mexico</w:t>
        </w:r>
        <w:r w:rsidRPr="00202D94">
          <w:rPr>
            <w:rFonts w:eastAsia="Times New Roman" w:cs="Times New Roman"/>
            <w:color w:val="000000" w:themeColor="text1"/>
            <w:shd w:val="clear" w:color="auto" w:fill="FFFFFF"/>
            <w:lang w:eastAsia="en-US"/>
          </w:rPr>
          <w:t>.</w:t>
        </w:r>
      </w:ins>
    </w:p>
    <w:p w14:paraId="682FD5B8" w14:textId="77777777" w:rsidR="00E27FFA" w:rsidRPr="00202D94" w:rsidRDefault="00E27FFA" w:rsidP="00E27FFA">
      <w:pPr>
        <w:rPr>
          <w:ins w:id="651" w:author="Bruno Sanchez-Andrade Nuno" w:date="2012-08-20T15:03:00Z"/>
          <w:rFonts w:eastAsia="Times New Roman" w:cs="Times New Roman"/>
          <w:color w:val="434343"/>
          <w:shd w:val="clear" w:color="auto" w:fill="FFFFFF"/>
          <w:lang w:eastAsia="en-US"/>
        </w:rPr>
      </w:pPr>
    </w:p>
    <w:p w14:paraId="0E26E1C4" w14:textId="77777777" w:rsidR="00E27FFA" w:rsidRPr="00202D94" w:rsidRDefault="00E27FFA" w:rsidP="00E27FFA">
      <w:pPr>
        <w:rPr>
          <w:ins w:id="652" w:author="Bruno Sanchez-Andrade Nuno" w:date="2012-08-20T15:03:00Z"/>
          <w:rFonts w:eastAsia="Times New Roman" w:cs="Times New Roman"/>
          <w:lang w:eastAsia="en-US"/>
        </w:rPr>
      </w:pPr>
      <w:ins w:id="653" w:author="Bruno Sanchez-Andrade Nuno" w:date="2012-08-20T15:03:00Z">
        <w:r w:rsidRPr="00202D94">
          <w:rPr>
            <w:rFonts w:eastAsia="Times New Roman" w:cs="Times New Roman"/>
            <w:color w:val="363636"/>
            <w:shd w:val="clear" w:color="auto" w:fill="FFFFFF"/>
            <w:lang w:eastAsia="en-US"/>
          </w:rPr>
          <w:t>This project is made possible through the support of a grant from the John Templeton Foundation.</w:t>
        </w:r>
      </w:ins>
    </w:p>
    <w:p w14:paraId="04AFE197" w14:textId="77777777" w:rsidR="00E27FFA" w:rsidRPr="00202D94" w:rsidRDefault="00E27FFA" w:rsidP="00E27FFA">
      <w:pPr>
        <w:rPr>
          <w:ins w:id="654" w:author="Bruno Sanchez-Andrade Nuno" w:date="2012-08-20T15:03:00Z"/>
          <w:b/>
          <w:color w:val="000000" w:themeColor="text1"/>
        </w:rPr>
      </w:pPr>
    </w:p>
    <w:p w14:paraId="6A6E18F9" w14:textId="77777777" w:rsidR="00E27FFA" w:rsidRPr="00202D94" w:rsidRDefault="00E27FFA" w:rsidP="00E27FFA">
      <w:pPr>
        <w:rPr>
          <w:ins w:id="655" w:author="Bruno Sanchez-Andrade Nuno" w:date="2012-08-20T15:03:00Z"/>
          <w:b/>
          <w:i/>
          <w:color w:val="000000" w:themeColor="text1"/>
        </w:rPr>
      </w:pPr>
      <w:ins w:id="656" w:author="Bruno Sanchez-Andrade Nuno" w:date="2012-08-20T15:03:00Z">
        <w:r w:rsidRPr="00202D94">
          <w:rPr>
            <w:b/>
            <w:i/>
            <w:color w:val="000000" w:themeColor="text1"/>
          </w:rPr>
          <w:t>North American Index</w:t>
        </w:r>
      </w:ins>
    </w:p>
    <w:p w14:paraId="1CC0EE5D" w14:textId="77777777" w:rsidR="00E27FFA" w:rsidRPr="00202D94" w:rsidRDefault="00E27FFA" w:rsidP="00E27FFA">
      <w:pPr>
        <w:rPr>
          <w:ins w:id="657" w:author="Bruno Sanchez-Andrade Nuno" w:date="2012-08-20T15:03:00Z"/>
          <w:b/>
          <w:i/>
          <w:color w:val="000000" w:themeColor="text1"/>
        </w:rPr>
      </w:pPr>
    </w:p>
    <w:p w14:paraId="30851A76" w14:textId="77777777" w:rsidR="00E27FFA" w:rsidRPr="00202D94" w:rsidRDefault="00E27FFA" w:rsidP="00E27FFA">
      <w:pPr>
        <w:rPr>
          <w:ins w:id="658" w:author="Bruno Sanchez-Andrade Nuno" w:date="2012-08-20T15:03:00Z"/>
          <w:rFonts w:eastAsia="Times New Roman"/>
          <w:color w:val="000000"/>
        </w:rPr>
      </w:pPr>
      <w:ins w:id="659" w:author="Bruno Sanchez-Andrade Nuno" w:date="2012-08-20T15:03:00Z">
        <w:r>
          <w:rPr>
            <w:color w:val="000000"/>
          </w:rPr>
          <w:t>GAIN</w:t>
        </w:r>
        <w:r w:rsidRPr="00202D94">
          <w:rPr>
            <w:color w:val="000000"/>
          </w:rPr>
          <w:t xml:space="preserve"> is partnering with The Resource Innovation Group (TRIG) to develop the U.S. Climate Resilience Index (CRI). </w:t>
        </w:r>
      </w:ins>
    </w:p>
    <w:p w14:paraId="7D54EEF0" w14:textId="77777777" w:rsidR="00E27FFA" w:rsidRPr="00202D94" w:rsidRDefault="00E27FFA" w:rsidP="00E27FFA">
      <w:pPr>
        <w:rPr>
          <w:ins w:id="660" w:author="Bruno Sanchez-Andrade Nuno" w:date="2012-08-20T15:03:00Z"/>
          <w:color w:val="000000"/>
        </w:rPr>
      </w:pPr>
    </w:p>
    <w:p w14:paraId="3E5F77BB" w14:textId="77777777" w:rsidR="00E27FFA" w:rsidRPr="00202D94" w:rsidRDefault="00E27FFA" w:rsidP="00E27FFA">
      <w:pPr>
        <w:widowControl w:val="0"/>
        <w:autoSpaceDE w:val="0"/>
        <w:autoSpaceDN w:val="0"/>
        <w:adjustRightInd w:val="0"/>
        <w:rPr>
          <w:ins w:id="661" w:author="Bruno Sanchez-Andrade Nuno" w:date="2012-08-20T15:03:00Z"/>
        </w:rPr>
      </w:pPr>
      <w:ins w:id="662" w:author="Bruno Sanchez-Andrade Nuno" w:date="2012-08-20T15:03:00Z">
        <w:r w:rsidRPr="00202D94">
          <w:rPr>
            <w:color w:val="000000"/>
          </w:rPr>
          <w:t>Modeled after the GAIN Index, the CRI will regularly evaluate and compare climate resilience and attractiveness for private investment within each U.S. state and the urban areas with a population of 250,000 or more. Each</w:t>
        </w:r>
        <w:r w:rsidRPr="00202D94">
          <w:t xml:space="preserve"> locale will be evaluated based on two criteria: ‘vulnerability’ to climate impacts and ‘readiness’ to address those risks.  </w:t>
        </w:r>
      </w:ins>
    </w:p>
    <w:p w14:paraId="6F81153A" w14:textId="77777777" w:rsidR="00E27FFA" w:rsidRPr="00202D94" w:rsidRDefault="00E27FFA" w:rsidP="00E27FFA">
      <w:pPr>
        <w:rPr>
          <w:ins w:id="663" w:author="Bruno Sanchez-Andrade Nuno" w:date="2012-08-20T15:03:00Z"/>
          <w:b/>
          <w:color w:val="000000" w:themeColor="text1"/>
        </w:rPr>
      </w:pPr>
    </w:p>
    <w:p w14:paraId="4618392C" w14:textId="77777777" w:rsidR="00E27FFA" w:rsidRPr="00202D94" w:rsidRDefault="00E27FFA" w:rsidP="00E27FFA">
      <w:pPr>
        <w:widowControl w:val="0"/>
        <w:autoSpaceDE w:val="0"/>
        <w:autoSpaceDN w:val="0"/>
        <w:adjustRightInd w:val="0"/>
        <w:rPr>
          <w:ins w:id="664" w:author="Bruno Sanchez-Andrade Nuno" w:date="2012-08-20T15:03:00Z"/>
          <w:szCs w:val="26"/>
        </w:rPr>
      </w:pPr>
      <w:ins w:id="665" w:author="Bruno Sanchez-Andrade Nuno" w:date="2012-08-20T15:03:00Z">
        <w:r w:rsidRPr="00202D94">
          <w:rPr>
            <w:szCs w:val="26"/>
          </w:rPr>
          <w:t xml:space="preserve">Every two years resiliency building efforts in each state and urban area will be reassessed and the Index will be updated to indicate improvements, declines, or no change. Best practices used by the highest rated states and municipalities will be identified and highlighted. This will allow other regions to gain insight into how they can increase their score. We believe that an Index that allows state and local governments, non-profits, and the private sector to see how they compare to other regions of the nation will create a ‘race to the top’ to build resilience nationwide. </w:t>
        </w:r>
      </w:ins>
    </w:p>
    <w:p w14:paraId="2A56246D" w14:textId="77777777" w:rsidR="00E27FFA" w:rsidRDefault="00E27FFA" w:rsidP="00E27FFA">
      <w:pPr>
        <w:rPr>
          <w:ins w:id="666" w:author="Bruno Sanchez-Andrade Nuno" w:date="2012-08-20T15:03:00Z"/>
          <w:b/>
          <w:color w:val="000000" w:themeColor="text1"/>
        </w:rPr>
      </w:pPr>
    </w:p>
    <w:p w14:paraId="45C04276" w14:textId="77777777" w:rsidR="00E27FFA" w:rsidRPr="00202D94" w:rsidRDefault="00E27FFA" w:rsidP="00E27FFA">
      <w:pPr>
        <w:rPr>
          <w:ins w:id="667" w:author="Bruno Sanchez-Andrade Nuno" w:date="2012-08-20T15:03:00Z"/>
          <w:b/>
          <w:i/>
          <w:color w:val="000000" w:themeColor="text1"/>
        </w:rPr>
      </w:pPr>
      <w:ins w:id="668" w:author="Bruno Sanchez-Andrade Nuno" w:date="2012-08-20T15:03:00Z">
        <w:r w:rsidRPr="00202D94">
          <w:rPr>
            <w:b/>
            <w:i/>
            <w:color w:val="000000" w:themeColor="text1"/>
          </w:rPr>
          <w:t>Climate Resilience Knowledge Portal</w:t>
        </w:r>
      </w:ins>
    </w:p>
    <w:p w14:paraId="7BC2930A" w14:textId="77777777" w:rsidR="00E27FFA" w:rsidRDefault="00E27FFA" w:rsidP="00E27FFA">
      <w:pPr>
        <w:rPr>
          <w:ins w:id="669" w:author="Bruno Sanchez-Andrade Nuno" w:date="2012-08-20T15:03:00Z"/>
          <w:b/>
          <w:color w:val="000000" w:themeColor="text1"/>
        </w:rPr>
      </w:pPr>
    </w:p>
    <w:p w14:paraId="728FCF3B" w14:textId="77777777" w:rsidR="00E27FFA" w:rsidRPr="005B2F88" w:rsidRDefault="00E27FFA" w:rsidP="00E27FFA">
      <w:pPr>
        <w:rPr>
          <w:ins w:id="670" w:author="Bruno Sanchez-Andrade Nuno" w:date="2012-08-20T15:03:00Z"/>
          <w:color w:val="000000"/>
        </w:rPr>
      </w:pPr>
      <w:ins w:id="671" w:author="Bruno Sanchez-Andrade Nuno" w:date="2012-08-20T15:03:00Z">
        <w:r>
          <w:rPr>
            <w:color w:val="000000"/>
          </w:rPr>
          <w:t xml:space="preserve">GAIN will collaborate with the </w:t>
        </w:r>
        <w:r w:rsidRPr="006B6DCD">
          <w:rPr>
            <w:color w:val="000000"/>
          </w:rPr>
          <w:t>Carnegie Endowment</w:t>
        </w:r>
        <w:r>
          <w:rPr>
            <w:color w:val="000000"/>
          </w:rPr>
          <w:t xml:space="preserve"> for International Peace (CEIP)</w:t>
        </w:r>
        <w:r w:rsidRPr="006B6DCD">
          <w:rPr>
            <w:color w:val="000000"/>
          </w:rPr>
          <w:t xml:space="preserve"> to jointly establish and maintain two key tools to support regional, municipal, and community climate resilience: (1) an on-line </w:t>
        </w:r>
        <w:r w:rsidRPr="00277347">
          <w:rPr>
            <w:color w:val="000000"/>
          </w:rPr>
          <w:t>library</w:t>
        </w:r>
        <w:r>
          <w:rPr>
            <w:color w:val="000000"/>
          </w:rPr>
          <w:t xml:space="preserve"> (Climate Resilience Knowledge Portal)</w:t>
        </w:r>
        <w:r w:rsidRPr="006B6DCD">
          <w:rPr>
            <w:color w:val="000000"/>
          </w:rPr>
          <w:t xml:space="preserve"> to gather, distill, integrate, organize, present and market best practice, including case studies in the development of regional and local climate readiness, including </w:t>
        </w:r>
        <w:r>
          <w:rPr>
            <w:color w:val="000000"/>
          </w:rPr>
          <w:t xml:space="preserve">adaptation plans and practices </w:t>
        </w:r>
        <w:r w:rsidRPr="006B6DCD">
          <w:rPr>
            <w:color w:val="000000"/>
          </w:rPr>
          <w:t xml:space="preserve">and (2) </w:t>
        </w:r>
        <w:r>
          <w:rPr>
            <w:color w:val="000000"/>
          </w:rPr>
          <w:t>share adaptation knowledge into an urban climate readiness blog, which focuses on urban and local climate and resilience best practice and policy; key posts on resiliency will be featured on the knowledge portal site.</w:t>
        </w:r>
        <w:r w:rsidRPr="00277347">
          <w:rPr>
            <w:color w:val="000000"/>
          </w:rPr>
          <w:t xml:space="preserve"> </w:t>
        </w:r>
      </w:ins>
    </w:p>
    <w:p w14:paraId="120DFA28" w14:textId="77777777" w:rsidR="00E27FFA" w:rsidRDefault="00E27FFA" w:rsidP="00E27FFA">
      <w:pPr>
        <w:rPr>
          <w:ins w:id="672" w:author="Bruno Sanchez-Andrade Nuno" w:date="2012-08-20T15:03:00Z"/>
          <w:b/>
          <w:color w:val="000000" w:themeColor="text1"/>
        </w:rPr>
      </w:pPr>
    </w:p>
    <w:p w14:paraId="3D427D6A" w14:textId="77777777" w:rsidR="00E27FFA" w:rsidRPr="00BA35FD" w:rsidRDefault="00E27FFA" w:rsidP="00E27FFA">
      <w:pPr>
        <w:pStyle w:val="Heading3"/>
        <w:rPr>
          <w:ins w:id="673" w:author="Bruno Sanchez-Andrade Nuno" w:date="2012-08-20T15:03:00Z"/>
        </w:rPr>
        <w:pPrChange w:id="674" w:author="Bruno Sanchez-Andrade Nuno" w:date="2012-08-20T15:04:00Z">
          <w:pPr/>
        </w:pPrChange>
      </w:pPr>
      <w:bookmarkStart w:id="675" w:name="_Toc207094518"/>
      <w:ins w:id="676" w:author="Bruno Sanchez-Andrade Nuno" w:date="2012-08-20T15:03:00Z">
        <w:r w:rsidRPr="00BA35FD">
          <w:t>GAIN Prize</w:t>
        </w:r>
        <w:bookmarkEnd w:id="675"/>
      </w:ins>
    </w:p>
    <w:p w14:paraId="3AD21DC8" w14:textId="77777777" w:rsidR="00E27FFA" w:rsidRPr="009B170B" w:rsidRDefault="00E27FFA" w:rsidP="00E27FFA">
      <w:pPr>
        <w:rPr>
          <w:ins w:id="677" w:author="Bruno Sanchez-Andrade Nuno" w:date="2012-08-20T15:03:00Z"/>
          <w:color w:val="000000" w:themeColor="text1"/>
        </w:rPr>
      </w:pPr>
    </w:p>
    <w:p w14:paraId="29CD4611" w14:textId="77777777" w:rsidR="00E27FFA" w:rsidRPr="009B170B" w:rsidRDefault="00E27FFA" w:rsidP="00E27FFA">
      <w:pPr>
        <w:rPr>
          <w:ins w:id="678" w:author="Bruno Sanchez-Andrade Nuno" w:date="2012-08-20T15:03:00Z"/>
          <w:rFonts w:eastAsia="Times New Roman" w:cs="Times New Roman"/>
          <w:color w:val="000000" w:themeColor="text1"/>
          <w:lang w:eastAsia="en-US"/>
        </w:rPr>
      </w:pPr>
      <w:ins w:id="679" w:author="Bruno Sanchez-Andrade Nuno" w:date="2012-08-20T15:03:00Z">
        <w:r w:rsidRPr="009B170B">
          <w:rPr>
            <w:rFonts w:eastAsia="Times New Roman" w:cs="Times New Roman"/>
            <w:color w:val="000000" w:themeColor="text1"/>
            <w:shd w:val="clear" w:color="auto" w:fill="FFFFFF"/>
            <w:lang w:eastAsia="en-US"/>
          </w:rPr>
          <w:t>The GAIN Prizes are the first awards that recognize those organizations and entrepreneurs that are working on innovative projects and successfully tested technologies that will help the most vulnerable adapt to the changing global climate, urbanization, population growth and other global forces. These Prizes honor what has taken place on the ground working shoulder-to-shoulder with vulnerable communities on innovative adaptation solutions.</w:t>
        </w:r>
        <w:r w:rsidRPr="009B170B">
          <w:rPr>
            <w:rFonts w:eastAsia="Times New Roman" w:cs="Times New Roman"/>
            <w:color w:val="000000" w:themeColor="text1"/>
            <w:lang w:eastAsia="en-US"/>
          </w:rPr>
          <w:br/>
        </w:r>
        <w:r w:rsidRPr="009B170B">
          <w:rPr>
            <w:rFonts w:eastAsia="Times New Roman" w:cs="Times New Roman"/>
            <w:color w:val="000000" w:themeColor="text1"/>
            <w:lang w:eastAsia="en-US"/>
          </w:rPr>
          <w:br/>
        </w:r>
        <w:r w:rsidRPr="009B170B">
          <w:rPr>
            <w:rFonts w:eastAsia="Times New Roman" w:cs="Times New Roman"/>
            <w:color w:val="000000" w:themeColor="text1"/>
            <w:shd w:val="clear" w:color="auto" w:fill="FFFFFF"/>
            <w:lang w:eastAsia="en-US"/>
          </w:rPr>
          <w:t>Winners are judged on criteria including effectiveness, scalability, impact, marketability and relevance to the GAIN Index. Given that most resources to help countries and communities adapt will come from investments from the private sector, a particular emphasis was put on projects that have engaged the private sector as a partner in their work.</w:t>
        </w:r>
      </w:ins>
    </w:p>
    <w:p w14:paraId="4305CDCC" w14:textId="77777777" w:rsidR="00E27FFA" w:rsidRPr="009B170B" w:rsidRDefault="00E27FFA" w:rsidP="00E27FFA">
      <w:pPr>
        <w:rPr>
          <w:ins w:id="680" w:author="Bruno Sanchez-Andrade Nuno" w:date="2012-08-20T15:03:00Z"/>
          <w:color w:val="000000" w:themeColor="text1"/>
        </w:rPr>
      </w:pPr>
    </w:p>
    <w:p w14:paraId="50B4D9DC" w14:textId="77777777" w:rsidR="00E27FFA" w:rsidRPr="009B170B" w:rsidRDefault="00E27FFA" w:rsidP="00E27FFA">
      <w:pPr>
        <w:rPr>
          <w:ins w:id="681" w:author="Bruno Sanchez-Andrade Nuno" w:date="2012-08-20T15:03:00Z"/>
          <w:rFonts w:eastAsia="Times New Roman" w:cs="Times New Roman"/>
          <w:color w:val="000000" w:themeColor="text1"/>
          <w:shd w:val="clear" w:color="auto" w:fill="FFFFFF"/>
          <w:lang w:eastAsia="en-US"/>
        </w:rPr>
      </w:pPr>
      <w:ins w:id="682" w:author="Bruno Sanchez-Andrade Nuno" w:date="2012-08-20T15:03:00Z">
        <w:r w:rsidRPr="009B170B">
          <w:rPr>
            <w:rFonts w:eastAsia="Times New Roman" w:cs="Times New Roman"/>
            <w:color w:val="000000" w:themeColor="text1"/>
            <w:shd w:val="clear" w:color="auto" w:fill="FFFFFF"/>
            <w:lang w:eastAsia="en-US"/>
          </w:rPr>
          <w:t>The winners of the 2012 GAIN Prizes are:</w:t>
        </w:r>
      </w:ins>
    </w:p>
    <w:p w14:paraId="4516A317" w14:textId="77777777" w:rsidR="00E27FFA" w:rsidRPr="009B170B" w:rsidRDefault="00E27FFA" w:rsidP="00E27FFA">
      <w:pPr>
        <w:rPr>
          <w:ins w:id="683" w:author="Bruno Sanchez-Andrade Nuno" w:date="2012-08-20T15:03:00Z"/>
          <w:rFonts w:eastAsia="Times New Roman" w:cs="Times New Roman"/>
          <w:color w:val="000000" w:themeColor="text1"/>
          <w:shd w:val="clear" w:color="auto" w:fill="FFFFFF"/>
          <w:lang w:eastAsia="en-US"/>
        </w:rPr>
      </w:pPr>
    </w:p>
    <w:p w14:paraId="107B7EDA" w14:textId="77777777" w:rsidR="00E27FFA" w:rsidRPr="009B170B" w:rsidRDefault="00E27FFA" w:rsidP="00E27FFA">
      <w:pPr>
        <w:ind w:left="720"/>
        <w:rPr>
          <w:ins w:id="684" w:author="Bruno Sanchez-Andrade Nuno" w:date="2012-08-20T15:03:00Z"/>
          <w:rFonts w:eastAsia="Times New Roman" w:cs="Times New Roman"/>
          <w:color w:val="000000" w:themeColor="text1"/>
          <w:lang w:eastAsia="en-US"/>
        </w:rPr>
      </w:pPr>
      <w:ins w:id="685" w:author="Bruno Sanchez-Andrade Nuno" w:date="2012-08-20T15:03:00Z">
        <w:r w:rsidRPr="009B170B">
          <w:rPr>
            <w:rFonts w:eastAsia="Times New Roman" w:cs="Times New Roman"/>
            <w:i/>
            <w:color w:val="000000" w:themeColor="text1"/>
            <w:shd w:val="clear" w:color="auto" w:fill="FFFFFF"/>
            <w:lang w:eastAsia="en-US"/>
          </w:rPr>
          <w:t>Engineers Without Borders</w:t>
        </w:r>
        <w:r w:rsidRPr="009B170B">
          <w:rPr>
            <w:rFonts w:eastAsia="Times New Roman" w:cs="Times New Roman"/>
            <w:color w:val="000000" w:themeColor="text1"/>
            <w:shd w:val="clear" w:color="auto" w:fill="FFFFFF"/>
            <w:lang w:eastAsia="en-US"/>
          </w:rPr>
          <w:t xml:space="preserve"> — Austin Chapter are helping increase the resiliency of communities in Peru through their Climate Adaptation in Mountain Basins in the Andean Region (CAMBIAR) project.</w:t>
        </w:r>
      </w:ins>
    </w:p>
    <w:p w14:paraId="6CBE2E56" w14:textId="77777777" w:rsidR="00E27FFA" w:rsidRPr="009B170B" w:rsidRDefault="00E27FFA" w:rsidP="00E27FFA">
      <w:pPr>
        <w:ind w:left="720"/>
        <w:rPr>
          <w:ins w:id="686" w:author="Bruno Sanchez-Andrade Nuno" w:date="2012-08-20T15:03:00Z"/>
          <w:rFonts w:eastAsia="Times New Roman" w:cs="Times New Roman"/>
          <w:color w:val="000000" w:themeColor="text1"/>
          <w:shd w:val="clear" w:color="auto" w:fill="FFFFFF"/>
          <w:lang w:eastAsia="en-US"/>
        </w:rPr>
      </w:pPr>
    </w:p>
    <w:p w14:paraId="57047B79" w14:textId="77777777" w:rsidR="00E27FFA" w:rsidRPr="009B170B" w:rsidRDefault="00E27FFA" w:rsidP="00E27FFA">
      <w:pPr>
        <w:ind w:left="720"/>
        <w:rPr>
          <w:ins w:id="687" w:author="Bruno Sanchez-Andrade Nuno" w:date="2012-08-20T15:03:00Z"/>
          <w:rFonts w:eastAsia="Times New Roman" w:cs="Times New Roman"/>
          <w:color w:val="000000" w:themeColor="text1"/>
          <w:lang w:eastAsia="en-US"/>
        </w:rPr>
      </w:pPr>
      <w:proofErr w:type="spellStart"/>
      <w:ins w:id="688" w:author="Bruno Sanchez-Andrade Nuno" w:date="2012-08-20T15:03:00Z">
        <w:r w:rsidRPr="009B170B">
          <w:rPr>
            <w:rFonts w:eastAsia="Times New Roman" w:cs="Times New Roman"/>
            <w:i/>
            <w:color w:val="000000" w:themeColor="text1"/>
            <w:shd w:val="clear" w:color="auto" w:fill="FFFFFF"/>
            <w:lang w:eastAsia="en-US"/>
          </w:rPr>
          <w:t>Ushahidi</w:t>
        </w:r>
        <w:proofErr w:type="spellEnd"/>
        <w:r w:rsidRPr="009B170B">
          <w:rPr>
            <w:rFonts w:eastAsia="Times New Roman" w:cs="Times New Roman"/>
            <w:i/>
            <w:color w:val="000000" w:themeColor="text1"/>
            <w:shd w:val="clear" w:color="auto" w:fill="FFFFFF"/>
            <w:lang w:eastAsia="en-US"/>
          </w:rPr>
          <w:t xml:space="preserve"> </w:t>
        </w:r>
        <w:r w:rsidRPr="009B170B">
          <w:rPr>
            <w:rFonts w:eastAsia="Times New Roman" w:cs="Times New Roman"/>
            <w:color w:val="000000" w:themeColor="text1"/>
            <w:shd w:val="clear" w:color="auto" w:fill="FFFFFF"/>
            <w:lang w:eastAsia="en-US"/>
          </w:rPr>
          <w:t xml:space="preserve">is a nonprofit tech company that specializes in developing free and open source software for information collection, visualization and interactive mapping. The </w:t>
        </w:r>
        <w:proofErr w:type="spellStart"/>
        <w:r w:rsidRPr="009B170B">
          <w:rPr>
            <w:rFonts w:eastAsia="Times New Roman" w:cs="Times New Roman"/>
            <w:color w:val="000000" w:themeColor="text1"/>
            <w:shd w:val="clear" w:color="auto" w:fill="FFFFFF"/>
            <w:lang w:eastAsia="en-US"/>
          </w:rPr>
          <w:t>Ushahidi</w:t>
        </w:r>
        <w:proofErr w:type="spellEnd"/>
        <w:r w:rsidRPr="009B170B">
          <w:rPr>
            <w:rFonts w:eastAsia="Times New Roman" w:cs="Times New Roman"/>
            <w:color w:val="000000" w:themeColor="text1"/>
            <w:shd w:val="clear" w:color="auto" w:fill="FFFFFF"/>
            <w:lang w:eastAsia="en-US"/>
          </w:rPr>
          <w:t xml:space="preserve"> technology has been used to help communities communicate during times of crisis, such as during floods and earthquakes as well as convey food and energy shortages.</w:t>
        </w:r>
      </w:ins>
    </w:p>
    <w:p w14:paraId="6201AFE4" w14:textId="77777777" w:rsidR="00E27FFA" w:rsidRPr="009B170B" w:rsidRDefault="00E27FFA" w:rsidP="00E27FFA">
      <w:pPr>
        <w:ind w:left="720"/>
        <w:rPr>
          <w:ins w:id="689" w:author="Bruno Sanchez-Andrade Nuno" w:date="2012-08-20T15:03:00Z"/>
          <w:rFonts w:eastAsia="Times New Roman" w:cs="Times New Roman"/>
          <w:color w:val="000000" w:themeColor="text1"/>
          <w:lang w:eastAsia="en-US"/>
        </w:rPr>
      </w:pPr>
    </w:p>
    <w:p w14:paraId="75C59CFC" w14:textId="77777777" w:rsidR="00E27FFA" w:rsidRPr="009B170B" w:rsidRDefault="00E27FFA" w:rsidP="00E27FFA">
      <w:pPr>
        <w:ind w:left="720"/>
        <w:rPr>
          <w:ins w:id="690" w:author="Bruno Sanchez-Andrade Nuno" w:date="2012-08-20T15:03:00Z"/>
          <w:rFonts w:eastAsia="Times New Roman" w:cs="Times New Roman"/>
          <w:color w:val="000000" w:themeColor="text1"/>
          <w:lang w:eastAsia="en-US"/>
        </w:rPr>
      </w:pPr>
      <w:ins w:id="691" w:author="Bruno Sanchez-Andrade Nuno" w:date="2012-08-20T15:03:00Z">
        <w:r w:rsidRPr="009B170B">
          <w:rPr>
            <w:rFonts w:eastAsia="Times New Roman" w:cs="Times New Roman"/>
            <w:i/>
            <w:color w:val="000000" w:themeColor="text1"/>
            <w:shd w:val="clear" w:color="auto" w:fill="FFFFFF"/>
            <w:lang w:eastAsia="en-US"/>
          </w:rPr>
          <w:t>MEDA</w:t>
        </w:r>
        <w:r w:rsidRPr="009B170B">
          <w:rPr>
            <w:rFonts w:eastAsia="Times New Roman" w:cs="Times New Roman"/>
            <w:color w:val="000000" w:themeColor="text1"/>
            <w:shd w:val="clear" w:color="auto" w:fill="FFFFFF"/>
            <w:lang w:eastAsia="en-US"/>
          </w:rPr>
          <w:t xml:space="preserve"> has created an innovative program, Technology Links for Improved Access and Incomes (Techno-Links) </w:t>
        </w:r>
        <w:proofErr w:type="gramStart"/>
        <w:r w:rsidRPr="009B170B">
          <w:rPr>
            <w:rFonts w:eastAsia="Times New Roman" w:cs="Times New Roman"/>
            <w:color w:val="000000" w:themeColor="text1"/>
            <w:shd w:val="clear" w:color="auto" w:fill="FFFFFF"/>
            <w:lang w:eastAsia="en-US"/>
          </w:rPr>
          <w:t>which</w:t>
        </w:r>
        <w:proofErr w:type="gramEnd"/>
        <w:r w:rsidRPr="009B170B">
          <w:rPr>
            <w:rFonts w:eastAsia="Times New Roman" w:cs="Times New Roman"/>
            <w:color w:val="000000" w:themeColor="text1"/>
            <w:shd w:val="clear" w:color="auto" w:fill="FFFFFF"/>
            <w:lang w:eastAsia="en-US"/>
          </w:rPr>
          <w:t xml:space="preserve"> provides rural farming families access to technology, such as drip irrigation and tilling equipment, for agricultural products.</w:t>
        </w:r>
      </w:ins>
    </w:p>
    <w:p w14:paraId="3924639D" w14:textId="77777777" w:rsidR="00E27FFA" w:rsidRPr="009B170B" w:rsidRDefault="00E27FFA" w:rsidP="00E27FFA">
      <w:pPr>
        <w:ind w:left="720"/>
        <w:rPr>
          <w:ins w:id="692" w:author="Bruno Sanchez-Andrade Nuno" w:date="2012-08-20T15:03:00Z"/>
          <w:rFonts w:eastAsia="Times New Roman" w:cs="Times New Roman"/>
          <w:color w:val="000000" w:themeColor="text1"/>
          <w:lang w:eastAsia="en-US"/>
        </w:rPr>
      </w:pPr>
    </w:p>
    <w:p w14:paraId="440E3F73" w14:textId="77777777" w:rsidR="00E27FFA" w:rsidRPr="009B170B" w:rsidRDefault="00E27FFA" w:rsidP="00E27FFA">
      <w:pPr>
        <w:ind w:left="720"/>
        <w:rPr>
          <w:ins w:id="693" w:author="Bruno Sanchez-Andrade Nuno" w:date="2012-08-20T15:03:00Z"/>
          <w:rFonts w:eastAsia="Times New Roman" w:cs="Times New Roman"/>
          <w:color w:val="000000" w:themeColor="text1"/>
          <w:lang w:eastAsia="en-US"/>
        </w:rPr>
      </w:pPr>
      <w:ins w:id="694" w:author="Bruno Sanchez-Andrade Nuno" w:date="2012-08-20T15:03:00Z">
        <w:r w:rsidRPr="009B170B">
          <w:rPr>
            <w:rFonts w:eastAsia="Times New Roman" w:cs="Times New Roman"/>
            <w:i/>
            <w:color w:val="000000" w:themeColor="text1"/>
            <w:shd w:val="clear" w:color="auto" w:fill="FFFFFF"/>
            <w:lang w:eastAsia="en-US"/>
          </w:rPr>
          <w:t>Positive Innovation for the Next Generation (PING)</w:t>
        </w:r>
        <w:r w:rsidRPr="009B170B">
          <w:rPr>
            <w:rFonts w:eastAsia="Times New Roman" w:cs="Times New Roman"/>
            <w:color w:val="000000" w:themeColor="text1"/>
            <w:shd w:val="clear" w:color="auto" w:fill="FFFFFF"/>
            <w:lang w:eastAsia="en-US"/>
          </w:rPr>
          <w:t xml:space="preserve"> has created the Disease Surveillance &amp; Mapping Project in Botswana to increase the efficiency and productivity of each healthcare worker in the country.</w:t>
        </w:r>
      </w:ins>
    </w:p>
    <w:p w14:paraId="71A4E834" w14:textId="77777777" w:rsidR="00E27FFA" w:rsidRDefault="00E27FFA" w:rsidP="00E27FFA">
      <w:pPr>
        <w:rPr>
          <w:ins w:id="695" w:author="Bruno Sanchez-Andrade Nuno" w:date="2012-08-20T15:03:00Z"/>
          <w:rFonts w:eastAsia="Times New Roman" w:cs="Times New Roman"/>
          <w:color w:val="000000" w:themeColor="text1"/>
          <w:lang w:eastAsia="en-US"/>
        </w:rPr>
      </w:pPr>
    </w:p>
    <w:p w14:paraId="5E6D1364" w14:textId="77777777" w:rsidR="00E27FFA" w:rsidRDefault="00E27FFA" w:rsidP="00E27FFA">
      <w:pPr>
        <w:pStyle w:val="Heading3"/>
        <w:rPr>
          <w:ins w:id="696" w:author="Bruno Sanchez-Andrade Nuno" w:date="2012-08-20T15:03:00Z"/>
          <w:lang w:eastAsia="en-US"/>
        </w:rPr>
        <w:pPrChange w:id="697" w:author="Bruno Sanchez-Andrade Nuno" w:date="2012-08-20T15:04:00Z">
          <w:pPr/>
        </w:pPrChange>
      </w:pPr>
      <w:bookmarkStart w:id="698" w:name="_Toc207094519"/>
      <w:ins w:id="699" w:author="Bruno Sanchez-Andrade Nuno" w:date="2012-08-20T15:03:00Z">
        <w:r>
          <w:rPr>
            <w:lang w:eastAsia="en-US"/>
          </w:rPr>
          <w:t>GAIN Knowledge</w:t>
        </w:r>
        <w:bookmarkEnd w:id="698"/>
      </w:ins>
    </w:p>
    <w:p w14:paraId="198DD0F3" w14:textId="77777777" w:rsidR="00E27FFA" w:rsidRDefault="00E27FFA" w:rsidP="00E27FFA">
      <w:pPr>
        <w:rPr>
          <w:ins w:id="700" w:author="Bruno Sanchez-Andrade Nuno" w:date="2012-08-20T15:03:00Z"/>
          <w:rFonts w:eastAsia="Times New Roman" w:cs="Times New Roman"/>
          <w:b/>
          <w:color w:val="000000" w:themeColor="text1"/>
          <w:sz w:val="28"/>
          <w:szCs w:val="28"/>
          <w:lang w:eastAsia="en-US"/>
        </w:rPr>
      </w:pPr>
    </w:p>
    <w:p w14:paraId="7095CA26" w14:textId="77777777" w:rsidR="00E27FFA" w:rsidRPr="005B2F88" w:rsidRDefault="00E27FFA" w:rsidP="00E27FFA">
      <w:pPr>
        <w:rPr>
          <w:ins w:id="701" w:author="Bruno Sanchez-Andrade Nuno" w:date="2012-08-20T15:03:00Z"/>
          <w:rFonts w:eastAsia="Times New Roman" w:cs="Times New Roman"/>
          <w:color w:val="000000" w:themeColor="text1"/>
        </w:rPr>
      </w:pPr>
      <w:ins w:id="702" w:author="Bruno Sanchez-Andrade Nuno" w:date="2012-08-20T15:03:00Z">
        <w:r w:rsidRPr="005B2F88">
          <w:rPr>
            <w:rFonts w:eastAsia="Times New Roman" w:cs="Times New Roman"/>
            <w:color w:val="000000" w:themeColor="text1"/>
            <w:shd w:val="clear" w:color="auto" w:fill="FFFFFF"/>
          </w:rPr>
          <w:t>GAIN is sharing ideas and efforts to governments, NGOs and the business community to increase awareness of the urgent need to adapt. GAIN's</w:t>
        </w:r>
        <w:r w:rsidRPr="005B2F88">
          <w:rPr>
            <w:rStyle w:val="apple-converted-space"/>
            <w:rFonts w:eastAsia="Times New Roman" w:cs="Times New Roman"/>
            <w:color w:val="000000" w:themeColor="text1"/>
            <w:shd w:val="clear" w:color="auto" w:fill="FFFFFF"/>
          </w:rPr>
          <w:t xml:space="preserve"> Annual Meetings &amp; Scientific </w:t>
        </w:r>
        <w:proofErr w:type="spellStart"/>
        <w:r w:rsidRPr="005B2F88">
          <w:rPr>
            <w:rStyle w:val="apple-converted-space"/>
            <w:rFonts w:eastAsia="Times New Roman" w:cs="Times New Roman"/>
            <w:color w:val="000000" w:themeColor="text1"/>
            <w:shd w:val="clear" w:color="auto" w:fill="FFFFFF"/>
          </w:rPr>
          <w:t>Convenings</w:t>
        </w:r>
        <w:proofErr w:type="spellEnd"/>
        <w:r w:rsidRPr="005B2F88">
          <w:rPr>
            <w:rStyle w:val="apple-converted-space"/>
            <w:rFonts w:eastAsia="Times New Roman" w:cs="Times New Roman"/>
            <w:color w:val="000000" w:themeColor="text1"/>
            <w:shd w:val="clear" w:color="auto" w:fill="FFFFFF"/>
          </w:rPr>
          <w:t> </w:t>
        </w:r>
        <w:r w:rsidRPr="005B2F88">
          <w:rPr>
            <w:rFonts w:eastAsia="Times New Roman" w:cs="Times New Roman"/>
            <w:color w:val="000000" w:themeColor="text1"/>
            <w:shd w:val="clear" w:color="auto" w:fill="FFFFFF"/>
          </w:rPr>
          <w:t>gather an unparalleled field of private sector, academic and government leaders to develop pragmatic adaptation solutions. News, next practices and Thought Leader pieces can be found at GAIN.org.</w:t>
        </w:r>
        <w:r w:rsidRPr="005B2F88">
          <w:rPr>
            <w:rStyle w:val="apple-converted-space"/>
            <w:rFonts w:eastAsia="Times New Roman" w:cs="Times New Roman"/>
            <w:color w:val="000000" w:themeColor="text1"/>
            <w:shd w:val="clear" w:color="auto" w:fill="FFFFFF"/>
          </w:rPr>
          <w:t> </w:t>
        </w:r>
      </w:ins>
    </w:p>
    <w:p w14:paraId="3D7905C5" w14:textId="77777777" w:rsidR="00E27FFA" w:rsidRDefault="00E27FFA" w:rsidP="00E27FFA">
      <w:pPr>
        <w:rPr>
          <w:ins w:id="703" w:author="Bruno Sanchez-Andrade Nuno" w:date="2012-08-20T15:03:00Z"/>
          <w:rFonts w:eastAsia="Times New Roman" w:cs="Times New Roman"/>
          <w:b/>
          <w:color w:val="000000" w:themeColor="text1"/>
          <w:sz w:val="28"/>
          <w:szCs w:val="28"/>
          <w:lang w:eastAsia="en-US"/>
        </w:rPr>
      </w:pPr>
    </w:p>
    <w:p w14:paraId="66DF3B0B" w14:textId="77777777" w:rsidR="00E27FFA" w:rsidRPr="005B2F88" w:rsidRDefault="00E27FFA" w:rsidP="00E27FFA">
      <w:pPr>
        <w:rPr>
          <w:ins w:id="704" w:author="Bruno Sanchez-Andrade Nuno" w:date="2012-08-20T15:03:00Z"/>
          <w:b/>
          <w:sz w:val="28"/>
          <w:szCs w:val="28"/>
        </w:rPr>
      </w:pPr>
    </w:p>
    <w:p w14:paraId="68760B0C" w14:textId="7DA49309" w:rsidR="00B03B4D" w:rsidRPr="001E5DF2" w:rsidRDefault="00B04B24" w:rsidP="00E27FFA">
      <w:del w:id="705" w:author="Bruno Sanchez-Andrade Nuno" w:date="2012-08-20T15:03:00Z">
        <w:r w:rsidDel="00E27FFA">
          <w:delText>[Davis, this is a section tu</w:delText>
        </w:r>
      </w:del>
      <w:ins w:id="706" w:author="Jamie Carson" w:date="2012-08-20T13:30:00Z">
        <w:del w:id="707" w:author="Bruno Sanchez-Andrade Nuno" w:date="2012-08-20T15:03:00Z">
          <w:r w:rsidR="00A16F10" w:rsidDel="00E27FFA">
            <w:delText>to</w:delText>
          </w:r>
        </w:del>
      </w:ins>
      <w:del w:id="708" w:author="Bruno Sanchez-Andrade Nuno" w:date="2012-08-20T15:03:00Z">
        <w:r w:rsidDel="00E27FFA">
          <w:delText xml:space="preserve"> summarize our work in Mexico, Proposals, Prizes, … nothing too long]</w:delText>
        </w:r>
      </w:del>
    </w:p>
    <w:sectPr w:rsidR="00B03B4D" w:rsidRPr="001E5DF2" w:rsidSect="00493101">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Tim Wierzbicki" w:date="2012-08-20T14:35:00Z" w:initials="TW">
    <w:p w14:paraId="7DB688A0" w14:textId="56A173CB" w:rsidR="00E94555" w:rsidRDefault="00E94555">
      <w:pPr>
        <w:pStyle w:val="CommentText"/>
      </w:pPr>
      <w:r>
        <w:rPr>
          <w:rStyle w:val="CommentReference"/>
        </w:rPr>
        <w:annotationRef/>
      </w:r>
      <w:r>
        <w:t xml:space="preserve">Jamie, please reset the world map as we discussed earlier, to show more of the red countries and less of the US and Europe. </w:t>
      </w:r>
    </w:p>
  </w:comment>
  <w:comment w:id="235" w:author="Tim Wierzbicki" w:date="2012-08-20T15:01:00Z" w:initials="TW">
    <w:p w14:paraId="2C5F6F66" w14:textId="77777777" w:rsidR="00E94555" w:rsidRDefault="00E94555" w:rsidP="00F850EB">
      <w:pPr>
        <w:pStyle w:val="CommentText"/>
      </w:pPr>
      <w:r>
        <w:rPr>
          <w:rStyle w:val="CommentReference"/>
        </w:rPr>
        <w:annotationRef/>
      </w:r>
      <w:r>
        <w:t>Please add Mark Miles as Senior Advisor</w:t>
      </w:r>
    </w:p>
    <w:p w14:paraId="644161BC" w14:textId="77777777" w:rsidR="00E94555" w:rsidRDefault="00E94555" w:rsidP="00F850EB">
      <w:pPr>
        <w:pStyle w:val="CommentText"/>
      </w:pPr>
    </w:p>
    <w:p w14:paraId="3B4F66A7" w14:textId="77777777" w:rsidR="00E94555" w:rsidRDefault="00E94555" w:rsidP="00F850EB">
      <w:pPr>
        <w:pStyle w:val="CommentText"/>
      </w:pPr>
      <w:r>
        <w:t xml:space="preserve">Also </w:t>
      </w:r>
      <w:proofErr w:type="gramStart"/>
      <w:r>
        <w:t>think  we</w:t>
      </w:r>
      <w:proofErr w:type="gramEnd"/>
      <w:r>
        <w:t xml:space="preserve"> should put pages 3-5 on one page.</w:t>
      </w:r>
    </w:p>
  </w:comment>
  <w:comment w:id="248" w:author="Tim Wierzbicki" w:date="2012-08-20T14:05:00Z" w:initials="TW">
    <w:p w14:paraId="2E34F833" w14:textId="585E9A03" w:rsidR="00E94555" w:rsidRDefault="00E94555">
      <w:pPr>
        <w:pStyle w:val="CommentText"/>
      </w:pPr>
      <w:r>
        <w:rPr>
          <w:rStyle w:val="CommentReference"/>
        </w:rPr>
        <w:annotationRef/>
      </w:r>
      <w:r>
        <w:t>Please add Mark Miles as Senior Advisor</w:t>
      </w:r>
    </w:p>
    <w:p w14:paraId="6420C626" w14:textId="77777777" w:rsidR="00E94555" w:rsidRDefault="00E94555">
      <w:pPr>
        <w:pStyle w:val="CommentText"/>
      </w:pPr>
    </w:p>
    <w:p w14:paraId="404748BF" w14:textId="6ED4DB6A" w:rsidR="00E94555" w:rsidRDefault="00E94555">
      <w:pPr>
        <w:pStyle w:val="CommentText"/>
      </w:pPr>
      <w:r>
        <w:t xml:space="preserve">Also </w:t>
      </w:r>
      <w:proofErr w:type="gramStart"/>
      <w:r>
        <w:t>think  we</w:t>
      </w:r>
      <w:proofErr w:type="gramEnd"/>
      <w:r>
        <w:t xml:space="preserve"> should put pages 3-5 on one page.</w:t>
      </w:r>
    </w:p>
  </w:comment>
  <w:comment w:id="254" w:author="Tim Wierzbicki" w:date="2012-08-20T14:07:00Z" w:initials="TW">
    <w:p w14:paraId="76F270CF" w14:textId="71A31C07" w:rsidR="00E94555" w:rsidRDefault="00E94555">
      <w:pPr>
        <w:pStyle w:val="CommentText"/>
      </w:pPr>
      <w:r>
        <w:rPr>
          <w:rStyle w:val="CommentReference"/>
        </w:rPr>
        <w:annotationRef/>
      </w:r>
      <w:r>
        <w:t>Pix of Ian in this section?</w:t>
      </w:r>
    </w:p>
  </w:comment>
  <w:comment w:id="342" w:author="Ian Noble" w:date="2012-08-17T12:03:00Z" w:initials="IN">
    <w:p w14:paraId="00FF53D3" w14:textId="59B969BF" w:rsidR="00E94555" w:rsidRDefault="00E94555">
      <w:pPr>
        <w:pStyle w:val="CommentText"/>
      </w:pPr>
      <w:r>
        <w:rPr>
          <w:rStyle w:val="CommentReference"/>
        </w:rPr>
        <w:annotationRef/>
      </w:r>
      <w:r>
        <w:t>Bruno – please check</w:t>
      </w:r>
    </w:p>
  </w:comment>
  <w:comment w:id="343" w:author="Ian Noble" w:date="2012-08-17T12:05:00Z" w:initials="IN">
    <w:p w14:paraId="78104E78" w14:textId="1742A77F" w:rsidR="00E94555" w:rsidRDefault="00E94555">
      <w:pPr>
        <w:pStyle w:val="CommentText"/>
      </w:pPr>
      <w:r>
        <w:rPr>
          <w:rStyle w:val="CommentReference"/>
        </w:rPr>
        <w:annotationRef/>
      </w:r>
      <w:r>
        <w:t>I do not follow.  “</w:t>
      </w:r>
      <w:proofErr w:type="gramStart"/>
      <w:r>
        <w:t>visits</w:t>
      </w:r>
      <w:proofErr w:type="gramEnd"/>
      <w:r>
        <w:t xml:space="preserve"> towards this site” ??</w:t>
      </w:r>
    </w:p>
  </w:comment>
  <w:comment w:id="348" w:author="Tim Wierzbicki" w:date="2012-08-20T14:15:00Z" w:initials="TW">
    <w:p w14:paraId="7D6B3C04" w14:textId="5D224627" w:rsidR="00E94555" w:rsidRDefault="00E94555">
      <w:pPr>
        <w:pStyle w:val="CommentText"/>
      </w:pPr>
      <w:r>
        <w:rPr>
          <w:rStyle w:val="CommentReference"/>
        </w:rPr>
        <w:annotationRef/>
      </w:r>
      <w:r>
        <w:t>Which homepage? GAIN.org or Index.gain.org?</w:t>
      </w:r>
    </w:p>
  </w:comment>
  <w:comment w:id="353" w:author="Ian Noble" w:date="2012-08-17T12:06:00Z" w:initials="IN">
    <w:p w14:paraId="3683763F" w14:textId="28B21DFB" w:rsidR="00E94555" w:rsidRDefault="00E94555">
      <w:pPr>
        <w:pStyle w:val="CommentText"/>
      </w:pPr>
      <w:r>
        <w:rPr>
          <w:rStyle w:val="CommentReference"/>
        </w:rPr>
        <w:annotationRef/>
      </w:r>
      <w:r>
        <w:t>We need to be consistent with spelling and capitalization.</w:t>
      </w:r>
    </w:p>
  </w:comment>
  <w:comment w:id="356" w:author="Ian Noble" w:date="2012-08-17T12:08:00Z" w:initials="IN">
    <w:p w14:paraId="6BB5C807" w14:textId="4994ECC9" w:rsidR="00E94555" w:rsidRDefault="00E94555">
      <w:pPr>
        <w:pStyle w:val="CommentText"/>
      </w:pPr>
      <w:r>
        <w:rPr>
          <w:rStyle w:val="CommentReference"/>
        </w:rPr>
        <w:annotationRef/>
      </w:r>
      <w:r>
        <w:t>Should the pale blue graph be “New Visitors”?</w:t>
      </w:r>
    </w:p>
  </w:comment>
  <w:comment w:id="357" w:author="Ian Noble" w:date="2012-08-17T12:08:00Z" w:initials="IN">
    <w:p w14:paraId="714CB096" w14:textId="1B0B65EB" w:rsidR="00E94555" w:rsidRDefault="00E94555">
      <w:pPr>
        <w:pStyle w:val="CommentText"/>
      </w:pPr>
      <w:r>
        <w:rPr>
          <w:rStyle w:val="CommentReference"/>
        </w:rPr>
        <w:annotationRef/>
      </w:r>
      <w:r>
        <w:t>See earlier comment</w:t>
      </w:r>
    </w:p>
  </w:comment>
  <w:comment w:id="364" w:author="Tim Wierzbicki" w:date="2012-08-09T13:53:00Z" w:initials="TW">
    <w:p w14:paraId="003CB202" w14:textId="292C4EE2" w:rsidR="00E94555" w:rsidRDefault="00E94555">
      <w:pPr>
        <w:pStyle w:val="CommentText"/>
      </w:pPr>
      <w:r>
        <w:rPr>
          <w:rStyle w:val="CommentReference"/>
        </w:rPr>
        <w:annotationRef/>
      </w:r>
      <w:r>
        <w:t>Shouldn’t there be “other”???</w:t>
      </w:r>
    </w:p>
  </w:comment>
  <w:comment w:id="373" w:author="Ian Noble" w:date="2012-08-17T12:10:00Z" w:initials="IN">
    <w:p w14:paraId="1F51A836" w14:textId="44405F36" w:rsidR="00E94555" w:rsidRDefault="00E94555">
      <w:pPr>
        <w:pStyle w:val="CommentText"/>
      </w:pPr>
      <w:r>
        <w:rPr>
          <w:rStyle w:val="CommentReference"/>
        </w:rPr>
        <w:annotationRef/>
      </w:r>
      <w:r>
        <w:t>See my earlier comment on the flowchart.  We probably need to move this explanation up the document.</w:t>
      </w:r>
    </w:p>
  </w:comment>
  <w:comment w:id="374" w:author="Davis Cherry" w:date="2012-08-09T15:13:00Z" w:initials="DC">
    <w:p w14:paraId="6CCEFF5F" w14:textId="7C38F0E5" w:rsidR="00E94555" w:rsidRDefault="00E94555">
      <w:pPr>
        <w:pStyle w:val="CommentText"/>
      </w:pPr>
      <w:r>
        <w:rPr>
          <w:rStyle w:val="CommentReference"/>
        </w:rPr>
        <w:annotationRef/>
      </w:r>
      <w:r>
        <w:t xml:space="preserve">So people come to index.gain.org by only typing in "Chad"? </w:t>
      </w:r>
      <w:proofErr w:type="gramStart"/>
      <w:r>
        <w:t>or</w:t>
      </w:r>
      <w:proofErr w:type="gramEnd"/>
      <w:r>
        <w:t xml:space="preserve"> "Chad Adaptation" ...  </w:t>
      </w:r>
    </w:p>
  </w:comment>
  <w:comment w:id="377" w:author="Davis Cherry" w:date="2012-08-09T15:10:00Z" w:initials="DC">
    <w:p w14:paraId="05FD485A" w14:textId="430F66E3" w:rsidR="00E94555" w:rsidRDefault="00E94555">
      <w:pPr>
        <w:pStyle w:val="CommentText"/>
      </w:pPr>
      <w:r>
        <w:rPr>
          <w:rStyle w:val="CommentReference"/>
        </w:rPr>
        <w:annotationRef/>
      </w:r>
      <w:proofErr w:type="gramStart"/>
      <w:r>
        <w:t>to</w:t>
      </w:r>
      <w:proofErr w:type="gramEnd"/>
      <w:r>
        <w:t xml:space="preserve"> what?</w:t>
      </w:r>
    </w:p>
  </w:comment>
  <w:comment w:id="378" w:author="Davis Cherry" w:date="2012-08-09T15:11:00Z" w:initials="DC">
    <w:p w14:paraId="40EAE2CA" w14:textId="5E012400" w:rsidR="00E94555" w:rsidRDefault="00E94555">
      <w:pPr>
        <w:pStyle w:val="CommentText"/>
      </w:pPr>
      <w:r>
        <w:rPr>
          <w:rStyle w:val="CommentReference"/>
        </w:rPr>
        <w:annotationRef/>
      </w:r>
      <w:proofErr w:type="gramStart"/>
      <w:r>
        <w:t>from</w:t>
      </w:r>
      <w:proofErr w:type="gramEnd"/>
      <w:r>
        <w:t>?</w:t>
      </w:r>
    </w:p>
  </w:comment>
  <w:comment w:id="379" w:author="Tim Wierzbicki" w:date="2012-08-20T14:19:00Z" w:initials="TW">
    <w:p w14:paraId="06EA2B53" w14:textId="7B2597C6" w:rsidR="00E94555" w:rsidRDefault="00E94555">
      <w:pPr>
        <w:pStyle w:val="CommentText"/>
      </w:pPr>
      <w:r>
        <w:rPr>
          <w:rStyle w:val="CommentReference"/>
        </w:rPr>
        <w:annotationRef/>
      </w:r>
      <w:r>
        <w:t>“</w:t>
      </w:r>
      <w:proofErr w:type="gramStart"/>
      <w:r>
        <w:t>most</w:t>
      </w:r>
      <w:proofErr w:type="gramEnd"/>
      <w:r>
        <w:t xml:space="preserve"> interesting” depends on the user and obviously is not supported by the data.  I would say something like the Matrix is “arguably” one of the most interesting…</w:t>
      </w:r>
    </w:p>
  </w:comment>
  <w:comment w:id="426" w:author="Tim Wierzbicki" w:date="2012-08-20T14:25:00Z" w:initials="TW">
    <w:p w14:paraId="480D83E7" w14:textId="498A1BB8" w:rsidR="00E94555" w:rsidRDefault="00E94555">
      <w:pPr>
        <w:pStyle w:val="CommentText"/>
      </w:pPr>
      <w:r>
        <w:rPr>
          <w:rStyle w:val="CommentReference"/>
        </w:rPr>
        <w:annotationRef/>
      </w:r>
    </w:p>
  </w:comment>
  <w:comment w:id="433" w:author="Davis Cherry" w:date="2012-08-09T15:27:00Z" w:initials="DC">
    <w:p w14:paraId="0F69D5E0" w14:textId="03F40543" w:rsidR="00E94555" w:rsidRDefault="00E94555">
      <w:pPr>
        <w:pStyle w:val="CommentText"/>
      </w:pPr>
      <w:r>
        <w:rPr>
          <w:rStyle w:val="CommentReference"/>
        </w:rPr>
        <w:annotationRef/>
      </w:r>
      <w:r>
        <w:t xml:space="preserve">This isn't particularly clear ... </w:t>
      </w:r>
    </w:p>
  </w:comment>
  <w:comment w:id="435" w:author="Davis Cherry" w:date="2012-08-09T15:28:00Z" w:initials="DC">
    <w:p w14:paraId="4BBC958A" w14:textId="4C680B09" w:rsidR="00E94555" w:rsidRDefault="00E94555">
      <w:pPr>
        <w:pStyle w:val="CommentText"/>
      </w:pPr>
      <w:r>
        <w:rPr>
          <w:rStyle w:val="CommentReference"/>
        </w:rPr>
        <w:annotationRef/>
      </w:r>
      <w:r>
        <w:t xml:space="preserve">For the general reader, what do we mean by the "code"? </w:t>
      </w:r>
      <w:proofErr w:type="gramStart"/>
      <w:r>
        <w:t>maybe</w:t>
      </w:r>
      <w:proofErr w:type="gramEnd"/>
      <w:r>
        <w:t xml:space="preserve"> a one-sentence explanation</w:t>
      </w:r>
    </w:p>
  </w:comment>
  <w:comment w:id="438" w:author="Davis Cherry" w:date="2012-08-09T15:29:00Z" w:initials="DC">
    <w:p w14:paraId="4C2E6B2E" w14:textId="490A265F" w:rsidR="00E94555" w:rsidRDefault="00E94555">
      <w:pPr>
        <w:pStyle w:val="CommentText"/>
      </w:pPr>
      <w:r>
        <w:rPr>
          <w:rStyle w:val="CommentReference"/>
        </w:rPr>
        <w:annotationRef/>
      </w:r>
      <w:proofErr w:type="gramStart"/>
      <w:r>
        <w:t>this</w:t>
      </w:r>
      <w:proofErr w:type="gramEnd"/>
      <w:r>
        <w:t xml:space="preserve"> is the first and only time the "issue tracker" is mentioned, to what does it refer? </w:t>
      </w:r>
      <w:proofErr w:type="gramStart"/>
      <w:r>
        <w:t>and</w:t>
      </w:r>
      <w:proofErr w:type="gramEnd"/>
      <w:r>
        <w:t xml:space="preserve"> maybe we can rename something previous</w:t>
      </w:r>
    </w:p>
  </w:comment>
  <w:comment w:id="441" w:author="Davis Cherry" w:date="2012-08-09T15:30:00Z" w:initials="DC">
    <w:p w14:paraId="256ED870" w14:textId="3BE684EC" w:rsidR="00E94555" w:rsidRDefault="00E94555">
      <w:pPr>
        <w:pStyle w:val="CommentText"/>
      </w:pPr>
      <w:r>
        <w:rPr>
          <w:rStyle w:val="CommentReference"/>
        </w:rPr>
        <w:annotationRef/>
      </w:r>
      <w:r>
        <w:t>This sounds broad and vague, maybe a better word for "framework"?</w:t>
      </w:r>
    </w:p>
  </w:comment>
  <w:comment w:id="468" w:author="Davis Cherry" w:date="2012-08-09T16:02:00Z" w:initials="DC">
    <w:p w14:paraId="6B6E62DE" w14:textId="4EE84537" w:rsidR="00E94555" w:rsidRDefault="00E94555">
      <w:pPr>
        <w:pStyle w:val="CommentText"/>
      </w:pPr>
      <w:r>
        <w:rPr>
          <w:rStyle w:val="CommentReference"/>
        </w:rPr>
        <w:annotationRef/>
      </w:r>
      <w:proofErr w:type="gramStart"/>
      <w:r>
        <w:t>is</w:t>
      </w:r>
      <w:proofErr w:type="gramEnd"/>
      <w:r>
        <w:t xml:space="preserve"> this correct?</w:t>
      </w:r>
    </w:p>
  </w:comment>
  <w:comment w:id="471" w:author="Ian Noble" w:date="2012-08-17T12:26:00Z" w:initials="IN">
    <w:p w14:paraId="0E147296" w14:textId="178E2E9F" w:rsidR="00E94555" w:rsidRDefault="00E94555">
      <w:pPr>
        <w:pStyle w:val="CommentText"/>
      </w:pPr>
      <w:r>
        <w:rPr>
          <w:rStyle w:val="CommentReference"/>
        </w:rPr>
        <w:annotationRef/>
      </w:r>
      <w:r>
        <w:t>We need a note to say that this same rule will be extended to the new sectors – or redo the Table with those sectors</w:t>
      </w:r>
    </w:p>
  </w:comment>
  <w:comment w:id="477" w:author="Ian Noble" w:date="2012-08-17T12:31:00Z" w:initials="IN">
    <w:p w14:paraId="5A244308" w14:textId="2CE7EA0B" w:rsidR="00E94555" w:rsidRDefault="00E94555">
      <w:pPr>
        <w:pStyle w:val="CommentText"/>
      </w:pPr>
      <w:r>
        <w:rPr>
          <w:rStyle w:val="CommentReference"/>
        </w:rPr>
        <w:annotationRef/>
      </w:r>
      <w:r>
        <w:t xml:space="preserve">It would be MUCH better to show top 10 </w:t>
      </w:r>
      <w:r w:rsidRPr="009A0D26">
        <w:rPr>
          <w:b/>
        </w:rPr>
        <w:t>and the bottom</w:t>
      </w:r>
      <w:r>
        <w:t xml:space="preserve"> 10 (or 20 for both)</w:t>
      </w:r>
    </w:p>
  </w:comment>
  <w:comment w:id="484" w:author="Tim Wierzbicki" w:date="2012-08-20T14:28:00Z" w:initials="TW">
    <w:p w14:paraId="3F839625" w14:textId="663FD630" w:rsidR="00E94555" w:rsidRDefault="00E94555">
      <w:pPr>
        <w:pStyle w:val="CommentText"/>
      </w:pPr>
      <w:r>
        <w:rPr>
          <w:rStyle w:val="CommentReference"/>
        </w:rPr>
        <w:annotationRef/>
      </w:r>
      <w:r>
        <w:t>Same as below, but 2011 Index?</w:t>
      </w:r>
    </w:p>
  </w:comment>
  <w:comment w:id="485" w:author="Tim Wierzbicki" w:date="2012-08-20T14:28:00Z" w:initials="TW">
    <w:p w14:paraId="5C04A972" w14:textId="7F54EC7E" w:rsidR="00E94555" w:rsidRDefault="00E94555">
      <w:pPr>
        <w:pStyle w:val="CommentText"/>
      </w:pPr>
      <w:r>
        <w:rPr>
          <w:rStyle w:val="CommentReference"/>
        </w:rPr>
        <w:annotationRef/>
      </w:r>
      <w:r>
        <w:t>Same as below, but 2011 Index</w:t>
      </w:r>
    </w:p>
  </w:comment>
  <w:comment w:id="486" w:author="Tim Wierzbicki" w:date="2012-08-20T14:27:00Z" w:initials="TW">
    <w:p w14:paraId="525643C6" w14:textId="429EAAA1" w:rsidR="00E94555" w:rsidRDefault="00E94555">
      <w:pPr>
        <w:pStyle w:val="CommentText"/>
      </w:pPr>
      <w:r>
        <w:rPr>
          <w:rStyle w:val="CommentReference"/>
        </w:rPr>
        <w:annotationRef/>
      </w:r>
      <w:r>
        <w:t>To be consistent, do we need to say  “2012 Index” although I understand that this is 2011 data??</w:t>
      </w:r>
    </w:p>
  </w:comment>
  <w:comment w:id="510" w:author="Ian Noble" w:date="2012-08-17T12:35:00Z" w:initials="IN">
    <w:p w14:paraId="382510B4" w14:textId="1859D027" w:rsidR="00E94555" w:rsidRDefault="00E94555">
      <w:pPr>
        <w:pStyle w:val="CommentText"/>
      </w:pPr>
      <w:r>
        <w:rPr>
          <w:rStyle w:val="CommentReference"/>
        </w:rPr>
        <w:annotationRef/>
      </w:r>
      <w:r>
        <w:t>Do the bubbles really add much useful information – keep it simple.</w:t>
      </w:r>
    </w:p>
  </w:comment>
  <w:comment w:id="537" w:author="Ian Noble" w:date="2012-08-17T12:34:00Z" w:initials="IN">
    <w:p w14:paraId="69A85081" w14:textId="3C73FE15" w:rsidR="00E94555" w:rsidRDefault="00E94555">
      <w:pPr>
        <w:pStyle w:val="CommentText"/>
      </w:pPr>
      <w:r>
        <w:rPr>
          <w:rStyle w:val="CommentReference"/>
        </w:rPr>
        <w:annotationRef/>
      </w:r>
      <w:r>
        <w:t>But there is a clear trend in the errors – can we say anything about this?</w:t>
      </w:r>
    </w:p>
    <w:p w14:paraId="319BAE21" w14:textId="77777777" w:rsidR="00E94555" w:rsidRDefault="00E94555">
      <w:pPr>
        <w:pStyle w:val="CommentText"/>
      </w:pPr>
    </w:p>
  </w:comment>
  <w:comment w:id="565" w:author="Tim Wierzbicki" w:date="2012-08-20T14:33:00Z" w:initials="TW">
    <w:p w14:paraId="7E720AD2" w14:textId="12CD954C" w:rsidR="00E94555" w:rsidRDefault="00E94555">
      <w:pPr>
        <w:pStyle w:val="CommentText"/>
      </w:pPr>
      <w:r>
        <w:rPr>
          <w:rStyle w:val="CommentReference"/>
        </w:rPr>
        <w:annotationRef/>
      </w:r>
      <w:r>
        <w:t>Shouldn’t we raise the issue of changing the Vulnerability axis to “Readiness” and change its direction as half of the Council of Scientists agree???</w:t>
      </w:r>
    </w:p>
  </w:comment>
  <w:comment w:id="585" w:author="Ian Noble" w:date="2012-08-17T12:35:00Z" w:initials="IN">
    <w:p w14:paraId="6A93A55D" w14:textId="1E9E5EE4" w:rsidR="00E94555" w:rsidRDefault="00E94555">
      <w:pPr>
        <w:pStyle w:val="CommentText"/>
      </w:pPr>
      <w:r>
        <w:rPr>
          <w:rStyle w:val="CommentReference"/>
        </w:rPr>
        <w:annotationRef/>
      </w:r>
      <w:r>
        <w:t>Not clear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DC71B" w14:textId="77777777" w:rsidR="00E94555" w:rsidRDefault="00E94555" w:rsidP="006E0F43">
      <w:r>
        <w:separator/>
      </w:r>
    </w:p>
  </w:endnote>
  <w:endnote w:type="continuationSeparator" w:id="0">
    <w:p w14:paraId="568C2303" w14:textId="77777777" w:rsidR="00E94555" w:rsidRDefault="00E94555" w:rsidP="006E0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7A068" w14:textId="77777777" w:rsidR="00E94555" w:rsidRDefault="00E94555" w:rsidP="00F16F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219517" w14:textId="77777777" w:rsidR="00E94555" w:rsidRDefault="00E94555" w:rsidP="006E0F43">
    <w:pPr>
      <w:pStyle w:val="Footer"/>
      <w:ind w:right="360" w:firstLine="360"/>
    </w:pPr>
  </w:p>
  <w:p w14:paraId="20E857A2" w14:textId="77777777" w:rsidR="00E94555" w:rsidRDefault="00E9455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E974F" w14:textId="7B4060A3" w:rsidR="00E94555" w:rsidRPr="002E2E2D" w:rsidRDefault="00E94555" w:rsidP="002E2E2D">
    <w:pPr>
      <w:pStyle w:val="Footer"/>
      <w:jc w:val="center"/>
    </w:pPr>
    <w:r>
      <w:t>--Not for circulation outside the Consultation process--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15C4AE" w14:textId="77777777" w:rsidR="00E94555" w:rsidRDefault="00E94555" w:rsidP="006E0F43">
      <w:r>
        <w:separator/>
      </w:r>
    </w:p>
  </w:footnote>
  <w:footnote w:type="continuationSeparator" w:id="0">
    <w:p w14:paraId="75F5A662" w14:textId="77777777" w:rsidR="00E94555" w:rsidRDefault="00E94555" w:rsidP="006E0F43">
      <w:r>
        <w:continuationSeparator/>
      </w:r>
    </w:p>
  </w:footnote>
  <w:footnote w:id="1">
    <w:p w14:paraId="1B07C518" w14:textId="3018E521" w:rsidR="00E94555" w:rsidRPr="00B01FE2" w:rsidRDefault="00E94555" w:rsidP="00573147">
      <w:pPr>
        <w:pStyle w:val="FootnoteText"/>
        <w:rPr>
          <w:lang w:val="es-ES_tradnl"/>
        </w:rPr>
      </w:pPr>
      <w:r>
        <w:rPr>
          <w:rStyle w:val="FootnoteReference"/>
        </w:rPr>
        <w:footnoteRef/>
      </w:r>
      <w:r>
        <w:t xml:space="preserve"> The </w:t>
      </w:r>
      <w:r w:rsidRPr="006E2612">
        <w:rPr>
          <w:sz w:val="18"/>
          <w:szCs w:val="18"/>
          <w:lang w:val="es-ES_tradnl"/>
        </w:rPr>
        <w:t xml:space="preserve">Google Analytics </w:t>
      </w:r>
      <w:r>
        <w:rPr>
          <w:sz w:val="18"/>
          <w:szCs w:val="18"/>
          <w:lang w:val="es-ES_tradnl"/>
        </w:rPr>
        <w:t xml:space="preserve">software </w:t>
      </w:r>
      <w:proofErr w:type="spellStart"/>
      <w:r>
        <w:rPr>
          <w:sz w:val="18"/>
          <w:szCs w:val="18"/>
          <w:lang w:val="es-ES_tradnl"/>
        </w:rPr>
        <w:t>does</w:t>
      </w:r>
      <w:proofErr w:type="spellEnd"/>
      <w:r>
        <w:rPr>
          <w:sz w:val="18"/>
          <w:szCs w:val="18"/>
          <w:lang w:val="es-ES_tradnl"/>
        </w:rPr>
        <w:t xml:space="preserve"> </w:t>
      </w:r>
      <w:proofErr w:type="spellStart"/>
      <w:r>
        <w:rPr>
          <w:sz w:val="18"/>
          <w:szCs w:val="18"/>
          <w:lang w:val="es-ES_tradnl"/>
        </w:rPr>
        <w:t>not</w:t>
      </w:r>
      <w:proofErr w:type="spellEnd"/>
      <w:r>
        <w:rPr>
          <w:sz w:val="18"/>
          <w:szCs w:val="18"/>
          <w:lang w:val="es-ES_tradnl"/>
        </w:rPr>
        <w:t xml:space="preserve"> </w:t>
      </w:r>
      <w:proofErr w:type="spellStart"/>
      <w:r>
        <w:rPr>
          <w:sz w:val="18"/>
          <w:szCs w:val="18"/>
          <w:lang w:val="es-ES_tradnl"/>
        </w:rPr>
        <w:t>detect</w:t>
      </w:r>
      <w:proofErr w:type="spellEnd"/>
      <w:r>
        <w:rPr>
          <w:sz w:val="18"/>
          <w:szCs w:val="18"/>
          <w:lang w:val="es-ES_tradnl"/>
        </w:rPr>
        <w:t xml:space="preserve"> </w:t>
      </w:r>
      <w:proofErr w:type="spellStart"/>
      <w:ins w:id="317" w:author="Jamie Carson" w:date="2012-08-20T13:30:00Z">
        <w:r>
          <w:rPr>
            <w:sz w:val="18"/>
            <w:szCs w:val="18"/>
            <w:lang w:val="es-ES_tradnl"/>
          </w:rPr>
          <w:t>a</w:t>
        </w:r>
      </w:ins>
      <w:del w:id="318" w:author="Jamie Carson" w:date="2012-08-20T13:30:00Z">
        <w:r w:rsidDel="00A145F4">
          <w:rPr>
            <w:sz w:val="18"/>
            <w:szCs w:val="18"/>
            <w:lang w:val="es-ES_tradnl"/>
          </w:rPr>
          <w:delText>A</w:delText>
        </w:r>
      </w:del>
      <w:r>
        <w:rPr>
          <w:sz w:val="18"/>
          <w:szCs w:val="18"/>
          <w:lang w:val="es-ES_tradnl"/>
        </w:rPr>
        <w:t>ccess</w:t>
      </w:r>
      <w:proofErr w:type="spellEnd"/>
      <w:r>
        <w:rPr>
          <w:sz w:val="18"/>
          <w:szCs w:val="18"/>
          <w:lang w:val="es-ES_tradnl"/>
        </w:rPr>
        <w:t xml:space="preserve"> </w:t>
      </w:r>
      <w:proofErr w:type="spellStart"/>
      <w:r>
        <w:rPr>
          <w:sz w:val="18"/>
          <w:szCs w:val="18"/>
          <w:lang w:val="es-ES_tradnl"/>
        </w:rPr>
        <w:t>to</w:t>
      </w:r>
      <w:proofErr w:type="spellEnd"/>
      <w:r>
        <w:rPr>
          <w:sz w:val="18"/>
          <w:szCs w:val="18"/>
          <w:lang w:val="es-ES_tradnl"/>
        </w:rPr>
        <w:t xml:space="preserve"> a </w:t>
      </w:r>
      <w:proofErr w:type="spellStart"/>
      <w:r>
        <w:rPr>
          <w:sz w:val="18"/>
          <w:szCs w:val="18"/>
          <w:lang w:val="es-ES_tradnl"/>
        </w:rPr>
        <w:t>web</w:t>
      </w:r>
      <w:del w:id="319" w:author="Jamie Carson" w:date="2012-08-20T13:31:00Z">
        <w:r w:rsidDel="00A145F4">
          <w:rPr>
            <w:sz w:val="18"/>
            <w:szCs w:val="18"/>
            <w:lang w:val="es-ES_tradnl"/>
          </w:rPr>
          <w:delText xml:space="preserve"> </w:delText>
        </w:r>
      </w:del>
      <w:r>
        <w:rPr>
          <w:sz w:val="18"/>
          <w:szCs w:val="18"/>
          <w:lang w:val="es-ES_tradnl"/>
        </w:rPr>
        <w:t>site</w:t>
      </w:r>
      <w:proofErr w:type="spellEnd"/>
      <w:r>
        <w:rPr>
          <w:sz w:val="18"/>
          <w:szCs w:val="18"/>
          <w:lang w:val="es-ES_tradnl"/>
        </w:rPr>
        <w:t xml:space="preserve"> </w:t>
      </w:r>
      <w:proofErr w:type="spellStart"/>
      <w:r>
        <w:rPr>
          <w:sz w:val="18"/>
          <w:szCs w:val="18"/>
          <w:lang w:val="es-ES_tradnl"/>
        </w:rPr>
        <w:t>by</w:t>
      </w:r>
      <w:proofErr w:type="spellEnd"/>
      <w:r>
        <w:rPr>
          <w:sz w:val="18"/>
          <w:szCs w:val="18"/>
          <w:lang w:val="es-ES_tradnl"/>
        </w:rPr>
        <w:t xml:space="preserve"> </w:t>
      </w:r>
      <w:proofErr w:type="spellStart"/>
      <w:r>
        <w:rPr>
          <w:sz w:val="18"/>
          <w:szCs w:val="18"/>
          <w:lang w:val="es-ES_tradnl"/>
        </w:rPr>
        <w:t>some</w:t>
      </w:r>
      <w:proofErr w:type="spellEnd"/>
      <w:r>
        <w:rPr>
          <w:sz w:val="18"/>
          <w:szCs w:val="18"/>
          <w:lang w:val="es-ES_tradnl"/>
        </w:rPr>
        <w:t xml:space="preserve"> </w:t>
      </w:r>
      <w:proofErr w:type="spellStart"/>
      <w:r>
        <w:rPr>
          <w:sz w:val="18"/>
          <w:szCs w:val="18"/>
          <w:lang w:val="es-ES_tradnl"/>
        </w:rPr>
        <w:t>computers</w:t>
      </w:r>
      <w:proofErr w:type="spellEnd"/>
      <w:r>
        <w:rPr>
          <w:sz w:val="18"/>
          <w:szCs w:val="18"/>
          <w:lang w:val="es-ES_tradnl"/>
        </w:rPr>
        <w:t>;</w:t>
      </w:r>
      <w:r w:rsidRPr="006E2612">
        <w:rPr>
          <w:sz w:val="18"/>
          <w:szCs w:val="18"/>
          <w:lang w:val="es-ES_tradnl"/>
        </w:rPr>
        <w:t xml:space="preserve"> </w:t>
      </w:r>
      <w:proofErr w:type="spellStart"/>
      <w:r>
        <w:rPr>
          <w:sz w:val="18"/>
          <w:szCs w:val="18"/>
          <w:lang w:val="es-ES_tradnl"/>
        </w:rPr>
        <w:t>for</w:t>
      </w:r>
      <w:proofErr w:type="spellEnd"/>
      <w:r>
        <w:rPr>
          <w:sz w:val="18"/>
          <w:szCs w:val="18"/>
          <w:lang w:val="es-ES_tradnl"/>
        </w:rPr>
        <w:t xml:space="preserve"> </w:t>
      </w:r>
      <w:proofErr w:type="spellStart"/>
      <w:r>
        <w:rPr>
          <w:sz w:val="18"/>
          <w:szCs w:val="18"/>
          <w:lang w:val="es-ES_tradnl"/>
        </w:rPr>
        <w:t>example</w:t>
      </w:r>
      <w:proofErr w:type="spellEnd"/>
      <w:ins w:id="320" w:author="Jamie Carson" w:date="2012-08-20T13:31:00Z">
        <w:r>
          <w:rPr>
            <w:sz w:val="18"/>
            <w:szCs w:val="18"/>
            <w:lang w:val="es-ES_tradnl"/>
          </w:rPr>
          <w:t>,</w:t>
        </w:r>
      </w:ins>
      <w:r w:rsidRPr="006E2612">
        <w:rPr>
          <w:sz w:val="18"/>
          <w:szCs w:val="18"/>
          <w:lang w:val="es-ES_tradnl"/>
        </w:rPr>
        <w:t xml:space="preserve"> </w:t>
      </w:r>
      <w:proofErr w:type="spellStart"/>
      <w:r>
        <w:rPr>
          <w:sz w:val="18"/>
          <w:szCs w:val="18"/>
          <w:lang w:val="es-ES_tradnl"/>
        </w:rPr>
        <w:t>about</w:t>
      </w:r>
      <w:proofErr w:type="spellEnd"/>
      <w:r>
        <w:rPr>
          <w:sz w:val="18"/>
          <w:szCs w:val="18"/>
          <w:lang w:val="es-ES_tradnl"/>
        </w:rPr>
        <w:t xml:space="preserve"> 3</w:t>
      </w:r>
      <w:ins w:id="321" w:author="Jamie Carson" w:date="2012-08-20T13:31:00Z">
        <w:r>
          <w:rPr>
            <w:sz w:val="18"/>
            <w:szCs w:val="18"/>
            <w:lang w:val="es-ES_tradnl"/>
          </w:rPr>
          <w:t xml:space="preserve"> </w:t>
        </w:r>
        <w:proofErr w:type="spellStart"/>
        <w:r>
          <w:rPr>
            <w:sz w:val="18"/>
            <w:szCs w:val="18"/>
            <w:lang w:val="es-ES_tradnl"/>
          </w:rPr>
          <w:t>percent</w:t>
        </w:r>
      </w:ins>
      <w:proofErr w:type="spellEnd"/>
      <w:del w:id="322" w:author="Jamie Carson" w:date="2012-08-20T13:31:00Z">
        <w:r w:rsidDel="00A145F4">
          <w:rPr>
            <w:sz w:val="18"/>
            <w:szCs w:val="18"/>
            <w:lang w:val="es-ES_tradnl"/>
          </w:rPr>
          <w:delText>%</w:delText>
        </w:r>
      </w:del>
      <w:r>
        <w:rPr>
          <w:sz w:val="18"/>
          <w:szCs w:val="18"/>
          <w:lang w:val="es-ES_tradnl"/>
        </w:rPr>
        <w:t xml:space="preserve"> of </w:t>
      </w:r>
      <w:proofErr w:type="spellStart"/>
      <w:r>
        <w:rPr>
          <w:sz w:val="18"/>
          <w:szCs w:val="18"/>
          <w:lang w:val="es-ES_tradnl"/>
        </w:rPr>
        <w:t>users</w:t>
      </w:r>
      <w:proofErr w:type="spellEnd"/>
      <w:r>
        <w:rPr>
          <w:sz w:val="18"/>
          <w:szCs w:val="18"/>
          <w:lang w:val="es-ES_tradnl"/>
        </w:rPr>
        <w:t xml:space="preserve"> in </w:t>
      </w:r>
      <w:proofErr w:type="spellStart"/>
      <w:r>
        <w:rPr>
          <w:sz w:val="18"/>
          <w:szCs w:val="18"/>
          <w:lang w:val="es-ES_tradnl"/>
        </w:rPr>
        <w:t>the</w:t>
      </w:r>
      <w:proofErr w:type="spellEnd"/>
      <w:r>
        <w:rPr>
          <w:sz w:val="18"/>
          <w:szCs w:val="18"/>
          <w:lang w:val="es-ES_tradnl"/>
        </w:rPr>
        <w:t xml:space="preserve"> U</w:t>
      </w:r>
      <w:ins w:id="323" w:author="Jamie Carson" w:date="2012-08-20T13:31:00Z">
        <w:r>
          <w:rPr>
            <w:sz w:val="18"/>
            <w:szCs w:val="18"/>
            <w:lang w:val="es-ES_tradnl"/>
          </w:rPr>
          <w:t>.</w:t>
        </w:r>
      </w:ins>
      <w:r>
        <w:rPr>
          <w:sz w:val="18"/>
          <w:szCs w:val="18"/>
          <w:lang w:val="es-ES_tradnl"/>
        </w:rPr>
        <w:t>S</w:t>
      </w:r>
      <w:ins w:id="324" w:author="Jamie Carson" w:date="2012-08-20T13:31:00Z">
        <w:r>
          <w:rPr>
            <w:sz w:val="18"/>
            <w:szCs w:val="18"/>
            <w:lang w:val="es-ES_tradnl"/>
          </w:rPr>
          <w:t>.</w:t>
        </w:r>
      </w:ins>
      <w:del w:id="325" w:author="Jamie Carson" w:date="2012-08-20T13:31:00Z">
        <w:r w:rsidDel="00A145F4">
          <w:rPr>
            <w:sz w:val="18"/>
            <w:szCs w:val="18"/>
            <w:lang w:val="es-ES_tradnl"/>
          </w:rPr>
          <w:delText>A</w:delText>
        </w:r>
      </w:del>
      <w:r>
        <w:rPr>
          <w:sz w:val="18"/>
          <w:szCs w:val="18"/>
          <w:lang w:val="es-ES_tradnl"/>
        </w:rPr>
        <w:t xml:space="preserve"> </w:t>
      </w:r>
      <w:proofErr w:type="spellStart"/>
      <w:r>
        <w:rPr>
          <w:sz w:val="18"/>
          <w:szCs w:val="18"/>
          <w:lang w:val="es-ES_tradnl"/>
        </w:rPr>
        <w:t>would</w:t>
      </w:r>
      <w:proofErr w:type="spellEnd"/>
      <w:r>
        <w:rPr>
          <w:sz w:val="18"/>
          <w:szCs w:val="18"/>
          <w:lang w:val="es-ES_tradnl"/>
        </w:rPr>
        <w:t xml:space="preserve"> </w:t>
      </w:r>
      <w:proofErr w:type="spellStart"/>
      <w:r>
        <w:rPr>
          <w:sz w:val="18"/>
          <w:szCs w:val="18"/>
          <w:lang w:val="es-ES_tradnl"/>
        </w:rPr>
        <w:t>not</w:t>
      </w:r>
      <w:proofErr w:type="spellEnd"/>
      <w:r>
        <w:rPr>
          <w:sz w:val="18"/>
          <w:szCs w:val="18"/>
          <w:lang w:val="es-ES_tradnl"/>
        </w:rPr>
        <w:t xml:space="preserve"> be </w:t>
      </w:r>
      <w:proofErr w:type="spellStart"/>
      <w:r>
        <w:rPr>
          <w:sz w:val="18"/>
          <w:szCs w:val="18"/>
          <w:lang w:val="es-ES_tradnl"/>
        </w:rPr>
        <w:t>tracked</w:t>
      </w:r>
      <w:proofErr w:type="spellEnd"/>
      <w:r w:rsidRPr="006E2612">
        <w:rPr>
          <w:sz w:val="18"/>
          <w:szCs w:val="18"/>
          <w:lang w:val="es-ES_tradnl"/>
        </w:rPr>
        <w:t xml:space="preserve">. More </w:t>
      </w:r>
      <w:proofErr w:type="spellStart"/>
      <w:r w:rsidRPr="006E2612">
        <w:rPr>
          <w:sz w:val="18"/>
          <w:szCs w:val="18"/>
          <w:lang w:val="es-ES_tradnl"/>
        </w:rPr>
        <w:t>information</w:t>
      </w:r>
      <w:proofErr w:type="spellEnd"/>
      <w:r w:rsidRPr="006E2612">
        <w:rPr>
          <w:sz w:val="18"/>
          <w:szCs w:val="18"/>
          <w:lang w:val="es-ES_tradnl"/>
        </w:rPr>
        <w:t xml:space="preserve"> at: en.wikipedia.org/wiki/</w:t>
      </w:r>
      <w:proofErr w:type="spellStart"/>
      <w:r w:rsidRPr="006E2612">
        <w:rPr>
          <w:sz w:val="18"/>
          <w:szCs w:val="18"/>
          <w:lang w:val="es-ES_tradnl"/>
        </w:rPr>
        <w:t>Google_Analytics</w:t>
      </w:r>
      <w:proofErr w:type="spellEnd"/>
    </w:p>
  </w:footnote>
  <w:footnote w:id="2">
    <w:p w14:paraId="14C3530B" w14:textId="5EE6596C" w:rsidR="00E94555" w:rsidRPr="00C173EF" w:rsidRDefault="00E94555">
      <w:pPr>
        <w:pStyle w:val="FootnoteText"/>
        <w:rPr>
          <w:lang w:val="es-ES_tradnl"/>
        </w:rPr>
      </w:pPr>
      <w:r>
        <w:rPr>
          <w:rStyle w:val="FootnoteReference"/>
        </w:rPr>
        <w:footnoteRef/>
      </w:r>
      <w:r>
        <w:t xml:space="preserve"> </w:t>
      </w:r>
      <w:proofErr w:type="spellStart"/>
      <w:r>
        <w:rPr>
          <w:lang w:val="es-ES_tradnl"/>
        </w:rPr>
        <w:t>See</w:t>
      </w:r>
      <w:proofErr w:type="spellEnd"/>
      <w:r>
        <w:rPr>
          <w:lang w:val="es-ES_tradnl"/>
        </w:rPr>
        <w:t xml:space="preserve"> Figure 4 </w:t>
      </w:r>
      <w:proofErr w:type="spellStart"/>
      <w:r>
        <w:rPr>
          <w:lang w:val="es-ES_tradnl"/>
        </w:rPr>
        <w:t>on</w:t>
      </w:r>
      <w:proofErr w:type="spellEnd"/>
      <w:r>
        <w:rPr>
          <w:lang w:val="es-ES_tradnl"/>
        </w:rPr>
        <w:t xml:space="preserve"> </w:t>
      </w:r>
      <w:proofErr w:type="spellStart"/>
      <w:r>
        <w:rPr>
          <w:lang w:val="es-ES_tradnl"/>
        </w:rPr>
        <w:t>Technical</w:t>
      </w:r>
      <w:proofErr w:type="spellEnd"/>
      <w:r>
        <w:rPr>
          <w:lang w:val="es-ES_tradnl"/>
        </w:rPr>
        <w:t xml:space="preserve"> </w:t>
      </w:r>
      <w:proofErr w:type="spellStart"/>
      <w:r>
        <w:rPr>
          <w:lang w:val="es-ES_tradnl"/>
        </w:rPr>
        <w:t>Document</w:t>
      </w:r>
      <w:proofErr w:type="spellEnd"/>
      <w:r>
        <w:rPr>
          <w:lang w:val="es-ES_tradnl"/>
        </w:rPr>
        <w:t xml:space="preserve"> </w:t>
      </w:r>
      <w:proofErr w:type="spellStart"/>
      <w:r>
        <w:rPr>
          <w:lang w:val="es-ES_tradnl"/>
        </w:rPr>
        <w:t>on</w:t>
      </w:r>
      <w:proofErr w:type="spellEnd"/>
      <w:r>
        <w:rPr>
          <w:lang w:val="es-ES_tradnl"/>
        </w:rPr>
        <w:t xml:space="preserve"> </w:t>
      </w:r>
      <w:proofErr w:type="spellStart"/>
      <w:r>
        <w:rPr>
          <w:lang w:val="es-ES_tradnl"/>
        </w:rPr>
        <w:t>Vulnerability</w:t>
      </w:r>
      <w:proofErr w:type="spellEnd"/>
      <w:r>
        <w:rPr>
          <w:lang w:val="es-ES_tradnl"/>
        </w:rPr>
        <w:t xml:space="preserve"> Variables </w:t>
      </w:r>
      <w:proofErr w:type="spellStart"/>
      <w:r>
        <w:rPr>
          <w:lang w:val="es-ES_tradnl"/>
        </w:rPr>
        <w:t>from</w:t>
      </w:r>
      <w:proofErr w:type="spellEnd"/>
      <w:r>
        <w:rPr>
          <w:lang w:val="es-ES_tradnl"/>
        </w:rPr>
        <w:t xml:space="preserve"> </w:t>
      </w:r>
      <w:proofErr w:type="spellStart"/>
      <w:r>
        <w:rPr>
          <w:lang w:val="es-ES_tradnl"/>
        </w:rPr>
        <w:t>last</w:t>
      </w:r>
      <w:proofErr w:type="spellEnd"/>
      <w:r>
        <w:rPr>
          <w:lang w:val="es-ES_tradnl"/>
        </w:rPr>
        <w:t xml:space="preserve"> </w:t>
      </w:r>
      <w:proofErr w:type="spellStart"/>
      <w:r>
        <w:rPr>
          <w:lang w:val="es-ES_tradnl"/>
        </w:rPr>
        <w:t>year</w:t>
      </w:r>
      <w:proofErr w:type="spellEnd"/>
      <w:r>
        <w:rPr>
          <w:lang w:val="es-ES_tradnl"/>
        </w:rPr>
        <w:t xml:space="preserve">. </w:t>
      </w:r>
    </w:p>
  </w:footnote>
  <w:footnote w:id="3">
    <w:p w14:paraId="7BDBA71F" w14:textId="01151AAB" w:rsidR="00E94555" w:rsidRPr="00C173EF" w:rsidRDefault="00E94555">
      <w:pPr>
        <w:pStyle w:val="FootnoteText"/>
        <w:rPr>
          <w:lang w:val="es-ES_tradnl"/>
        </w:rPr>
      </w:pPr>
      <w:r>
        <w:rPr>
          <w:rStyle w:val="FootnoteReference"/>
        </w:rPr>
        <w:footnoteRef/>
      </w:r>
      <w:r>
        <w:t xml:space="preserve"> Note</w:t>
      </w:r>
      <w:proofErr w:type="gramStart"/>
      <w:r>
        <w:t>,</w:t>
      </w:r>
      <w:proofErr w:type="gramEnd"/>
      <w:r>
        <w:t xml:space="preserve"> the “GAIN 2012 Update” does not include new Ecosystem Services and Urban indicators, described in the attached document. We were also able to include more countries in the “GAIN Index 2012”.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828AB" w14:textId="54C1A8D3" w:rsidR="00E94555" w:rsidRDefault="00E94555" w:rsidP="00533034">
    <w:pPr>
      <w:pStyle w:val="Header"/>
      <w:framePr w:w="9601" w:wrap="around" w:vAnchor="text" w:hAnchor="page" w:x="1441" w:y="1"/>
      <w:ind w:firstLine="360"/>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Pr>
        <w:rFonts w:ascii="Times New Roman" w:hAnsi="Times New Roman" w:cs="Times New Roman"/>
        <w:noProof/>
      </w:rPr>
      <w:t>16</w:t>
    </w:r>
    <w:r>
      <w:rPr>
        <w:rFonts w:ascii="Times New Roman" w:hAnsi="Times New Roman" w:cs="Times New Roman"/>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A4923" w14:textId="77777777" w:rsidR="00E94555" w:rsidRDefault="00E94555" w:rsidP="004B02C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7B24A39F" w14:textId="77777777" w:rsidR="00E94555" w:rsidRDefault="00E94555" w:rsidP="006E0F43">
    <w:pPr>
      <w:pStyle w:val="Header"/>
      <w:ind w:firstLine="360"/>
    </w:pPr>
  </w:p>
  <w:p w14:paraId="76129CD9" w14:textId="77777777" w:rsidR="00E94555" w:rsidRDefault="00E94555"/>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F9896" w14:textId="0280C738" w:rsidR="00E94555" w:rsidRPr="00983ECF" w:rsidRDefault="00E94555" w:rsidP="00983ECF">
    <w:pPr>
      <w:pStyle w:val="Header"/>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DA2364">
      <w:rPr>
        <w:rFonts w:ascii="Times New Roman" w:hAnsi="Times New Roman" w:cs="Times New Roman"/>
        <w:noProof/>
      </w:rPr>
      <w:t>18</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DA2364">
      <w:rPr>
        <w:rFonts w:ascii="Times New Roman" w:hAnsi="Times New Roman" w:cs="Times New Roman"/>
        <w:noProof/>
      </w:rPr>
      <w:t>18</w:t>
    </w:r>
    <w:r>
      <w:rPr>
        <w:rFonts w:ascii="Times New Roman" w:hAnsi="Times New Roman" w:cs="Times New Roman"/>
      </w:rPr>
      <w:fldChar w:fldCharType="end"/>
    </w:r>
    <w:r w:rsidRPr="00983ECF">
      <w:tab/>
    </w:r>
    <w:r w:rsidRPr="00983ECF">
      <w:tab/>
    </w:r>
    <w:r w:rsidRPr="00983ECF">
      <w:tab/>
    </w:r>
    <w:r w:rsidRPr="00983ECF">
      <w:tab/>
    </w:r>
  </w:p>
  <w:p w14:paraId="6B46E257" w14:textId="77777777" w:rsidR="00E94555" w:rsidRDefault="00E9455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FFFFFFFF">
      <w:start w:val="1"/>
      <w:numFmt w:val="decimal"/>
      <w:lvlText w:val="%1."/>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
    <w:nsid w:val="00000008"/>
    <w:multiLevelType w:val="multilevel"/>
    <w:tmpl w:val="894EE87A"/>
    <w:lvl w:ilvl="0">
      <w:start w:val="1"/>
      <w:numFmt w:val="decimal"/>
      <w:isLgl/>
      <w:suff w:val="nothing"/>
      <w:lvlText w:val="%1."/>
      <w:lvlJc w:val="left"/>
      <w:pPr>
        <w:ind w:left="0" w:firstLine="720"/>
      </w:pPr>
      <w:rPr>
        <w:rFonts w:hint="default"/>
        <w:strike w:val="0"/>
        <w:dstrike w:val="0"/>
        <w:color w:val="000000"/>
        <w:position w:val="0"/>
        <w:sz w:val="22"/>
      </w:rPr>
    </w:lvl>
    <w:lvl w:ilvl="1">
      <w:start w:val="1"/>
      <w:numFmt w:val="decimal"/>
      <w:isLgl/>
      <w:suff w:val="nothing"/>
      <w:lvlText w:val="%2."/>
      <w:lvlJc w:val="left"/>
      <w:pPr>
        <w:ind w:left="0" w:firstLine="1080"/>
      </w:pPr>
      <w:rPr>
        <w:rFonts w:hint="default"/>
        <w:strike w:val="0"/>
        <w:dstrike w:val="0"/>
        <w:color w:val="000000"/>
        <w:position w:val="0"/>
        <w:sz w:val="22"/>
      </w:rPr>
    </w:lvl>
    <w:lvl w:ilvl="2">
      <w:start w:val="1"/>
      <w:numFmt w:val="lowerRoman"/>
      <w:suff w:val="nothing"/>
      <w:lvlText w:val="%3."/>
      <w:lvlJc w:val="left"/>
      <w:pPr>
        <w:ind w:left="0" w:firstLine="2160"/>
      </w:pPr>
      <w:rPr>
        <w:rFonts w:hint="default"/>
        <w:strike w:val="0"/>
        <w:dstrike w:val="0"/>
        <w:color w:val="000000"/>
        <w:position w:val="0"/>
        <w:sz w:val="22"/>
      </w:rPr>
    </w:lvl>
    <w:lvl w:ilvl="3">
      <w:start w:val="1"/>
      <w:numFmt w:val="decimal"/>
      <w:isLgl/>
      <w:suff w:val="nothing"/>
      <w:lvlText w:val="%4."/>
      <w:lvlJc w:val="left"/>
      <w:pPr>
        <w:ind w:left="0" w:firstLine="2880"/>
      </w:pPr>
      <w:rPr>
        <w:rFonts w:hint="default"/>
        <w:strike w:val="0"/>
        <w:dstrike w:val="0"/>
        <w:color w:val="000000"/>
        <w:position w:val="0"/>
        <w:sz w:val="22"/>
      </w:rPr>
    </w:lvl>
    <w:lvl w:ilvl="4">
      <w:start w:val="1"/>
      <w:numFmt w:val="lowerLetter"/>
      <w:suff w:val="nothing"/>
      <w:lvlText w:val="%5."/>
      <w:lvlJc w:val="left"/>
      <w:pPr>
        <w:ind w:left="0" w:firstLine="3600"/>
      </w:pPr>
      <w:rPr>
        <w:rFonts w:hint="default"/>
        <w:strike w:val="0"/>
        <w:dstrike w:val="0"/>
        <w:color w:val="000000"/>
        <w:position w:val="0"/>
        <w:sz w:val="22"/>
      </w:rPr>
    </w:lvl>
    <w:lvl w:ilvl="5">
      <w:start w:val="1"/>
      <w:numFmt w:val="lowerRoman"/>
      <w:suff w:val="nothing"/>
      <w:lvlText w:val="%6."/>
      <w:lvlJc w:val="left"/>
      <w:pPr>
        <w:ind w:left="0" w:firstLine="4320"/>
      </w:pPr>
      <w:rPr>
        <w:rFonts w:hint="default"/>
        <w:strike w:val="0"/>
        <w:dstrike w:val="0"/>
        <w:color w:val="000000"/>
        <w:position w:val="0"/>
        <w:sz w:val="22"/>
      </w:rPr>
    </w:lvl>
    <w:lvl w:ilvl="6">
      <w:start w:val="1"/>
      <w:numFmt w:val="decimal"/>
      <w:isLgl/>
      <w:suff w:val="nothing"/>
      <w:lvlText w:val="%7."/>
      <w:lvlJc w:val="left"/>
      <w:pPr>
        <w:ind w:left="0" w:firstLine="5040"/>
      </w:pPr>
      <w:rPr>
        <w:rFonts w:hint="default"/>
        <w:strike w:val="0"/>
        <w:dstrike w:val="0"/>
        <w:color w:val="000000"/>
        <w:position w:val="0"/>
        <w:sz w:val="22"/>
      </w:rPr>
    </w:lvl>
    <w:lvl w:ilvl="7">
      <w:start w:val="1"/>
      <w:numFmt w:val="lowerLetter"/>
      <w:suff w:val="nothing"/>
      <w:lvlText w:val="%8."/>
      <w:lvlJc w:val="left"/>
      <w:pPr>
        <w:ind w:left="0" w:firstLine="5760"/>
      </w:pPr>
      <w:rPr>
        <w:rFonts w:hint="default"/>
        <w:strike w:val="0"/>
        <w:dstrike w:val="0"/>
        <w:color w:val="000000"/>
        <w:position w:val="0"/>
        <w:sz w:val="22"/>
      </w:rPr>
    </w:lvl>
    <w:lvl w:ilvl="8">
      <w:start w:val="1"/>
      <w:numFmt w:val="lowerRoman"/>
      <w:suff w:val="nothing"/>
      <w:lvlText w:val="%9."/>
      <w:lvlJc w:val="left"/>
      <w:pPr>
        <w:ind w:left="0" w:firstLine="6480"/>
      </w:pPr>
      <w:rPr>
        <w:rFonts w:hint="default"/>
        <w:strike w:val="0"/>
        <w:dstrike w:val="0"/>
        <w:color w:val="000000"/>
        <w:position w:val="0"/>
        <w:sz w:val="22"/>
      </w:rPr>
    </w:lvl>
  </w:abstractNum>
  <w:abstractNum w:abstractNumId="2">
    <w:nsid w:val="0000000F"/>
    <w:multiLevelType w:val="multilevel"/>
    <w:tmpl w:val="326A8282"/>
    <w:lvl w:ilvl="0">
      <w:start w:val="1"/>
      <w:numFmt w:val="decimal"/>
      <w:isLgl/>
      <w:lvlText w:val="%1."/>
      <w:lvlJc w:val="left"/>
      <w:pPr>
        <w:tabs>
          <w:tab w:val="num" w:pos="0"/>
        </w:tabs>
        <w:ind w:left="0" w:firstLine="360"/>
      </w:pPr>
      <w:rPr>
        <w:rFonts w:asciiTheme="majorHAnsi" w:eastAsiaTheme="minorEastAsia" w:hAnsiTheme="majorHAnsi" w:cstheme="minorBidi"/>
        <w:position w:val="0"/>
        <w:sz w:val="22"/>
      </w:rPr>
    </w:lvl>
    <w:lvl w:ilvl="1">
      <w:start w:val="1"/>
      <w:numFmt w:val="lowerLetter"/>
      <w:lvlText w:val="%2."/>
      <w:lvlJc w:val="left"/>
      <w:pPr>
        <w:tabs>
          <w:tab w:val="num" w:pos="0"/>
        </w:tabs>
        <w:ind w:left="0" w:firstLine="1080"/>
      </w:pPr>
      <w:rPr>
        <w:rFonts w:hint="default"/>
        <w:position w:val="0"/>
        <w:sz w:val="22"/>
      </w:rPr>
    </w:lvl>
    <w:lvl w:ilvl="2">
      <w:start w:val="1"/>
      <w:numFmt w:val="lowerRoman"/>
      <w:lvlText w:val="%3."/>
      <w:lvlJc w:val="left"/>
      <w:pPr>
        <w:tabs>
          <w:tab w:val="num" w:pos="0"/>
        </w:tabs>
        <w:ind w:left="0" w:firstLine="1800"/>
      </w:pPr>
      <w:rPr>
        <w:rFonts w:hint="default"/>
        <w:position w:val="0"/>
        <w:sz w:val="22"/>
      </w:rPr>
    </w:lvl>
    <w:lvl w:ilvl="3">
      <w:start w:val="1"/>
      <w:numFmt w:val="decimal"/>
      <w:isLgl/>
      <w:lvlText w:val="%4."/>
      <w:lvlJc w:val="left"/>
      <w:pPr>
        <w:tabs>
          <w:tab w:val="num" w:pos="0"/>
        </w:tabs>
        <w:ind w:left="0" w:firstLine="2520"/>
      </w:pPr>
      <w:rPr>
        <w:rFonts w:hint="default"/>
        <w:position w:val="0"/>
        <w:sz w:val="22"/>
      </w:rPr>
    </w:lvl>
    <w:lvl w:ilvl="4">
      <w:start w:val="1"/>
      <w:numFmt w:val="lowerLetter"/>
      <w:lvlText w:val="%5."/>
      <w:lvlJc w:val="left"/>
      <w:pPr>
        <w:tabs>
          <w:tab w:val="num" w:pos="0"/>
        </w:tabs>
        <w:ind w:left="0" w:firstLine="3240"/>
      </w:pPr>
      <w:rPr>
        <w:rFonts w:hint="default"/>
        <w:position w:val="0"/>
        <w:sz w:val="22"/>
      </w:rPr>
    </w:lvl>
    <w:lvl w:ilvl="5">
      <w:start w:val="1"/>
      <w:numFmt w:val="lowerRoman"/>
      <w:lvlText w:val="%6."/>
      <w:lvlJc w:val="left"/>
      <w:pPr>
        <w:tabs>
          <w:tab w:val="num" w:pos="0"/>
        </w:tabs>
        <w:ind w:left="0" w:firstLine="3960"/>
      </w:pPr>
      <w:rPr>
        <w:rFonts w:hint="default"/>
        <w:position w:val="0"/>
        <w:sz w:val="22"/>
      </w:rPr>
    </w:lvl>
    <w:lvl w:ilvl="6">
      <w:start w:val="1"/>
      <w:numFmt w:val="decimal"/>
      <w:isLgl/>
      <w:lvlText w:val="%7."/>
      <w:lvlJc w:val="left"/>
      <w:pPr>
        <w:tabs>
          <w:tab w:val="num" w:pos="0"/>
        </w:tabs>
        <w:ind w:left="0" w:firstLine="4680"/>
      </w:pPr>
      <w:rPr>
        <w:rFonts w:hint="default"/>
        <w:position w:val="0"/>
        <w:sz w:val="22"/>
      </w:rPr>
    </w:lvl>
    <w:lvl w:ilvl="7">
      <w:start w:val="1"/>
      <w:numFmt w:val="lowerLetter"/>
      <w:lvlText w:val="%8."/>
      <w:lvlJc w:val="left"/>
      <w:pPr>
        <w:tabs>
          <w:tab w:val="num" w:pos="0"/>
        </w:tabs>
        <w:ind w:left="0" w:firstLine="5400"/>
      </w:pPr>
      <w:rPr>
        <w:rFonts w:hint="default"/>
        <w:position w:val="0"/>
        <w:sz w:val="22"/>
      </w:rPr>
    </w:lvl>
    <w:lvl w:ilvl="8">
      <w:start w:val="1"/>
      <w:numFmt w:val="lowerRoman"/>
      <w:lvlText w:val="%9."/>
      <w:lvlJc w:val="left"/>
      <w:pPr>
        <w:tabs>
          <w:tab w:val="num" w:pos="0"/>
        </w:tabs>
        <w:ind w:left="0" w:firstLine="6120"/>
      </w:pPr>
      <w:rPr>
        <w:rFonts w:hint="default"/>
        <w:position w:val="0"/>
        <w:sz w:val="22"/>
      </w:rPr>
    </w:lvl>
  </w:abstractNum>
  <w:abstractNum w:abstractNumId="3">
    <w:nsid w:val="077E1F59"/>
    <w:multiLevelType w:val="hybridMultilevel"/>
    <w:tmpl w:val="9ACC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B14F5"/>
    <w:multiLevelType w:val="hybridMultilevel"/>
    <w:tmpl w:val="3BB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62017"/>
    <w:multiLevelType w:val="hybridMultilevel"/>
    <w:tmpl w:val="A0CC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8B05A7"/>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7F450C"/>
    <w:multiLevelType w:val="hybridMultilevel"/>
    <w:tmpl w:val="2C0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001F18"/>
    <w:multiLevelType w:val="hybridMultilevel"/>
    <w:tmpl w:val="0A2A2BBA"/>
    <w:lvl w:ilvl="0" w:tplc="0B308CF2">
      <w:start w:val="1"/>
      <w:numFmt w:val="decimal"/>
      <w:lvlText w:val="%1."/>
      <w:lvlJc w:val="left"/>
      <w:pPr>
        <w:tabs>
          <w:tab w:val="num" w:pos="720"/>
        </w:tabs>
        <w:ind w:left="720" w:hanging="360"/>
      </w:pPr>
    </w:lvl>
    <w:lvl w:ilvl="1" w:tplc="82428D94" w:tentative="1">
      <w:start w:val="1"/>
      <w:numFmt w:val="decimal"/>
      <w:lvlText w:val="%2."/>
      <w:lvlJc w:val="left"/>
      <w:pPr>
        <w:tabs>
          <w:tab w:val="num" w:pos="1440"/>
        </w:tabs>
        <w:ind w:left="1440" w:hanging="360"/>
      </w:pPr>
    </w:lvl>
    <w:lvl w:ilvl="2" w:tplc="FD5C3498" w:tentative="1">
      <w:start w:val="1"/>
      <w:numFmt w:val="decimal"/>
      <w:lvlText w:val="%3."/>
      <w:lvlJc w:val="left"/>
      <w:pPr>
        <w:tabs>
          <w:tab w:val="num" w:pos="2160"/>
        </w:tabs>
        <w:ind w:left="2160" w:hanging="360"/>
      </w:pPr>
    </w:lvl>
    <w:lvl w:ilvl="3" w:tplc="38461FF0" w:tentative="1">
      <w:start w:val="1"/>
      <w:numFmt w:val="decimal"/>
      <w:lvlText w:val="%4."/>
      <w:lvlJc w:val="left"/>
      <w:pPr>
        <w:tabs>
          <w:tab w:val="num" w:pos="2880"/>
        </w:tabs>
        <w:ind w:left="2880" w:hanging="360"/>
      </w:pPr>
    </w:lvl>
    <w:lvl w:ilvl="4" w:tplc="894A5528" w:tentative="1">
      <w:start w:val="1"/>
      <w:numFmt w:val="decimal"/>
      <w:lvlText w:val="%5."/>
      <w:lvlJc w:val="left"/>
      <w:pPr>
        <w:tabs>
          <w:tab w:val="num" w:pos="3600"/>
        </w:tabs>
        <w:ind w:left="3600" w:hanging="360"/>
      </w:pPr>
    </w:lvl>
    <w:lvl w:ilvl="5" w:tplc="6F220A4E" w:tentative="1">
      <w:start w:val="1"/>
      <w:numFmt w:val="decimal"/>
      <w:lvlText w:val="%6."/>
      <w:lvlJc w:val="left"/>
      <w:pPr>
        <w:tabs>
          <w:tab w:val="num" w:pos="4320"/>
        </w:tabs>
        <w:ind w:left="4320" w:hanging="360"/>
      </w:pPr>
    </w:lvl>
    <w:lvl w:ilvl="6" w:tplc="9BC0A874" w:tentative="1">
      <w:start w:val="1"/>
      <w:numFmt w:val="decimal"/>
      <w:lvlText w:val="%7."/>
      <w:lvlJc w:val="left"/>
      <w:pPr>
        <w:tabs>
          <w:tab w:val="num" w:pos="5040"/>
        </w:tabs>
        <w:ind w:left="5040" w:hanging="360"/>
      </w:pPr>
    </w:lvl>
    <w:lvl w:ilvl="7" w:tplc="1ABC2770" w:tentative="1">
      <w:start w:val="1"/>
      <w:numFmt w:val="decimal"/>
      <w:lvlText w:val="%8."/>
      <w:lvlJc w:val="left"/>
      <w:pPr>
        <w:tabs>
          <w:tab w:val="num" w:pos="5760"/>
        </w:tabs>
        <w:ind w:left="5760" w:hanging="360"/>
      </w:pPr>
    </w:lvl>
    <w:lvl w:ilvl="8" w:tplc="45BC9A22" w:tentative="1">
      <w:start w:val="1"/>
      <w:numFmt w:val="decimal"/>
      <w:lvlText w:val="%9."/>
      <w:lvlJc w:val="left"/>
      <w:pPr>
        <w:tabs>
          <w:tab w:val="num" w:pos="6480"/>
        </w:tabs>
        <w:ind w:left="6480" w:hanging="360"/>
      </w:pPr>
    </w:lvl>
  </w:abstractNum>
  <w:abstractNum w:abstractNumId="9">
    <w:nsid w:val="29AE3F6E"/>
    <w:multiLevelType w:val="hybridMultilevel"/>
    <w:tmpl w:val="205CDBD8"/>
    <w:lvl w:ilvl="0" w:tplc="B2107F42">
      <w:start w:val="1"/>
      <w:numFmt w:val="bullet"/>
      <w:lvlText w:val="•"/>
      <w:lvlJc w:val="left"/>
      <w:pPr>
        <w:tabs>
          <w:tab w:val="num" w:pos="720"/>
        </w:tabs>
        <w:ind w:left="720" w:hanging="360"/>
      </w:pPr>
      <w:rPr>
        <w:rFonts w:ascii="Arial" w:hAnsi="Arial" w:hint="default"/>
      </w:rPr>
    </w:lvl>
    <w:lvl w:ilvl="1" w:tplc="9E720732" w:tentative="1">
      <w:start w:val="1"/>
      <w:numFmt w:val="bullet"/>
      <w:lvlText w:val="•"/>
      <w:lvlJc w:val="left"/>
      <w:pPr>
        <w:tabs>
          <w:tab w:val="num" w:pos="1440"/>
        </w:tabs>
        <w:ind w:left="1440" w:hanging="360"/>
      </w:pPr>
      <w:rPr>
        <w:rFonts w:ascii="Arial" w:hAnsi="Arial" w:hint="default"/>
      </w:rPr>
    </w:lvl>
    <w:lvl w:ilvl="2" w:tplc="7754367E" w:tentative="1">
      <w:start w:val="1"/>
      <w:numFmt w:val="bullet"/>
      <w:lvlText w:val="•"/>
      <w:lvlJc w:val="left"/>
      <w:pPr>
        <w:tabs>
          <w:tab w:val="num" w:pos="2160"/>
        </w:tabs>
        <w:ind w:left="2160" w:hanging="360"/>
      </w:pPr>
      <w:rPr>
        <w:rFonts w:ascii="Arial" w:hAnsi="Arial" w:hint="default"/>
      </w:rPr>
    </w:lvl>
    <w:lvl w:ilvl="3" w:tplc="EAE0389C" w:tentative="1">
      <w:start w:val="1"/>
      <w:numFmt w:val="bullet"/>
      <w:lvlText w:val="•"/>
      <w:lvlJc w:val="left"/>
      <w:pPr>
        <w:tabs>
          <w:tab w:val="num" w:pos="2880"/>
        </w:tabs>
        <w:ind w:left="2880" w:hanging="360"/>
      </w:pPr>
      <w:rPr>
        <w:rFonts w:ascii="Arial" w:hAnsi="Arial" w:hint="default"/>
      </w:rPr>
    </w:lvl>
    <w:lvl w:ilvl="4" w:tplc="1BB203CA" w:tentative="1">
      <w:start w:val="1"/>
      <w:numFmt w:val="bullet"/>
      <w:lvlText w:val="•"/>
      <w:lvlJc w:val="left"/>
      <w:pPr>
        <w:tabs>
          <w:tab w:val="num" w:pos="3600"/>
        </w:tabs>
        <w:ind w:left="3600" w:hanging="360"/>
      </w:pPr>
      <w:rPr>
        <w:rFonts w:ascii="Arial" w:hAnsi="Arial" w:hint="default"/>
      </w:rPr>
    </w:lvl>
    <w:lvl w:ilvl="5" w:tplc="BC42CB96" w:tentative="1">
      <w:start w:val="1"/>
      <w:numFmt w:val="bullet"/>
      <w:lvlText w:val="•"/>
      <w:lvlJc w:val="left"/>
      <w:pPr>
        <w:tabs>
          <w:tab w:val="num" w:pos="4320"/>
        </w:tabs>
        <w:ind w:left="4320" w:hanging="360"/>
      </w:pPr>
      <w:rPr>
        <w:rFonts w:ascii="Arial" w:hAnsi="Arial" w:hint="default"/>
      </w:rPr>
    </w:lvl>
    <w:lvl w:ilvl="6" w:tplc="DD7A140A" w:tentative="1">
      <w:start w:val="1"/>
      <w:numFmt w:val="bullet"/>
      <w:lvlText w:val="•"/>
      <w:lvlJc w:val="left"/>
      <w:pPr>
        <w:tabs>
          <w:tab w:val="num" w:pos="5040"/>
        </w:tabs>
        <w:ind w:left="5040" w:hanging="360"/>
      </w:pPr>
      <w:rPr>
        <w:rFonts w:ascii="Arial" w:hAnsi="Arial" w:hint="default"/>
      </w:rPr>
    </w:lvl>
    <w:lvl w:ilvl="7" w:tplc="047E8E90" w:tentative="1">
      <w:start w:val="1"/>
      <w:numFmt w:val="bullet"/>
      <w:lvlText w:val="•"/>
      <w:lvlJc w:val="left"/>
      <w:pPr>
        <w:tabs>
          <w:tab w:val="num" w:pos="5760"/>
        </w:tabs>
        <w:ind w:left="5760" w:hanging="360"/>
      </w:pPr>
      <w:rPr>
        <w:rFonts w:ascii="Arial" w:hAnsi="Arial" w:hint="default"/>
      </w:rPr>
    </w:lvl>
    <w:lvl w:ilvl="8" w:tplc="A224C330" w:tentative="1">
      <w:start w:val="1"/>
      <w:numFmt w:val="bullet"/>
      <w:lvlText w:val="•"/>
      <w:lvlJc w:val="left"/>
      <w:pPr>
        <w:tabs>
          <w:tab w:val="num" w:pos="6480"/>
        </w:tabs>
        <w:ind w:left="6480" w:hanging="360"/>
      </w:pPr>
      <w:rPr>
        <w:rFonts w:ascii="Arial" w:hAnsi="Arial" w:hint="default"/>
      </w:rPr>
    </w:lvl>
  </w:abstractNum>
  <w:abstractNum w:abstractNumId="10">
    <w:nsid w:val="29EC76B5"/>
    <w:multiLevelType w:val="hybridMultilevel"/>
    <w:tmpl w:val="AA1E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3A1BA5"/>
    <w:multiLevelType w:val="hybridMultilevel"/>
    <w:tmpl w:val="7952C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1C7C66"/>
    <w:multiLevelType w:val="multilevel"/>
    <w:tmpl w:val="326A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30189A"/>
    <w:multiLevelType w:val="hybridMultilevel"/>
    <w:tmpl w:val="ECFAB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156C38"/>
    <w:multiLevelType w:val="hybridMultilevel"/>
    <w:tmpl w:val="F58EE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A541A"/>
    <w:multiLevelType w:val="hybridMultilevel"/>
    <w:tmpl w:val="3E18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006113"/>
    <w:multiLevelType w:val="hybridMultilevel"/>
    <w:tmpl w:val="B4F0CE38"/>
    <w:lvl w:ilvl="0" w:tplc="93BE5D60">
      <w:start w:val="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1C0D01"/>
    <w:multiLevelType w:val="hybridMultilevel"/>
    <w:tmpl w:val="283A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F52849"/>
    <w:multiLevelType w:val="multilevel"/>
    <w:tmpl w:val="88B8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E6062"/>
    <w:multiLevelType w:val="hybridMultilevel"/>
    <w:tmpl w:val="DF6E3932"/>
    <w:lvl w:ilvl="0" w:tplc="4A680AC8">
      <w:start w:val="4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E77FE"/>
    <w:multiLevelType w:val="hybridMultilevel"/>
    <w:tmpl w:val="24DA3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9C0D14"/>
    <w:multiLevelType w:val="hybridMultilevel"/>
    <w:tmpl w:val="E6A26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577195"/>
    <w:multiLevelType w:val="hybridMultilevel"/>
    <w:tmpl w:val="58A6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331FB"/>
    <w:multiLevelType w:val="hybridMultilevel"/>
    <w:tmpl w:val="6024C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AD5D00"/>
    <w:multiLevelType w:val="hybridMultilevel"/>
    <w:tmpl w:val="0960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275CB8"/>
    <w:multiLevelType w:val="hybridMultilevel"/>
    <w:tmpl w:val="933C0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327793"/>
    <w:multiLevelType w:val="hybridMultilevel"/>
    <w:tmpl w:val="1CD6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C267D9"/>
    <w:multiLevelType w:val="hybridMultilevel"/>
    <w:tmpl w:val="98BE1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F21C9D"/>
    <w:multiLevelType w:val="hybridMultilevel"/>
    <w:tmpl w:val="BCBAB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0741CDA"/>
    <w:multiLevelType w:val="hybridMultilevel"/>
    <w:tmpl w:val="24E49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9C06C3"/>
    <w:multiLevelType w:val="hybridMultilevel"/>
    <w:tmpl w:val="100AB182"/>
    <w:lvl w:ilvl="0" w:tplc="6AFCE854">
      <w:start w:val="1"/>
      <w:numFmt w:val="bullet"/>
      <w:lvlText w:val="•"/>
      <w:lvlJc w:val="left"/>
      <w:pPr>
        <w:tabs>
          <w:tab w:val="num" w:pos="720"/>
        </w:tabs>
        <w:ind w:left="720" w:hanging="360"/>
      </w:pPr>
      <w:rPr>
        <w:rFonts w:ascii="Arial" w:hAnsi="Arial" w:hint="default"/>
      </w:rPr>
    </w:lvl>
    <w:lvl w:ilvl="1" w:tplc="9334C39C" w:tentative="1">
      <w:start w:val="1"/>
      <w:numFmt w:val="bullet"/>
      <w:lvlText w:val="•"/>
      <w:lvlJc w:val="left"/>
      <w:pPr>
        <w:tabs>
          <w:tab w:val="num" w:pos="1440"/>
        </w:tabs>
        <w:ind w:left="1440" w:hanging="360"/>
      </w:pPr>
      <w:rPr>
        <w:rFonts w:ascii="Arial" w:hAnsi="Arial" w:hint="default"/>
      </w:rPr>
    </w:lvl>
    <w:lvl w:ilvl="2" w:tplc="EA6845B6" w:tentative="1">
      <w:start w:val="1"/>
      <w:numFmt w:val="bullet"/>
      <w:lvlText w:val="•"/>
      <w:lvlJc w:val="left"/>
      <w:pPr>
        <w:tabs>
          <w:tab w:val="num" w:pos="2160"/>
        </w:tabs>
        <w:ind w:left="2160" w:hanging="360"/>
      </w:pPr>
      <w:rPr>
        <w:rFonts w:ascii="Arial" w:hAnsi="Arial" w:hint="default"/>
      </w:rPr>
    </w:lvl>
    <w:lvl w:ilvl="3" w:tplc="EC42422A" w:tentative="1">
      <w:start w:val="1"/>
      <w:numFmt w:val="bullet"/>
      <w:lvlText w:val="•"/>
      <w:lvlJc w:val="left"/>
      <w:pPr>
        <w:tabs>
          <w:tab w:val="num" w:pos="2880"/>
        </w:tabs>
        <w:ind w:left="2880" w:hanging="360"/>
      </w:pPr>
      <w:rPr>
        <w:rFonts w:ascii="Arial" w:hAnsi="Arial" w:hint="default"/>
      </w:rPr>
    </w:lvl>
    <w:lvl w:ilvl="4" w:tplc="D748A368" w:tentative="1">
      <w:start w:val="1"/>
      <w:numFmt w:val="bullet"/>
      <w:lvlText w:val="•"/>
      <w:lvlJc w:val="left"/>
      <w:pPr>
        <w:tabs>
          <w:tab w:val="num" w:pos="3600"/>
        </w:tabs>
        <w:ind w:left="3600" w:hanging="360"/>
      </w:pPr>
      <w:rPr>
        <w:rFonts w:ascii="Arial" w:hAnsi="Arial" w:hint="default"/>
      </w:rPr>
    </w:lvl>
    <w:lvl w:ilvl="5" w:tplc="4EC44088" w:tentative="1">
      <w:start w:val="1"/>
      <w:numFmt w:val="bullet"/>
      <w:lvlText w:val="•"/>
      <w:lvlJc w:val="left"/>
      <w:pPr>
        <w:tabs>
          <w:tab w:val="num" w:pos="4320"/>
        </w:tabs>
        <w:ind w:left="4320" w:hanging="360"/>
      </w:pPr>
      <w:rPr>
        <w:rFonts w:ascii="Arial" w:hAnsi="Arial" w:hint="default"/>
      </w:rPr>
    </w:lvl>
    <w:lvl w:ilvl="6" w:tplc="2C226D12" w:tentative="1">
      <w:start w:val="1"/>
      <w:numFmt w:val="bullet"/>
      <w:lvlText w:val="•"/>
      <w:lvlJc w:val="left"/>
      <w:pPr>
        <w:tabs>
          <w:tab w:val="num" w:pos="5040"/>
        </w:tabs>
        <w:ind w:left="5040" w:hanging="360"/>
      </w:pPr>
      <w:rPr>
        <w:rFonts w:ascii="Arial" w:hAnsi="Arial" w:hint="default"/>
      </w:rPr>
    </w:lvl>
    <w:lvl w:ilvl="7" w:tplc="AFE2F8B2" w:tentative="1">
      <w:start w:val="1"/>
      <w:numFmt w:val="bullet"/>
      <w:lvlText w:val="•"/>
      <w:lvlJc w:val="left"/>
      <w:pPr>
        <w:tabs>
          <w:tab w:val="num" w:pos="5760"/>
        </w:tabs>
        <w:ind w:left="5760" w:hanging="360"/>
      </w:pPr>
      <w:rPr>
        <w:rFonts w:ascii="Arial" w:hAnsi="Arial" w:hint="default"/>
      </w:rPr>
    </w:lvl>
    <w:lvl w:ilvl="8" w:tplc="502C27B0" w:tentative="1">
      <w:start w:val="1"/>
      <w:numFmt w:val="bullet"/>
      <w:lvlText w:val="•"/>
      <w:lvlJc w:val="left"/>
      <w:pPr>
        <w:tabs>
          <w:tab w:val="num" w:pos="6480"/>
        </w:tabs>
        <w:ind w:left="6480" w:hanging="360"/>
      </w:pPr>
      <w:rPr>
        <w:rFonts w:ascii="Arial" w:hAnsi="Arial" w:hint="default"/>
      </w:rPr>
    </w:lvl>
  </w:abstractNum>
  <w:abstractNum w:abstractNumId="31">
    <w:nsid w:val="652B7B3A"/>
    <w:multiLevelType w:val="hybridMultilevel"/>
    <w:tmpl w:val="7342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765BB1"/>
    <w:multiLevelType w:val="hybridMultilevel"/>
    <w:tmpl w:val="9E20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BC3176"/>
    <w:multiLevelType w:val="hybridMultilevel"/>
    <w:tmpl w:val="8D7E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7660E"/>
    <w:multiLevelType w:val="hybridMultilevel"/>
    <w:tmpl w:val="F77C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C8569C"/>
    <w:multiLevelType w:val="hybridMultilevel"/>
    <w:tmpl w:val="AAA2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7E7FB1"/>
    <w:multiLevelType w:val="hybridMultilevel"/>
    <w:tmpl w:val="23DE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2A758B"/>
    <w:multiLevelType w:val="hybridMultilevel"/>
    <w:tmpl w:val="5506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7E2F56"/>
    <w:multiLevelType w:val="hybridMultilevel"/>
    <w:tmpl w:val="864E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8F2C79"/>
    <w:multiLevelType w:val="hybridMultilevel"/>
    <w:tmpl w:val="CC76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87482B"/>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5"/>
  </w:num>
  <w:num w:numId="3">
    <w:abstractNumId w:val="40"/>
  </w:num>
  <w:num w:numId="4">
    <w:abstractNumId w:val="34"/>
  </w:num>
  <w:num w:numId="5">
    <w:abstractNumId w:val="38"/>
  </w:num>
  <w:num w:numId="6">
    <w:abstractNumId w:val="35"/>
  </w:num>
  <w:num w:numId="7">
    <w:abstractNumId w:val="12"/>
  </w:num>
  <w:num w:numId="8">
    <w:abstractNumId w:val="2"/>
  </w:num>
  <w:num w:numId="9">
    <w:abstractNumId w:val="1"/>
  </w:num>
  <w:num w:numId="10">
    <w:abstractNumId w:val="15"/>
  </w:num>
  <w:num w:numId="11">
    <w:abstractNumId w:val="23"/>
  </w:num>
  <w:num w:numId="12">
    <w:abstractNumId w:val="36"/>
  </w:num>
  <w:num w:numId="13">
    <w:abstractNumId w:val="8"/>
  </w:num>
  <w:num w:numId="14">
    <w:abstractNumId w:val="22"/>
  </w:num>
  <w:num w:numId="15">
    <w:abstractNumId w:val="17"/>
  </w:num>
  <w:num w:numId="16">
    <w:abstractNumId w:val="7"/>
  </w:num>
  <w:num w:numId="17">
    <w:abstractNumId w:val="24"/>
  </w:num>
  <w:num w:numId="18">
    <w:abstractNumId w:val="19"/>
  </w:num>
  <w:num w:numId="19">
    <w:abstractNumId w:val="6"/>
  </w:num>
  <w:num w:numId="20">
    <w:abstractNumId w:val="0"/>
  </w:num>
  <w:num w:numId="21">
    <w:abstractNumId w:val="10"/>
  </w:num>
  <w:num w:numId="22">
    <w:abstractNumId w:val="9"/>
  </w:num>
  <w:num w:numId="23">
    <w:abstractNumId w:val="30"/>
  </w:num>
  <w:num w:numId="24">
    <w:abstractNumId w:val="29"/>
  </w:num>
  <w:num w:numId="25">
    <w:abstractNumId w:val="16"/>
  </w:num>
  <w:num w:numId="26">
    <w:abstractNumId w:val="32"/>
  </w:num>
  <w:num w:numId="27">
    <w:abstractNumId w:val="31"/>
  </w:num>
  <w:num w:numId="28">
    <w:abstractNumId w:val="33"/>
  </w:num>
  <w:num w:numId="29">
    <w:abstractNumId w:val="25"/>
  </w:num>
  <w:num w:numId="30">
    <w:abstractNumId w:val="11"/>
  </w:num>
  <w:num w:numId="31">
    <w:abstractNumId w:val="39"/>
  </w:num>
  <w:num w:numId="32">
    <w:abstractNumId w:val="18"/>
  </w:num>
  <w:num w:numId="33">
    <w:abstractNumId w:val="37"/>
  </w:num>
  <w:num w:numId="34">
    <w:abstractNumId w:val="13"/>
  </w:num>
  <w:num w:numId="35">
    <w:abstractNumId w:val="28"/>
  </w:num>
  <w:num w:numId="36">
    <w:abstractNumId w:val="4"/>
  </w:num>
  <w:num w:numId="37">
    <w:abstractNumId w:val="27"/>
  </w:num>
  <w:num w:numId="38">
    <w:abstractNumId w:val="3"/>
  </w:num>
  <w:num w:numId="39">
    <w:abstractNumId w:val="26"/>
  </w:num>
  <w:num w:numId="40">
    <w:abstractNumId w:val="21"/>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en-US" w:vendorID="64" w:dllVersion="131078" w:nlCheck="1" w:checkStyle="1"/>
  <w:activeWritingStyle w:appName="MSWord" w:lang="en-AU" w:vendorID="64" w:dllVersion="131078" w:nlCheck="1" w:checkStyle="1"/>
  <w:proofState w:spelling="clean" w:grammar="clean"/>
  <w:revisionView w:markup="0"/>
  <w:trackRevisions/>
  <w:defaultTabStop w:val="720"/>
  <w:characterSpacingControl w:val="doNotCompress"/>
  <w:savePreviewPicture/>
  <w:hdrShapeDefaults>
    <o:shapedefaults v:ext="edit" spidmax="2050">
      <o:colormru v:ext="edit" colors="#2c474f,#6dafc4,#d5f6ff,#3b5c5e,#3a4f52"/>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F43"/>
    <w:rsid w:val="00005382"/>
    <w:rsid w:val="00005C06"/>
    <w:rsid w:val="00006284"/>
    <w:rsid w:val="00006798"/>
    <w:rsid w:val="00006C4B"/>
    <w:rsid w:val="0000734E"/>
    <w:rsid w:val="00010C63"/>
    <w:rsid w:val="00011FE9"/>
    <w:rsid w:val="00017E27"/>
    <w:rsid w:val="00017F27"/>
    <w:rsid w:val="00020F64"/>
    <w:rsid w:val="00021F69"/>
    <w:rsid w:val="000235C6"/>
    <w:rsid w:val="0002386B"/>
    <w:rsid w:val="0002405C"/>
    <w:rsid w:val="0002450B"/>
    <w:rsid w:val="00027027"/>
    <w:rsid w:val="000309C9"/>
    <w:rsid w:val="000309E0"/>
    <w:rsid w:val="00030F2C"/>
    <w:rsid w:val="00031057"/>
    <w:rsid w:val="00034243"/>
    <w:rsid w:val="0003452C"/>
    <w:rsid w:val="000355BA"/>
    <w:rsid w:val="000372D4"/>
    <w:rsid w:val="00040C74"/>
    <w:rsid w:val="00044B7F"/>
    <w:rsid w:val="000462E6"/>
    <w:rsid w:val="00047048"/>
    <w:rsid w:val="00051A29"/>
    <w:rsid w:val="0005465B"/>
    <w:rsid w:val="00055FDF"/>
    <w:rsid w:val="00056E92"/>
    <w:rsid w:val="0006037D"/>
    <w:rsid w:val="0006116E"/>
    <w:rsid w:val="00061195"/>
    <w:rsid w:val="00064C05"/>
    <w:rsid w:val="00066C31"/>
    <w:rsid w:val="000709B9"/>
    <w:rsid w:val="000715B4"/>
    <w:rsid w:val="0007289E"/>
    <w:rsid w:val="0007435E"/>
    <w:rsid w:val="0007479F"/>
    <w:rsid w:val="00074F37"/>
    <w:rsid w:val="00077E6F"/>
    <w:rsid w:val="00080386"/>
    <w:rsid w:val="00081C27"/>
    <w:rsid w:val="00081E8D"/>
    <w:rsid w:val="00084926"/>
    <w:rsid w:val="00092BFA"/>
    <w:rsid w:val="00092FCF"/>
    <w:rsid w:val="00093CFE"/>
    <w:rsid w:val="00093F13"/>
    <w:rsid w:val="000970C6"/>
    <w:rsid w:val="0009789D"/>
    <w:rsid w:val="00097EE6"/>
    <w:rsid w:val="000A1D6E"/>
    <w:rsid w:val="000A21DA"/>
    <w:rsid w:val="000A2659"/>
    <w:rsid w:val="000A321A"/>
    <w:rsid w:val="000A54AB"/>
    <w:rsid w:val="000B0194"/>
    <w:rsid w:val="000B0332"/>
    <w:rsid w:val="000B0716"/>
    <w:rsid w:val="000B0AE1"/>
    <w:rsid w:val="000B1218"/>
    <w:rsid w:val="000B1FE4"/>
    <w:rsid w:val="000B521D"/>
    <w:rsid w:val="000C0CD4"/>
    <w:rsid w:val="000C1926"/>
    <w:rsid w:val="000C2DB1"/>
    <w:rsid w:val="000C44DC"/>
    <w:rsid w:val="000C6913"/>
    <w:rsid w:val="000D0FB7"/>
    <w:rsid w:val="000D2E3C"/>
    <w:rsid w:val="000D30BF"/>
    <w:rsid w:val="000D59DD"/>
    <w:rsid w:val="000D5F72"/>
    <w:rsid w:val="000D684E"/>
    <w:rsid w:val="000D6880"/>
    <w:rsid w:val="000D6D47"/>
    <w:rsid w:val="000E0078"/>
    <w:rsid w:val="000E124F"/>
    <w:rsid w:val="000E23B8"/>
    <w:rsid w:val="000E28A1"/>
    <w:rsid w:val="000E47AC"/>
    <w:rsid w:val="000E5BE0"/>
    <w:rsid w:val="000E799D"/>
    <w:rsid w:val="000F07D9"/>
    <w:rsid w:val="000F20AF"/>
    <w:rsid w:val="000F338A"/>
    <w:rsid w:val="000F7662"/>
    <w:rsid w:val="00100448"/>
    <w:rsid w:val="00100A15"/>
    <w:rsid w:val="00101258"/>
    <w:rsid w:val="001014D7"/>
    <w:rsid w:val="00103469"/>
    <w:rsid w:val="00103527"/>
    <w:rsid w:val="0010355B"/>
    <w:rsid w:val="00104EFC"/>
    <w:rsid w:val="00105A1B"/>
    <w:rsid w:val="00110348"/>
    <w:rsid w:val="00113E9B"/>
    <w:rsid w:val="00120647"/>
    <w:rsid w:val="00124826"/>
    <w:rsid w:val="0013090B"/>
    <w:rsid w:val="0013104D"/>
    <w:rsid w:val="0013105C"/>
    <w:rsid w:val="00132F99"/>
    <w:rsid w:val="00133F60"/>
    <w:rsid w:val="0013433A"/>
    <w:rsid w:val="001362B0"/>
    <w:rsid w:val="0013753D"/>
    <w:rsid w:val="001376DB"/>
    <w:rsid w:val="00137DBA"/>
    <w:rsid w:val="00141E1B"/>
    <w:rsid w:val="001430B1"/>
    <w:rsid w:val="00146400"/>
    <w:rsid w:val="00146DC9"/>
    <w:rsid w:val="00147DC7"/>
    <w:rsid w:val="00150F70"/>
    <w:rsid w:val="00151CA6"/>
    <w:rsid w:val="00155541"/>
    <w:rsid w:val="001565E9"/>
    <w:rsid w:val="00163658"/>
    <w:rsid w:val="00164C05"/>
    <w:rsid w:val="0016564F"/>
    <w:rsid w:val="00176176"/>
    <w:rsid w:val="00177446"/>
    <w:rsid w:val="00177D7E"/>
    <w:rsid w:val="00180722"/>
    <w:rsid w:val="00180723"/>
    <w:rsid w:val="001812BD"/>
    <w:rsid w:val="00182353"/>
    <w:rsid w:val="00184CB0"/>
    <w:rsid w:val="00184D99"/>
    <w:rsid w:val="0018553C"/>
    <w:rsid w:val="0018670F"/>
    <w:rsid w:val="0019330B"/>
    <w:rsid w:val="00194B72"/>
    <w:rsid w:val="00196AFF"/>
    <w:rsid w:val="0019705C"/>
    <w:rsid w:val="00197502"/>
    <w:rsid w:val="001A1FD2"/>
    <w:rsid w:val="001A3DA9"/>
    <w:rsid w:val="001A7E33"/>
    <w:rsid w:val="001B000A"/>
    <w:rsid w:val="001B1A9A"/>
    <w:rsid w:val="001B2C84"/>
    <w:rsid w:val="001B3C0A"/>
    <w:rsid w:val="001B491E"/>
    <w:rsid w:val="001B5779"/>
    <w:rsid w:val="001B70AC"/>
    <w:rsid w:val="001B760D"/>
    <w:rsid w:val="001C018D"/>
    <w:rsid w:val="001C120B"/>
    <w:rsid w:val="001C1692"/>
    <w:rsid w:val="001C2212"/>
    <w:rsid w:val="001C2A9F"/>
    <w:rsid w:val="001C67DA"/>
    <w:rsid w:val="001D0EC7"/>
    <w:rsid w:val="001D1D30"/>
    <w:rsid w:val="001D2E6A"/>
    <w:rsid w:val="001D3A98"/>
    <w:rsid w:val="001E1ABC"/>
    <w:rsid w:val="001E5DF2"/>
    <w:rsid w:val="001E6472"/>
    <w:rsid w:val="001E79A9"/>
    <w:rsid w:val="001E7D22"/>
    <w:rsid w:val="001F41DB"/>
    <w:rsid w:val="001F4A69"/>
    <w:rsid w:val="001F54D6"/>
    <w:rsid w:val="001F60DA"/>
    <w:rsid w:val="00204244"/>
    <w:rsid w:val="0020628D"/>
    <w:rsid w:val="002062CD"/>
    <w:rsid w:val="00206838"/>
    <w:rsid w:val="00210276"/>
    <w:rsid w:val="0021129A"/>
    <w:rsid w:val="002118B9"/>
    <w:rsid w:val="00211EC1"/>
    <w:rsid w:val="00213947"/>
    <w:rsid w:val="002143D6"/>
    <w:rsid w:val="00215094"/>
    <w:rsid w:val="00216038"/>
    <w:rsid w:val="00216643"/>
    <w:rsid w:val="002167D1"/>
    <w:rsid w:val="00217A76"/>
    <w:rsid w:val="00222674"/>
    <w:rsid w:val="002232B0"/>
    <w:rsid w:val="00224B85"/>
    <w:rsid w:val="00231867"/>
    <w:rsid w:val="0023216D"/>
    <w:rsid w:val="00232C22"/>
    <w:rsid w:val="00233B2D"/>
    <w:rsid w:val="00235616"/>
    <w:rsid w:val="00236573"/>
    <w:rsid w:val="00236C91"/>
    <w:rsid w:val="002440BB"/>
    <w:rsid w:val="0024643C"/>
    <w:rsid w:val="002477FD"/>
    <w:rsid w:val="00251E5C"/>
    <w:rsid w:val="00252B57"/>
    <w:rsid w:val="00255022"/>
    <w:rsid w:val="0025517D"/>
    <w:rsid w:val="00260E37"/>
    <w:rsid w:val="00261DF4"/>
    <w:rsid w:val="002621F4"/>
    <w:rsid w:val="00264748"/>
    <w:rsid w:val="0026602F"/>
    <w:rsid w:val="00266C3F"/>
    <w:rsid w:val="0026770A"/>
    <w:rsid w:val="0027253C"/>
    <w:rsid w:val="00272A63"/>
    <w:rsid w:val="00272F10"/>
    <w:rsid w:val="00274066"/>
    <w:rsid w:val="00275F09"/>
    <w:rsid w:val="00277B0C"/>
    <w:rsid w:val="0028134E"/>
    <w:rsid w:val="00283244"/>
    <w:rsid w:val="00283F06"/>
    <w:rsid w:val="00286A78"/>
    <w:rsid w:val="00287903"/>
    <w:rsid w:val="00287F1B"/>
    <w:rsid w:val="0029007A"/>
    <w:rsid w:val="0029021F"/>
    <w:rsid w:val="00290B0D"/>
    <w:rsid w:val="00291595"/>
    <w:rsid w:val="00291A88"/>
    <w:rsid w:val="0029205E"/>
    <w:rsid w:val="002957DF"/>
    <w:rsid w:val="002976DA"/>
    <w:rsid w:val="00297F54"/>
    <w:rsid w:val="002A0DFE"/>
    <w:rsid w:val="002A13AC"/>
    <w:rsid w:val="002A20E0"/>
    <w:rsid w:val="002A26A8"/>
    <w:rsid w:val="002A62A8"/>
    <w:rsid w:val="002B03CC"/>
    <w:rsid w:val="002B0AA5"/>
    <w:rsid w:val="002B3278"/>
    <w:rsid w:val="002B4915"/>
    <w:rsid w:val="002B58D1"/>
    <w:rsid w:val="002C4E79"/>
    <w:rsid w:val="002C6FA3"/>
    <w:rsid w:val="002C7FA9"/>
    <w:rsid w:val="002D3970"/>
    <w:rsid w:val="002D468C"/>
    <w:rsid w:val="002E2E2D"/>
    <w:rsid w:val="002E55C5"/>
    <w:rsid w:val="002E7C51"/>
    <w:rsid w:val="002F1D9A"/>
    <w:rsid w:val="002F214B"/>
    <w:rsid w:val="002F40D1"/>
    <w:rsid w:val="002F61F4"/>
    <w:rsid w:val="002F6527"/>
    <w:rsid w:val="002F6F4D"/>
    <w:rsid w:val="0030043A"/>
    <w:rsid w:val="003010D3"/>
    <w:rsid w:val="00301DFF"/>
    <w:rsid w:val="00304D3B"/>
    <w:rsid w:val="003060C3"/>
    <w:rsid w:val="003227AD"/>
    <w:rsid w:val="0032323D"/>
    <w:rsid w:val="003250F2"/>
    <w:rsid w:val="0032590C"/>
    <w:rsid w:val="003301BD"/>
    <w:rsid w:val="00330229"/>
    <w:rsid w:val="00330B88"/>
    <w:rsid w:val="003349C4"/>
    <w:rsid w:val="00335A2F"/>
    <w:rsid w:val="003372FD"/>
    <w:rsid w:val="003412C2"/>
    <w:rsid w:val="00342C7B"/>
    <w:rsid w:val="00352817"/>
    <w:rsid w:val="00354906"/>
    <w:rsid w:val="00354C06"/>
    <w:rsid w:val="00354C9D"/>
    <w:rsid w:val="003555C9"/>
    <w:rsid w:val="00361132"/>
    <w:rsid w:val="00361A32"/>
    <w:rsid w:val="003629BD"/>
    <w:rsid w:val="00362A56"/>
    <w:rsid w:val="0036338C"/>
    <w:rsid w:val="00363F2B"/>
    <w:rsid w:val="00364E7E"/>
    <w:rsid w:val="003658D3"/>
    <w:rsid w:val="0037353E"/>
    <w:rsid w:val="003767D0"/>
    <w:rsid w:val="00382D9F"/>
    <w:rsid w:val="00390901"/>
    <w:rsid w:val="00393344"/>
    <w:rsid w:val="00395D10"/>
    <w:rsid w:val="003A0892"/>
    <w:rsid w:val="003A3F81"/>
    <w:rsid w:val="003A4579"/>
    <w:rsid w:val="003A5443"/>
    <w:rsid w:val="003A6B4B"/>
    <w:rsid w:val="003B0E4B"/>
    <w:rsid w:val="003B40EC"/>
    <w:rsid w:val="003C0421"/>
    <w:rsid w:val="003C1BF0"/>
    <w:rsid w:val="003C5F4B"/>
    <w:rsid w:val="003D1725"/>
    <w:rsid w:val="003D739F"/>
    <w:rsid w:val="003E0F93"/>
    <w:rsid w:val="003E2EA3"/>
    <w:rsid w:val="003E338E"/>
    <w:rsid w:val="003E3659"/>
    <w:rsid w:val="003E4DE3"/>
    <w:rsid w:val="003E5F3E"/>
    <w:rsid w:val="003E639B"/>
    <w:rsid w:val="003E6A91"/>
    <w:rsid w:val="003E7730"/>
    <w:rsid w:val="003E7A10"/>
    <w:rsid w:val="003F0F31"/>
    <w:rsid w:val="003F2283"/>
    <w:rsid w:val="003F3D97"/>
    <w:rsid w:val="003F5854"/>
    <w:rsid w:val="003F6B85"/>
    <w:rsid w:val="003F752A"/>
    <w:rsid w:val="004017D9"/>
    <w:rsid w:val="004028F2"/>
    <w:rsid w:val="00403082"/>
    <w:rsid w:val="004063FB"/>
    <w:rsid w:val="004070D5"/>
    <w:rsid w:val="004106DA"/>
    <w:rsid w:val="00410E37"/>
    <w:rsid w:val="00411796"/>
    <w:rsid w:val="004126E9"/>
    <w:rsid w:val="0041274D"/>
    <w:rsid w:val="00415D12"/>
    <w:rsid w:val="00420A59"/>
    <w:rsid w:val="0042228F"/>
    <w:rsid w:val="0042658D"/>
    <w:rsid w:val="00433B18"/>
    <w:rsid w:val="00435E8D"/>
    <w:rsid w:val="00442E3B"/>
    <w:rsid w:val="00444777"/>
    <w:rsid w:val="00445148"/>
    <w:rsid w:val="00453FBF"/>
    <w:rsid w:val="00461E0C"/>
    <w:rsid w:val="00464235"/>
    <w:rsid w:val="00466C28"/>
    <w:rsid w:val="0047213E"/>
    <w:rsid w:val="004727AD"/>
    <w:rsid w:val="0047357C"/>
    <w:rsid w:val="00474404"/>
    <w:rsid w:val="00474B76"/>
    <w:rsid w:val="00474CFE"/>
    <w:rsid w:val="00480B0E"/>
    <w:rsid w:val="004818EE"/>
    <w:rsid w:val="0048235F"/>
    <w:rsid w:val="00485CD5"/>
    <w:rsid w:val="00490F3D"/>
    <w:rsid w:val="00492003"/>
    <w:rsid w:val="00493101"/>
    <w:rsid w:val="00494062"/>
    <w:rsid w:val="00495201"/>
    <w:rsid w:val="0049560A"/>
    <w:rsid w:val="004A13A3"/>
    <w:rsid w:val="004A2AE1"/>
    <w:rsid w:val="004A504F"/>
    <w:rsid w:val="004A65E8"/>
    <w:rsid w:val="004A7D41"/>
    <w:rsid w:val="004B02CE"/>
    <w:rsid w:val="004B083C"/>
    <w:rsid w:val="004B0BF6"/>
    <w:rsid w:val="004B1137"/>
    <w:rsid w:val="004B5CCF"/>
    <w:rsid w:val="004C0581"/>
    <w:rsid w:val="004C1D9E"/>
    <w:rsid w:val="004C2325"/>
    <w:rsid w:val="004C5AC3"/>
    <w:rsid w:val="004D05E0"/>
    <w:rsid w:val="004D2680"/>
    <w:rsid w:val="004D32A0"/>
    <w:rsid w:val="004D3E17"/>
    <w:rsid w:val="004D69A8"/>
    <w:rsid w:val="004D726F"/>
    <w:rsid w:val="004D7E7F"/>
    <w:rsid w:val="004E089E"/>
    <w:rsid w:val="004E0E75"/>
    <w:rsid w:val="004E1E97"/>
    <w:rsid w:val="004E684E"/>
    <w:rsid w:val="004F3D26"/>
    <w:rsid w:val="004F5D8F"/>
    <w:rsid w:val="00501E47"/>
    <w:rsid w:val="00503B86"/>
    <w:rsid w:val="00504F58"/>
    <w:rsid w:val="00512358"/>
    <w:rsid w:val="005125D8"/>
    <w:rsid w:val="00513573"/>
    <w:rsid w:val="005204D4"/>
    <w:rsid w:val="00524F4E"/>
    <w:rsid w:val="00527ECB"/>
    <w:rsid w:val="00530375"/>
    <w:rsid w:val="005313A0"/>
    <w:rsid w:val="00533034"/>
    <w:rsid w:val="00534EEA"/>
    <w:rsid w:val="005366F7"/>
    <w:rsid w:val="00537736"/>
    <w:rsid w:val="00542245"/>
    <w:rsid w:val="00543A17"/>
    <w:rsid w:val="00544F41"/>
    <w:rsid w:val="00546686"/>
    <w:rsid w:val="0054686E"/>
    <w:rsid w:val="00547052"/>
    <w:rsid w:val="00547167"/>
    <w:rsid w:val="00550764"/>
    <w:rsid w:val="00552078"/>
    <w:rsid w:val="00556205"/>
    <w:rsid w:val="00557443"/>
    <w:rsid w:val="00563266"/>
    <w:rsid w:val="00564AD6"/>
    <w:rsid w:val="005710F8"/>
    <w:rsid w:val="0057265B"/>
    <w:rsid w:val="00572823"/>
    <w:rsid w:val="00573147"/>
    <w:rsid w:val="0057541E"/>
    <w:rsid w:val="00580957"/>
    <w:rsid w:val="005835C3"/>
    <w:rsid w:val="005844A6"/>
    <w:rsid w:val="00584CCD"/>
    <w:rsid w:val="0058514E"/>
    <w:rsid w:val="00586FD9"/>
    <w:rsid w:val="005A2717"/>
    <w:rsid w:val="005A3B10"/>
    <w:rsid w:val="005A4DA3"/>
    <w:rsid w:val="005A5ACB"/>
    <w:rsid w:val="005A7CFC"/>
    <w:rsid w:val="005B1045"/>
    <w:rsid w:val="005B1D02"/>
    <w:rsid w:val="005B2E13"/>
    <w:rsid w:val="005B777A"/>
    <w:rsid w:val="005C651C"/>
    <w:rsid w:val="005D0783"/>
    <w:rsid w:val="005D09EC"/>
    <w:rsid w:val="005D4D6A"/>
    <w:rsid w:val="005E26D9"/>
    <w:rsid w:val="005E3664"/>
    <w:rsid w:val="005E3A04"/>
    <w:rsid w:val="005E4106"/>
    <w:rsid w:val="005E64A0"/>
    <w:rsid w:val="005E65E3"/>
    <w:rsid w:val="005E6AB1"/>
    <w:rsid w:val="005F25FD"/>
    <w:rsid w:val="005F3CB7"/>
    <w:rsid w:val="005F7F58"/>
    <w:rsid w:val="006008B8"/>
    <w:rsid w:val="00601015"/>
    <w:rsid w:val="006043DC"/>
    <w:rsid w:val="0060516B"/>
    <w:rsid w:val="00610486"/>
    <w:rsid w:val="0061280C"/>
    <w:rsid w:val="006130D8"/>
    <w:rsid w:val="00617665"/>
    <w:rsid w:val="00621779"/>
    <w:rsid w:val="00621CF5"/>
    <w:rsid w:val="006246DA"/>
    <w:rsid w:val="00624C0D"/>
    <w:rsid w:val="00626078"/>
    <w:rsid w:val="0062766F"/>
    <w:rsid w:val="006322C9"/>
    <w:rsid w:val="006324AF"/>
    <w:rsid w:val="00632FEB"/>
    <w:rsid w:val="006338F2"/>
    <w:rsid w:val="00633E70"/>
    <w:rsid w:val="00640798"/>
    <w:rsid w:val="00640B2A"/>
    <w:rsid w:val="00641ABE"/>
    <w:rsid w:val="006430B7"/>
    <w:rsid w:val="006440F3"/>
    <w:rsid w:val="0065673F"/>
    <w:rsid w:val="0065704F"/>
    <w:rsid w:val="0066136C"/>
    <w:rsid w:val="006666AB"/>
    <w:rsid w:val="00667EF8"/>
    <w:rsid w:val="006708FC"/>
    <w:rsid w:val="00671587"/>
    <w:rsid w:val="00672650"/>
    <w:rsid w:val="0067391D"/>
    <w:rsid w:val="0067753C"/>
    <w:rsid w:val="00683411"/>
    <w:rsid w:val="006915D6"/>
    <w:rsid w:val="006921E6"/>
    <w:rsid w:val="006930C9"/>
    <w:rsid w:val="006A1407"/>
    <w:rsid w:val="006A4568"/>
    <w:rsid w:val="006A6CE6"/>
    <w:rsid w:val="006A7C25"/>
    <w:rsid w:val="006B2101"/>
    <w:rsid w:val="006B21C9"/>
    <w:rsid w:val="006B3969"/>
    <w:rsid w:val="006B467C"/>
    <w:rsid w:val="006B6503"/>
    <w:rsid w:val="006C0780"/>
    <w:rsid w:val="006C1E7B"/>
    <w:rsid w:val="006C2504"/>
    <w:rsid w:val="006C2DCE"/>
    <w:rsid w:val="006C5085"/>
    <w:rsid w:val="006C71EF"/>
    <w:rsid w:val="006C7366"/>
    <w:rsid w:val="006D0127"/>
    <w:rsid w:val="006D27A2"/>
    <w:rsid w:val="006D43AF"/>
    <w:rsid w:val="006D46E6"/>
    <w:rsid w:val="006E0F43"/>
    <w:rsid w:val="006E5D99"/>
    <w:rsid w:val="006E684E"/>
    <w:rsid w:val="006F124E"/>
    <w:rsid w:val="006F28CD"/>
    <w:rsid w:val="006F2C90"/>
    <w:rsid w:val="006F4093"/>
    <w:rsid w:val="006F6108"/>
    <w:rsid w:val="006F6149"/>
    <w:rsid w:val="006F66A5"/>
    <w:rsid w:val="006F7C8B"/>
    <w:rsid w:val="00700FF2"/>
    <w:rsid w:val="00705DE4"/>
    <w:rsid w:val="00707115"/>
    <w:rsid w:val="00710490"/>
    <w:rsid w:val="00714C0B"/>
    <w:rsid w:val="007150DB"/>
    <w:rsid w:val="0071656A"/>
    <w:rsid w:val="00716DAE"/>
    <w:rsid w:val="00717968"/>
    <w:rsid w:val="00721D96"/>
    <w:rsid w:val="00721D9A"/>
    <w:rsid w:val="007227D5"/>
    <w:rsid w:val="007255DB"/>
    <w:rsid w:val="00725D31"/>
    <w:rsid w:val="007277E9"/>
    <w:rsid w:val="007300AC"/>
    <w:rsid w:val="00731384"/>
    <w:rsid w:val="00731824"/>
    <w:rsid w:val="007328E6"/>
    <w:rsid w:val="007349A0"/>
    <w:rsid w:val="00734D06"/>
    <w:rsid w:val="007370B7"/>
    <w:rsid w:val="0073770A"/>
    <w:rsid w:val="0074244C"/>
    <w:rsid w:val="00743E20"/>
    <w:rsid w:val="00744B56"/>
    <w:rsid w:val="007479D8"/>
    <w:rsid w:val="00752369"/>
    <w:rsid w:val="007550F5"/>
    <w:rsid w:val="00755640"/>
    <w:rsid w:val="007557B6"/>
    <w:rsid w:val="00756851"/>
    <w:rsid w:val="007611CE"/>
    <w:rsid w:val="007616DA"/>
    <w:rsid w:val="00764715"/>
    <w:rsid w:val="007711C4"/>
    <w:rsid w:val="00771970"/>
    <w:rsid w:val="00771AB2"/>
    <w:rsid w:val="0077530E"/>
    <w:rsid w:val="007770E4"/>
    <w:rsid w:val="007806A7"/>
    <w:rsid w:val="00781BE3"/>
    <w:rsid w:val="00783D08"/>
    <w:rsid w:val="00785F28"/>
    <w:rsid w:val="007905CE"/>
    <w:rsid w:val="00791638"/>
    <w:rsid w:val="00795626"/>
    <w:rsid w:val="007972A2"/>
    <w:rsid w:val="007A1B6D"/>
    <w:rsid w:val="007A5140"/>
    <w:rsid w:val="007A66EF"/>
    <w:rsid w:val="007A6FC1"/>
    <w:rsid w:val="007A7D82"/>
    <w:rsid w:val="007B0267"/>
    <w:rsid w:val="007B1F97"/>
    <w:rsid w:val="007B2833"/>
    <w:rsid w:val="007B3232"/>
    <w:rsid w:val="007B4323"/>
    <w:rsid w:val="007B74BD"/>
    <w:rsid w:val="007B7705"/>
    <w:rsid w:val="007C03A2"/>
    <w:rsid w:val="007C5561"/>
    <w:rsid w:val="007C6006"/>
    <w:rsid w:val="007D38D8"/>
    <w:rsid w:val="007D4B0C"/>
    <w:rsid w:val="007D6A95"/>
    <w:rsid w:val="007D6E82"/>
    <w:rsid w:val="007E18E5"/>
    <w:rsid w:val="007F1ADF"/>
    <w:rsid w:val="007F1C1A"/>
    <w:rsid w:val="007F3C52"/>
    <w:rsid w:val="007F42C5"/>
    <w:rsid w:val="007F6007"/>
    <w:rsid w:val="007F6870"/>
    <w:rsid w:val="0080048E"/>
    <w:rsid w:val="00800B88"/>
    <w:rsid w:val="00801F23"/>
    <w:rsid w:val="0080267F"/>
    <w:rsid w:val="008029A0"/>
    <w:rsid w:val="008039D1"/>
    <w:rsid w:val="008056CD"/>
    <w:rsid w:val="00806C2A"/>
    <w:rsid w:val="008114D8"/>
    <w:rsid w:val="0081191E"/>
    <w:rsid w:val="00814890"/>
    <w:rsid w:val="00814C1B"/>
    <w:rsid w:val="00816A6A"/>
    <w:rsid w:val="00821113"/>
    <w:rsid w:val="00821BD6"/>
    <w:rsid w:val="00822CF3"/>
    <w:rsid w:val="008235E1"/>
    <w:rsid w:val="00824482"/>
    <w:rsid w:val="00824EEE"/>
    <w:rsid w:val="00826BF2"/>
    <w:rsid w:val="0083085D"/>
    <w:rsid w:val="00830FC5"/>
    <w:rsid w:val="0083168A"/>
    <w:rsid w:val="00831C3D"/>
    <w:rsid w:val="00832659"/>
    <w:rsid w:val="0083412F"/>
    <w:rsid w:val="008401A4"/>
    <w:rsid w:val="00845B53"/>
    <w:rsid w:val="0084794B"/>
    <w:rsid w:val="00850686"/>
    <w:rsid w:val="008521C9"/>
    <w:rsid w:val="008561D0"/>
    <w:rsid w:val="00857791"/>
    <w:rsid w:val="00860959"/>
    <w:rsid w:val="0086105C"/>
    <w:rsid w:val="008622BF"/>
    <w:rsid w:val="008625E5"/>
    <w:rsid w:val="0086474E"/>
    <w:rsid w:val="00870716"/>
    <w:rsid w:val="008721CC"/>
    <w:rsid w:val="00872A7E"/>
    <w:rsid w:val="0087366C"/>
    <w:rsid w:val="00874973"/>
    <w:rsid w:val="00874F52"/>
    <w:rsid w:val="0087568F"/>
    <w:rsid w:val="00875DFD"/>
    <w:rsid w:val="00883767"/>
    <w:rsid w:val="008871F9"/>
    <w:rsid w:val="00890E7A"/>
    <w:rsid w:val="00891F3A"/>
    <w:rsid w:val="00894E70"/>
    <w:rsid w:val="00896728"/>
    <w:rsid w:val="008A1874"/>
    <w:rsid w:val="008A1D78"/>
    <w:rsid w:val="008A1FE0"/>
    <w:rsid w:val="008A3766"/>
    <w:rsid w:val="008A6C88"/>
    <w:rsid w:val="008A7011"/>
    <w:rsid w:val="008A72D7"/>
    <w:rsid w:val="008B1159"/>
    <w:rsid w:val="008B1217"/>
    <w:rsid w:val="008B1F79"/>
    <w:rsid w:val="008B5951"/>
    <w:rsid w:val="008B7374"/>
    <w:rsid w:val="008C04EB"/>
    <w:rsid w:val="008C17B6"/>
    <w:rsid w:val="008C30E8"/>
    <w:rsid w:val="008C4766"/>
    <w:rsid w:val="008C58BC"/>
    <w:rsid w:val="008C6C77"/>
    <w:rsid w:val="008D0B0C"/>
    <w:rsid w:val="008D4077"/>
    <w:rsid w:val="008D54B7"/>
    <w:rsid w:val="008D63B3"/>
    <w:rsid w:val="008D75CC"/>
    <w:rsid w:val="008D765B"/>
    <w:rsid w:val="008E1D5B"/>
    <w:rsid w:val="008E2B5D"/>
    <w:rsid w:val="008E3B03"/>
    <w:rsid w:val="008E5A70"/>
    <w:rsid w:val="008E606C"/>
    <w:rsid w:val="008E7111"/>
    <w:rsid w:val="008E76F0"/>
    <w:rsid w:val="008F091B"/>
    <w:rsid w:val="008F388C"/>
    <w:rsid w:val="008F4354"/>
    <w:rsid w:val="008F7E49"/>
    <w:rsid w:val="00900CF3"/>
    <w:rsid w:val="0090110B"/>
    <w:rsid w:val="00901543"/>
    <w:rsid w:val="0090388E"/>
    <w:rsid w:val="009053C5"/>
    <w:rsid w:val="009063F3"/>
    <w:rsid w:val="00910392"/>
    <w:rsid w:val="00912395"/>
    <w:rsid w:val="009128E7"/>
    <w:rsid w:val="0091597E"/>
    <w:rsid w:val="00915B6B"/>
    <w:rsid w:val="00916E68"/>
    <w:rsid w:val="00917686"/>
    <w:rsid w:val="0091781D"/>
    <w:rsid w:val="0092002E"/>
    <w:rsid w:val="00922032"/>
    <w:rsid w:val="00922ABF"/>
    <w:rsid w:val="00925969"/>
    <w:rsid w:val="0092788D"/>
    <w:rsid w:val="0093233B"/>
    <w:rsid w:val="0093277C"/>
    <w:rsid w:val="00934645"/>
    <w:rsid w:val="00935737"/>
    <w:rsid w:val="00936678"/>
    <w:rsid w:val="009369A9"/>
    <w:rsid w:val="00937CAB"/>
    <w:rsid w:val="009408AA"/>
    <w:rsid w:val="00941ADC"/>
    <w:rsid w:val="00942799"/>
    <w:rsid w:val="00944972"/>
    <w:rsid w:val="00946777"/>
    <w:rsid w:val="009506B0"/>
    <w:rsid w:val="00953553"/>
    <w:rsid w:val="0095507F"/>
    <w:rsid w:val="0095521E"/>
    <w:rsid w:val="00956BE2"/>
    <w:rsid w:val="0095725E"/>
    <w:rsid w:val="00960C96"/>
    <w:rsid w:val="009614D7"/>
    <w:rsid w:val="0096194A"/>
    <w:rsid w:val="00964408"/>
    <w:rsid w:val="00964434"/>
    <w:rsid w:val="00964850"/>
    <w:rsid w:val="00966B93"/>
    <w:rsid w:val="00971A64"/>
    <w:rsid w:val="00974950"/>
    <w:rsid w:val="00974A5F"/>
    <w:rsid w:val="00974CE4"/>
    <w:rsid w:val="009778FD"/>
    <w:rsid w:val="00980EF9"/>
    <w:rsid w:val="00981485"/>
    <w:rsid w:val="009823BC"/>
    <w:rsid w:val="00983987"/>
    <w:rsid w:val="00983ECF"/>
    <w:rsid w:val="00984A98"/>
    <w:rsid w:val="00984A9A"/>
    <w:rsid w:val="009859B7"/>
    <w:rsid w:val="009914AE"/>
    <w:rsid w:val="00991C62"/>
    <w:rsid w:val="00993CDF"/>
    <w:rsid w:val="0099445D"/>
    <w:rsid w:val="0099504F"/>
    <w:rsid w:val="00997259"/>
    <w:rsid w:val="009A0161"/>
    <w:rsid w:val="009A0D26"/>
    <w:rsid w:val="009A10F0"/>
    <w:rsid w:val="009A13F8"/>
    <w:rsid w:val="009A3239"/>
    <w:rsid w:val="009A490D"/>
    <w:rsid w:val="009A4967"/>
    <w:rsid w:val="009A67AA"/>
    <w:rsid w:val="009A7475"/>
    <w:rsid w:val="009A7DC6"/>
    <w:rsid w:val="009B79A4"/>
    <w:rsid w:val="009C02CC"/>
    <w:rsid w:val="009C2DC0"/>
    <w:rsid w:val="009C565B"/>
    <w:rsid w:val="009C599F"/>
    <w:rsid w:val="009C59B9"/>
    <w:rsid w:val="009D0316"/>
    <w:rsid w:val="009D1DDE"/>
    <w:rsid w:val="009D36D0"/>
    <w:rsid w:val="009D67B4"/>
    <w:rsid w:val="009D7981"/>
    <w:rsid w:val="009E060C"/>
    <w:rsid w:val="009E2A54"/>
    <w:rsid w:val="009E2B9F"/>
    <w:rsid w:val="009E56B4"/>
    <w:rsid w:val="009E70A1"/>
    <w:rsid w:val="009F0D01"/>
    <w:rsid w:val="009F20BE"/>
    <w:rsid w:val="009F3352"/>
    <w:rsid w:val="009F3C25"/>
    <w:rsid w:val="009F4BE2"/>
    <w:rsid w:val="009F6F0B"/>
    <w:rsid w:val="009F7E62"/>
    <w:rsid w:val="00A00476"/>
    <w:rsid w:val="00A02D6B"/>
    <w:rsid w:val="00A043CE"/>
    <w:rsid w:val="00A04820"/>
    <w:rsid w:val="00A05A25"/>
    <w:rsid w:val="00A06509"/>
    <w:rsid w:val="00A07679"/>
    <w:rsid w:val="00A07F76"/>
    <w:rsid w:val="00A13920"/>
    <w:rsid w:val="00A14941"/>
    <w:rsid w:val="00A16E8D"/>
    <w:rsid w:val="00A16F10"/>
    <w:rsid w:val="00A20C15"/>
    <w:rsid w:val="00A21B50"/>
    <w:rsid w:val="00A22D5F"/>
    <w:rsid w:val="00A246A1"/>
    <w:rsid w:val="00A24CB2"/>
    <w:rsid w:val="00A272BA"/>
    <w:rsid w:val="00A34103"/>
    <w:rsid w:val="00A3675D"/>
    <w:rsid w:val="00A411D8"/>
    <w:rsid w:val="00A4290E"/>
    <w:rsid w:val="00A46367"/>
    <w:rsid w:val="00A52017"/>
    <w:rsid w:val="00A5385E"/>
    <w:rsid w:val="00A54EC5"/>
    <w:rsid w:val="00A56283"/>
    <w:rsid w:val="00A60665"/>
    <w:rsid w:val="00A61D5E"/>
    <w:rsid w:val="00A62EE0"/>
    <w:rsid w:val="00A66294"/>
    <w:rsid w:val="00A66A64"/>
    <w:rsid w:val="00A66C86"/>
    <w:rsid w:val="00A70454"/>
    <w:rsid w:val="00A73233"/>
    <w:rsid w:val="00A73DCB"/>
    <w:rsid w:val="00A747E1"/>
    <w:rsid w:val="00A74C49"/>
    <w:rsid w:val="00A80BD3"/>
    <w:rsid w:val="00A812B3"/>
    <w:rsid w:val="00A81C76"/>
    <w:rsid w:val="00A84D3B"/>
    <w:rsid w:val="00A90F6C"/>
    <w:rsid w:val="00A91D77"/>
    <w:rsid w:val="00A93402"/>
    <w:rsid w:val="00A958BF"/>
    <w:rsid w:val="00A95DD3"/>
    <w:rsid w:val="00A96280"/>
    <w:rsid w:val="00A965E2"/>
    <w:rsid w:val="00A97025"/>
    <w:rsid w:val="00AA0770"/>
    <w:rsid w:val="00AA3A09"/>
    <w:rsid w:val="00AA4E78"/>
    <w:rsid w:val="00AA4ED0"/>
    <w:rsid w:val="00AA553C"/>
    <w:rsid w:val="00AA7047"/>
    <w:rsid w:val="00AA7057"/>
    <w:rsid w:val="00AA774A"/>
    <w:rsid w:val="00AB097A"/>
    <w:rsid w:val="00AB0D6F"/>
    <w:rsid w:val="00AB0EE0"/>
    <w:rsid w:val="00AB17C7"/>
    <w:rsid w:val="00AB67FC"/>
    <w:rsid w:val="00AC113C"/>
    <w:rsid w:val="00AC2356"/>
    <w:rsid w:val="00AC2923"/>
    <w:rsid w:val="00AC3A3C"/>
    <w:rsid w:val="00AC4F68"/>
    <w:rsid w:val="00AC50F7"/>
    <w:rsid w:val="00AC6B90"/>
    <w:rsid w:val="00AC6E90"/>
    <w:rsid w:val="00AC7D30"/>
    <w:rsid w:val="00AD3D06"/>
    <w:rsid w:val="00AD4D27"/>
    <w:rsid w:val="00AD57F9"/>
    <w:rsid w:val="00AD607D"/>
    <w:rsid w:val="00AE0CF6"/>
    <w:rsid w:val="00AE129A"/>
    <w:rsid w:val="00AE16D6"/>
    <w:rsid w:val="00AE217C"/>
    <w:rsid w:val="00AE2B4B"/>
    <w:rsid w:val="00AE3E23"/>
    <w:rsid w:val="00AE54F1"/>
    <w:rsid w:val="00AF0C44"/>
    <w:rsid w:val="00AF1B97"/>
    <w:rsid w:val="00AF6553"/>
    <w:rsid w:val="00AF79F1"/>
    <w:rsid w:val="00B01428"/>
    <w:rsid w:val="00B0261A"/>
    <w:rsid w:val="00B03B4D"/>
    <w:rsid w:val="00B04B24"/>
    <w:rsid w:val="00B04CBC"/>
    <w:rsid w:val="00B0665E"/>
    <w:rsid w:val="00B06D9F"/>
    <w:rsid w:val="00B130C3"/>
    <w:rsid w:val="00B149A0"/>
    <w:rsid w:val="00B150DC"/>
    <w:rsid w:val="00B16E49"/>
    <w:rsid w:val="00B1709C"/>
    <w:rsid w:val="00B200B4"/>
    <w:rsid w:val="00B2070A"/>
    <w:rsid w:val="00B256A0"/>
    <w:rsid w:val="00B2591F"/>
    <w:rsid w:val="00B2668B"/>
    <w:rsid w:val="00B275D3"/>
    <w:rsid w:val="00B27747"/>
    <w:rsid w:val="00B31B71"/>
    <w:rsid w:val="00B40C26"/>
    <w:rsid w:val="00B41FEA"/>
    <w:rsid w:val="00B445FE"/>
    <w:rsid w:val="00B475C3"/>
    <w:rsid w:val="00B52F68"/>
    <w:rsid w:val="00B56FEA"/>
    <w:rsid w:val="00B573B4"/>
    <w:rsid w:val="00B57A4F"/>
    <w:rsid w:val="00B60516"/>
    <w:rsid w:val="00B6105E"/>
    <w:rsid w:val="00B614AF"/>
    <w:rsid w:val="00B623C4"/>
    <w:rsid w:val="00B62EF0"/>
    <w:rsid w:val="00B63419"/>
    <w:rsid w:val="00B643AB"/>
    <w:rsid w:val="00B6490F"/>
    <w:rsid w:val="00B6516D"/>
    <w:rsid w:val="00B709F1"/>
    <w:rsid w:val="00B71299"/>
    <w:rsid w:val="00B7183A"/>
    <w:rsid w:val="00B7200C"/>
    <w:rsid w:val="00B74C8C"/>
    <w:rsid w:val="00B75906"/>
    <w:rsid w:val="00B75A0D"/>
    <w:rsid w:val="00B77306"/>
    <w:rsid w:val="00B83313"/>
    <w:rsid w:val="00B838C4"/>
    <w:rsid w:val="00B83EAB"/>
    <w:rsid w:val="00B86C18"/>
    <w:rsid w:val="00B939D1"/>
    <w:rsid w:val="00B946FC"/>
    <w:rsid w:val="00B976AF"/>
    <w:rsid w:val="00BA1298"/>
    <w:rsid w:val="00BA1440"/>
    <w:rsid w:val="00BA3552"/>
    <w:rsid w:val="00BA40AF"/>
    <w:rsid w:val="00BA5340"/>
    <w:rsid w:val="00BA6F92"/>
    <w:rsid w:val="00BA741B"/>
    <w:rsid w:val="00BB1311"/>
    <w:rsid w:val="00BB4D99"/>
    <w:rsid w:val="00BB5D3F"/>
    <w:rsid w:val="00BB61CE"/>
    <w:rsid w:val="00BC2CC2"/>
    <w:rsid w:val="00BC428D"/>
    <w:rsid w:val="00BC52B4"/>
    <w:rsid w:val="00BD07B7"/>
    <w:rsid w:val="00BD17D6"/>
    <w:rsid w:val="00BD212A"/>
    <w:rsid w:val="00BD33B5"/>
    <w:rsid w:val="00BD6CF3"/>
    <w:rsid w:val="00BE160C"/>
    <w:rsid w:val="00BE1885"/>
    <w:rsid w:val="00BE1A42"/>
    <w:rsid w:val="00BE2A74"/>
    <w:rsid w:val="00BE54CE"/>
    <w:rsid w:val="00BE5AE9"/>
    <w:rsid w:val="00BE65BB"/>
    <w:rsid w:val="00BE68FB"/>
    <w:rsid w:val="00BF06FE"/>
    <w:rsid w:val="00BF0FBF"/>
    <w:rsid w:val="00BF3772"/>
    <w:rsid w:val="00BF5AB3"/>
    <w:rsid w:val="00BF6DE0"/>
    <w:rsid w:val="00BF73AD"/>
    <w:rsid w:val="00C02512"/>
    <w:rsid w:val="00C02AE0"/>
    <w:rsid w:val="00C0356D"/>
    <w:rsid w:val="00C05EE5"/>
    <w:rsid w:val="00C07697"/>
    <w:rsid w:val="00C10A9A"/>
    <w:rsid w:val="00C110DF"/>
    <w:rsid w:val="00C12954"/>
    <w:rsid w:val="00C12D98"/>
    <w:rsid w:val="00C15717"/>
    <w:rsid w:val="00C173EF"/>
    <w:rsid w:val="00C20030"/>
    <w:rsid w:val="00C210A8"/>
    <w:rsid w:val="00C22DF3"/>
    <w:rsid w:val="00C232D1"/>
    <w:rsid w:val="00C256EB"/>
    <w:rsid w:val="00C25EE1"/>
    <w:rsid w:val="00C278AF"/>
    <w:rsid w:val="00C3046E"/>
    <w:rsid w:val="00C30DC3"/>
    <w:rsid w:val="00C3177E"/>
    <w:rsid w:val="00C35B7F"/>
    <w:rsid w:val="00C44104"/>
    <w:rsid w:val="00C44308"/>
    <w:rsid w:val="00C47849"/>
    <w:rsid w:val="00C508DC"/>
    <w:rsid w:val="00C54F13"/>
    <w:rsid w:val="00C60B83"/>
    <w:rsid w:val="00C60EBE"/>
    <w:rsid w:val="00C62234"/>
    <w:rsid w:val="00C62E69"/>
    <w:rsid w:val="00C6373B"/>
    <w:rsid w:val="00C63D05"/>
    <w:rsid w:val="00C64C6E"/>
    <w:rsid w:val="00C66542"/>
    <w:rsid w:val="00C66C18"/>
    <w:rsid w:val="00C708C8"/>
    <w:rsid w:val="00C74BAF"/>
    <w:rsid w:val="00C74CB0"/>
    <w:rsid w:val="00C7530E"/>
    <w:rsid w:val="00C82C3F"/>
    <w:rsid w:val="00C86872"/>
    <w:rsid w:val="00C86AD8"/>
    <w:rsid w:val="00C90BB7"/>
    <w:rsid w:val="00C91AB5"/>
    <w:rsid w:val="00C92CC3"/>
    <w:rsid w:val="00CA0317"/>
    <w:rsid w:val="00CA147D"/>
    <w:rsid w:val="00CA197F"/>
    <w:rsid w:val="00CA2F1F"/>
    <w:rsid w:val="00CA334E"/>
    <w:rsid w:val="00CA37D7"/>
    <w:rsid w:val="00CA3EE1"/>
    <w:rsid w:val="00CA4FE4"/>
    <w:rsid w:val="00CA564E"/>
    <w:rsid w:val="00CA76CA"/>
    <w:rsid w:val="00CA7FB5"/>
    <w:rsid w:val="00CB0BA8"/>
    <w:rsid w:val="00CB39AD"/>
    <w:rsid w:val="00CB5D8C"/>
    <w:rsid w:val="00CB627C"/>
    <w:rsid w:val="00CC4F6C"/>
    <w:rsid w:val="00CC727E"/>
    <w:rsid w:val="00CC7E19"/>
    <w:rsid w:val="00CD203A"/>
    <w:rsid w:val="00CD50BA"/>
    <w:rsid w:val="00CD5256"/>
    <w:rsid w:val="00CD5975"/>
    <w:rsid w:val="00CD7FB2"/>
    <w:rsid w:val="00CE0F19"/>
    <w:rsid w:val="00CE1021"/>
    <w:rsid w:val="00CE19F4"/>
    <w:rsid w:val="00CE3859"/>
    <w:rsid w:val="00CE5E2E"/>
    <w:rsid w:val="00CE6115"/>
    <w:rsid w:val="00CF1E8C"/>
    <w:rsid w:val="00CF54A0"/>
    <w:rsid w:val="00CF5833"/>
    <w:rsid w:val="00CF7661"/>
    <w:rsid w:val="00D01006"/>
    <w:rsid w:val="00D03F77"/>
    <w:rsid w:val="00D04755"/>
    <w:rsid w:val="00D0574A"/>
    <w:rsid w:val="00D13A24"/>
    <w:rsid w:val="00D13B60"/>
    <w:rsid w:val="00D14A53"/>
    <w:rsid w:val="00D15D08"/>
    <w:rsid w:val="00D16364"/>
    <w:rsid w:val="00D253C3"/>
    <w:rsid w:val="00D31DAC"/>
    <w:rsid w:val="00D324CC"/>
    <w:rsid w:val="00D354AE"/>
    <w:rsid w:val="00D40212"/>
    <w:rsid w:val="00D41653"/>
    <w:rsid w:val="00D4273A"/>
    <w:rsid w:val="00D52CF0"/>
    <w:rsid w:val="00D52FF8"/>
    <w:rsid w:val="00D55D59"/>
    <w:rsid w:val="00D57CB6"/>
    <w:rsid w:val="00D601E2"/>
    <w:rsid w:val="00D60C1E"/>
    <w:rsid w:val="00D60E9D"/>
    <w:rsid w:val="00D61C5B"/>
    <w:rsid w:val="00D6234A"/>
    <w:rsid w:val="00D62389"/>
    <w:rsid w:val="00D64517"/>
    <w:rsid w:val="00D6674C"/>
    <w:rsid w:val="00D6757B"/>
    <w:rsid w:val="00D702A1"/>
    <w:rsid w:val="00D712B5"/>
    <w:rsid w:val="00D7250D"/>
    <w:rsid w:val="00D73173"/>
    <w:rsid w:val="00D7338F"/>
    <w:rsid w:val="00D75DE7"/>
    <w:rsid w:val="00D81977"/>
    <w:rsid w:val="00D826F6"/>
    <w:rsid w:val="00D86332"/>
    <w:rsid w:val="00D92347"/>
    <w:rsid w:val="00D927AF"/>
    <w:rsid w:val="00D93E66"/>
    <w:rsid w:val="00D941E6"/>
    <w:rsid w:val="00D97ECC"/>
    <w:rsid w:val="00DA0F3C"/>
    <w:rsid w:val="00DA2364"/>
    <w:rsid w:val="00DA5100"/>
    <w:rsid w:val="00DA572A"/>
    <w:rsid w:val="00DA5772"/>
    <w:rsid w:val="00DA6BEE"/>
    <w:rsid w:val="00DB029C"/>
    <w:rsid w:val="00DB1015"/>
    <w:rsid w:val="00DB17A1"/>
    <w:rsid w:val="00DB615A"/>
    <w:rsid w:val="00DB6C9E"/>
    <w:rsid w:val="00DB70A8"/>
    <w:rsid w:val="00DB73BC"/>
    <w:rsid w:val="00DB74E9"/>
    <w:rsid w:val="00DC2511"/>
    <w:rsid w:val="00DC62B6"/>
    <w:rsid w:val="00DD324A"/>
    <w:rsid w:val="00DD3BCA"/>
    <w:rsid w:val="00DD510D"/>
    <w:rsid w:val="00DD600D"/>
    <w:rsid w:val="00DE011A"/>
    <w:rsid w:val="00DE0230"/>
    <w:rsid w:val="00DE031C"/>
    <w:rsid w:val="00DE3DF3"/>
    <w:rsid w:val="00DE5893"/>
    <w:rsid w:val="00DE5D30"/>
    <w:rsid w:val="00DE6C02"/>
    <w:rsid w:val="00DE74EB"/>
    <w:rsid w:val="00DF0520"/>
    <w:rsid w:val="00DF37ED"/>
    <w:rsid w:val="00DF4641"/>
    <w:rsid w:val="00DF6CA5"/>
    <w:rsid w:val="00E00317"/>
    <w:rsid w:val="00E0066C"/>
    <w:rsid w:val="00E03F6C"/>
    <w:rsid w:val="00E04AC7"/>
    <w:rsid w:val="00E05C22"/>
    <w:rsid w:val="00E149C4"/>
    <w:rsid w:val="00E158DD"/>
    <w:rsid w:val="00E15EDA"/>
    <w:rsid w:val="00E17379"/>
    <w:rsid w:val="00E178A9"/>
    <w:rsid w:val="00E21589"/>
    <w:rsid w:val="00E2319C"/>
    <w:rsid w:val="00E24688"/>
    <w:rsid w:val="00E25906"/>
    <w:rsid w:val="00E27D3E"/>
    <w:rsid w:val="00E27FFA"/>
    <w:rsid w:val="00E30E49"/>
    <w:rsid w:val="00E34F0C"/>
    <w:rsid w:val="00E34F7C"/>
    <w:rsid w:val="00E403F5"/>
    <w:rsid w:val="00E40635"/>
    <w:rsid w:val="00E4091A"/>
    <w:rsid w:val="00E42CB5"/>
    <w:rsid w:val="00E42DEE"/>
    <w:rsid w:val="00E43532"/>
    <w:rsid w:val="00E43DCB"/>
    <w:rsid w:val="00E52424"/>
    <w:rsid w:val="00E52C17"/>
    <w:rsid w:val="00E60728"/>
    <w:rsid w:val="00E626DB"/>
    <w:rsid w:val="00E64135"/>
    <w:rsid w:val="00E64B05"/>
    <w:rsid w:val="00E64B76"/>
    <w:rsid w:val="00E6579F"/>
    <w:rsid w:val="00E676C9"/>
    <w:rsid w:val="00E75A0E"/>
    <w:rsid w:val="00E803E7"/>
    <w:rsid w:val="00E823E0"/>
    <w:rsid w:val="00E83A96"/>
    <w:rsid w:val="00E8476A"/>
    <w:rsid w:val="00E84F65"/>
    <w:rsid w:val="00E8647F"/>
    <w:rsid w:val="00E87065"/>
    <w:rsid w:val="00E879A1"/>
    <w:rsid w:val="00E879DB"/>
    <w:rsid w:val="00E92260"/>
    <w:rsid w:val="00E92881"/>
    <w:rsid w:val="00E93E06"/>
    <w:rsid w:val="00E94555"/>
    <w:rsid w:val="00E94ACC"/>
    <w:rsid w:val="00E94FD9"/>
    <w:rsid w:val="00E97CC9"/>
    <w:rsid w:val="00EA0049"/>
    <w:rsid w:val="00EA5748"/>
    <w:rsid w:val="00EA77DD"/>
    <w:rsid w:val="00EA7A7C"/>
    <w:rsid w:val="00EB0154"/>
    <w:rsid w:val="00EB07E3"/>
    <w:rsid w:val="00EB213D"/>
    <w:rsid w:val="00EB23F7"/>
    <w:rsid w:val="00EB4C2A"/>
    <w:rsid w:val="00EB7EE4"/>
    <w:rsid w:val="00EC0E51"/>
    <w:rsid w:val="00EC1B9C"/>
    <w:rsid w:val="00EC293F"/>
    <w:rsid w:val="00EC2EA6"/>
    <w:rsid w:val="00EC5CC0"/>
    <w:rsid w:val="00EC7A75"/>
    <w:rsid w:val="00ED0491"/>
    <w:rsid w:val="00ED15E2"/>
    <w:rsid w:val="00ED3723"/>
    <w:rsid w:val="00ED3B28"/>
    <w:rsid w:val="00ED6B02"/>
    <w:rsid w:val="00ED713E"/>
    <w:rsid w:val="00ED77BF"/>
    <w:rsid w:val="00EE03E5"/>
    <w:rsid w:val="00EE0FD2"/>
    <w:rsid w:val="00EE75E8"/>
    <w:rsid w:val="00EF0BF4"/>
    <w:rsid w:val="00EF0F35"/>
    <w:rsid w:val="00EF1265"/>
    <w:rsid w:val="00EF13FD"/>
    <w:rsid w:val="00EF26E9"/>
    <w:rsid w:val="00EF36FE"/>
    <w:rsid w:val="00EF3E49"/>
    <w:rsid w:val="00EF451C"/>
    <w:rsid w:val="00EF75A9"/>
    <w:rsid w:val="00F01AC1"/>
    <w:rsid w:val="00F01B7B"/>
    <w:rsid w:val="00F05F5B"/>
    <w:rsid w:val="00F100AE"/>
    <w:rsid w:val="00F15DA6"/>
    <w:rsid w:val="00F166D9"/>
    <w:rsid w:val="00F16F1C"/>
    <w:rsid w:val="00F1773C"/>
    <w:rsid w:val="00F22D8C"/>
    <w:rsid w:val="00F248AE"/>
    <w:rsid w:val="00F24BF5"/>
    <w:rsid w:val="00F2605E"/>
    <w:rsid w:val="00F2653F"/>
    <w:rsid w:val="00F31C73"/>
    <w:rsid w:val="00F32CC7"/>
    <w:rsid w:val="00F34E4D"/>
    <w:rsid w:val="00F35063"/>
    <w:rsid w:val="00F36FB2"/>
    <w:rsid w:val="00F41B74"/>
    <w:rsid w:val="00F45799"/>
    <w:rsid w:val="00F464D1"/>
    <w:rsid w:val="00F46549"/>
    <w:rsid w:val="00F47FD7"/>
    <w:rsid w:val="00F512FC"/>
    <w:rsid w:val="00F51674"/>
    <w:rsid w:val="00F518FD"/>
    <w:rsid w:val="00F53599"/>
    <w:rsid w:val="00F57FD4"/>
    <w:rsid w:val="00F60A47"/>
    <w:rsid w:val="00F612DA"/>
    <w:rsid w:val="00F632F4"/>
    <w:rsid w:val="00F63408"/>
    <w:rsid w:val="00F64E31"/>
    <w:rsid w:val="00F67ABF"/>
    <w:rsid w:val="00F7075D"/>
    <w:rsid w:val="00F739B5"/>
    <w:rsid w:val="00F7540B"/>
    <w:rsid w:val="00F80EC0"/>
    <w:rsid w:val="00F84369"/>
    <w:rsid w:val="00F84440"/>
    <w:rsid w:val="00F850EB"/>
    <w:rsid w:val="00F86873"/>
    <w:rsid w:val="00F87193"/>
    <w:rsid w:val="00F93334"/>
    <w:rsid w:val="00F93A73"/>
    <w:rsid w:val="00F97804"/>
    <w:rsid w:val="00FA25B8"/>
    <w:rsid w:val="00FA5FD7"/>
    <w:rsid w:val="00FA7C7F"/>
    <w:rsid w:val="00FB4668"/>
    <w:rsid w:val="00FB5565"/>
    <w:rsid w:val="00FB7DA5"/>
    <w:rsid w:val="00FC4657"/>
    <w:rsid w:val="00FC69DD"/>
    <w:rsid w:val="00FD1877"/>
    <w:rsid w:val="00FD2907"/>
    <w:rsid w:val="00FD3595"/>
    <w:rsid w:val="00FD6AC0"/>
    <w:rsid w:val="00FD6F7D"/>
    <w:rsid w:val="00FE045F"/>
    <w:rsid w:val="00FE269A"/>
    <w:rsid w:val="00FE49A7"/>
    <w:rsid w:val="00FE4B2B"/>
    <w:rsid w:val="00FE74E9"/>
    <w:rsid w:val="00FF0C63"/>
    <w:rsid w:val="00FF3853"/>
    <w:rsid w:val="00FF6C2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2c474f,#6dafc4,#d5f6ff,#3b5c5e,#3a4f52"/>
    </o:shapedefaults>
    <o:shapelayout v:ext="edit">
      <o:idmap v:ext="edit" data="1"/>
    </o:shapelayout>
  </w:shapeDefaults>
  <w:decimalSymbol w:val="."/>
  <w:listSeparator w:val=","/>
  <w14:docId w14:val="19AC8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Theme="minorEastAsia" w:hAnsi="Georgia" w:cs="Arial"/>
        <w:sz w:val="22"/>
        <w:szCs w:val="22"/>
        <w:lang w:val="en-US" w:eastAsia="ja-JP" w:bidi="ar-SA"/>
      </w:rPr>
    </w:rPrDefault>
    <w:pPrDefault/>
  </w:docDefaults>
  <w:latentStyles w:defLockedState="0" w:defUIPriority="0" w:defSemiHidden="0" w:defUnhideWhenUsed="0" w:defQFormat="0" w:count="276">
    <w:lsdException w:name="heading 1" w:uiPriority="9" w:qFormat="1"/>
    <w:lsdException w:name="toc 1" w:uiPriority="39"/>
    <w:lsdException w:name="toc 2" w:uiPriority="39"/>
    <w:lsdException w:name="toc 3" w:uiPriority="39"/>
    <w:lsdException w:name="footnote text" w:uiPriority="99" w:qFormat="1"/>
    <w:lsdException w:name="caption" w:uiPriority="35" w:qFormat="1"/>
    <w:lsdException w:name="footnote reference" w:uiPriority="99"/>
    <w:lsdException w:name="Hyperlink" w:uiPriority="99"/>
    <w:lsdException w:name="Strong" w:uiPriority="22" w:qFormat="1"/>
    <w:lsdException w:name="Emphasis" w:uiPriority="20" w:qFormat="1"/>
    <w:lsdException w:name="Normal (Web)" w:uiPriority="99"/>
    <w:lsdException w:name="Table Grid" w:uiPriority="59"/>
    <w:lsdException w:name="List Paragraph" w:uiPriority="34" w:qFormat="1"/>
  </w:latentStyles>
  <w:style w:type="paragraph" w:default="1" w:styleId="Normal">
    <w:name w:val="Normal"/>
    <w:qFormat/>
    <w:rsid w:val="00BF5AB3"/>
  </w:style>
  <w:style w:type="paragraph" w:styleId="Heading1">
    <w:name w:val="heading 1"/>
    <w:basedOn w:val="Normal"/>
    <w:next w:val="Normal"/>
    <w:link w:val="Heading1Char"/>
    <w:uiPriority w:val="9"/>
    <w:qFormat/>
    <w:rsid w:val="009053C5"/>
    <w:pPr>
      <w:keepNext/>
      <w:keepLines/>
      <w:spacing w:before="480"/>
      <w:jc w:val="both"/>
      <w:outlineLvl w:val="0"/>
    </w:pPr>
    <w:rPr>
      <w:rFonts w:asciiTheme="majorHAnsi" w:eastAsiaTheme="majorEastAsia" w:hAnsiTheme="majorHAnsi" w:cstheme="majorHAnsi"/>
      <w:color w:val="17365D"/>
      <w:sz w:val="24"/>
      <w:szCs w:val="24"/>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B04B24"/>
    <w:pPr>
      <w:keepNext/>
      <w:keepLines/>
      <w:spacing w:before="120" w:after="120"/>
      <w:jc w:val="both"/>
      <w:outlineLvl w:val="2"/>
    </w:pPr>
    <w:rPr>
      <w:rFonts w:eastAsiaTheme="majorEastAsia"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uiPriority w:val="99"/>
    <w:semiHidden/>
    <w:rsid w:val="003C357E"/>
    <w:rPr>
      <w:rFonts w:ascii="Lucida Grande" w:hAnsi="Lucida Grande"/>
      <w:sz w:val="18"/>
      <w:szCs w:val="18"/>
    </w:rPr>
  </w:style>
  <w:style w:type="character" w:customStyle="1" w:styleId="BalloonTextChar0">
    <w:name w:val="Balloon Text Char"/>
    <w:basedOn w:val="DefaultParagraphFont"/>
    <w:uiPriority w:val="99"/>
    <w:semiHidden/>
    <w:rsid w:val="003C357E"/>
    <w:rPr>
      <w:rFonts w:ascii="Lucida Grande" w:hAnsi="Lucida Grande"/>
      <w:sz w:val="18"/>
      <w:szCs w:val="18"/>
    </w:rPr>
  </w:style>
  <w:style w:type="character" w:customStyle="1" w:styleId="BalloonTextChar2">
    <w:name w:val="Balloon Text Char"/>
    <w:basedOn w:val="DefaultParagraphFont"/>
    <w:uiPriority w:val="99"/>
    <w:semiHidden/>
    <w:rsid w:val="003C357E"/>
    <w:rPr>
      <w:rFonts w:ascii="Lucida Grande" w:hAnsi="Lucida Grande"/>
      <w:sz w:val="18"/>
      <w:szCs w:val="18"/>
    </w:rPr>
  </w:style>
  <w:style w:type="character" w:customStyle="1" w:styleId="BalloonTextChar3">
    <w:name w:val="Balloon Text Char"/>
    <w:basedOn w:val="DefaultParagraphFont"/>
    <w:uiPriority w:val="99"/>
    <w:semiHidden/>
    <w:rsid w:val="003C357E"/>
    <w:rPr>
      <w:rFonts w:ascii="Lucida Grande" w:hAnsi="Lucida Grande"/>
      <w:sz w:val="18"/>
      <w:szCs w:val="18"/>
    </w:rPr>
  </w:style>
  <w:style w:type="character" w:customStyle="1" w:styleId="BalloonTextChar4">
    <w:name w:val="Balloon Text Char"/>
    <w:basedOn w:val="DefaultParagraphFont"/>
    <w:uiPriority w:val="99"/>
    <w:semiHidden/>
    <w:rsid w:val="003C357E"/>
    <w:rPr>
      <w:rFonts w:ascii="Lucida Grande" w:hAnsi="Lucida Grande"/>
      <w:sz w:val="18"/>
      <w:szCs w:val="18"/>
    </w:rPr>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character" w:customStyle="1" w:styleId="BalloonTextChar1">
    <w:name w:val="Balloon Text Char1"/>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qFormat/>
    <w:rsid w:val="003D739F"/>
    <w:rPr>
      <w:rFonts w:asciiTheme="majorHAnsi" w:hAnsiTheme="majorHAnsi"/>
      <w:sz w:val="20"/>
    </w:rPr>
  </w:style>
  <w:style w:type="character" w:customStyle="1" w:styleId="FootnoteTextChar">
    <w:name w:val="Footnote Text Char"/>
    <w:basedOn w:val="DefaultParagraphFont"/>
    <w:link w:val="FootnoteText"/>
    <w:uiPriority w:val="99"/>
    <w:rsid w:val="003D739F"/>
    <w:rPr>
      <w:rFonts w:asciiTheme="majorHAnsi" w:hAnsiTheme="majorHAnsi"/>
      <w:sz w:val="20"/>
    </w:rPr>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6F6108"/>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iPriority w:val="35"/>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053C5"/>
    <w:rPr>
      <w:rFonts w:asciiTheme="majorHAnsi" w:eastAsiaTheme="majorEastAsia" w:hAnsiTheme="majorHAnsi" w:cstheme="majorHAnsi"/>
      <w:color w:val="17365D"/>
      <w:sz w:val="24"/>
      <w:szCs w:val="24"/>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C5561"/>
    <w:pPr>
      <w:tabs>
        <w:tab w:val="right" w:leader="dot" w:pos="8630"/>
      </w:tabs>
      <w:spacing w:before="120"/>
    </w:pPr>
    <w:rPr>
      <w:b/>
      <w:noProof/>
      <w:color w:val="1A283A"/>
    </w:rPr>
  </w:style>
  <w:style w:type="paragraph" w:styleId="TOC2">
    <w:name w:val="toc 2"/>
    <w:basedOn w:val="Normal"/>
    <w:next w:val="Normal"/>
    <w:autoRedefine/>
    <w:uiPriority w:val="39"/>
    <w:unhideWhenUsed/>
    <w:rsid w:val="009E2A54"/>
    <w:pPr>
      <w:ind w:left="240"/>
    </w:pPr>
    <w:rPr>
      <w:b/>
    </w:rPr>
  </w:style>
  <w:style w:type="paragraph" w:styleId="TOC3">
    <w:name w:val="toc 3"/>
    <w:basedOn w:val="Normal"/>
    <w:next w:val="Normal"/>
    <w:autoRedefine/>
    <w:uiPriority w:val="39"/>
    <w:unhideWhenUsed/>
    <w:rsid w:val="009E2A54"/>
    <w:pPr>
      <w:ind w:left="480"/>
    </w:p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B04B24"/>
    <w:rPr>
      <w:rFonts w:eastAsiaTheme="majorEastAsia"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 w:type="character" w:styleId="FollowedHyperlink">
    <w:name w:val="FollowedHyperlink"/>
    <w:basedOn w:val="DefaultParagraphFont"/>
    <w:uiPriority w:val="99"/>
    <w:semiHidden/>
    <w:unhideWhenUsed/>
    <w:rsid w:val="00783D08"/>
    <w:rPr>
      <w:color w:val="800080" w:themeColor="followedHyperlink"/>
      <w:u w:val="single"/>
    </w:rPr>
  </w:style>
  <w:style w:type="character" w:customStyle="1" w:styleId="st">
    <w:name w:val="st"/>
    <w:basedOn w:val="DefaultParagraphFont"/>
    <w:rsid w:val="0019705C"/>
  </w:style>
  <w:style w:type="character" w:styleId="Emphasis">
    <w:name w:val="Emphasis"/>
    <w:basedOn w:val="DefaultParagraphFont"/>
    <w:uiPriority w:val="20"/>
    <w:qFormat/>
    <w:rsid w:val="00544F41"/>
    <w:rPr>
      <w:i/>
      <w:iCs/>
    </w:rPr>
  </w:style>
  <w:style w:type="character" w:customStyle="1" w:styleId="apple-converted-space">
    <w:name w:val="apple-converted-space"/>
    <w:basedOn w:val="DefaultParagraphFont"/>
    <w:rsid w:val="00E27FFA"/>
  </w:style>
  <w:style w:type="character" w:customStyle="1" w:styleId="xn-location">
    <w:name w:val="xn-location"/>
    <w:basedOn w:val="DefaultParagraphFont"/>
    <w:rsid w:val="00E27F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Theme="minorEastAsia" w:hAnsi="Georgia" w:cs="Arial"/>
        <w:sz w:val="22"/>
        <w:szCs w:val="22"/>
        <w:lang w:val="en-US" w:eastAsia="ja-JP" w:bidi="ar-SA"/>
      </w:rPr>
    </w:rPrDefault>
    <w:pPrDefault/>
  </w:docDefaults>
  <w:latentStyles w:defLockedState="0" w:defUIPriority="0" w:defSemiHidden="0" w:defUnhideWhenUsed="0" w:defQFormat="0" w:count="276">
    <w:lsdException w:name="heading 1" w:uiPriority="9" w:qFormat="1"/>
    <w:lsdException w:name="toc 1" w:uiPriority="39"/>
    <w:lsdException w:name="toc 2" w:uiPriority="39"/>
    <w:lsdException w:name="toc 3" w:uiPriority="39"/>
    <w:lsdException w:name="footnote text" w:uiPriority="99" w:qFormat="1"/>
    <w:lsdException w:name="caption" w:uiPriority="35" w:qFormat="1"/>
    <w:lsdException w:name="footnote reference" w:uiPriority="99"/>
    <w:lsdException w:name="Hyperlink" w:uiPriority="99"/>
    <w:lsdException w:name="Strong" w:uiPriority="22" w:qFormat="1"/>
    <w:lsdException w:name="Emphasis" w:uiPriority="20" w:qFormat="1"/>
    <w:lsdException w:name="Normal (Web)" w:uiPriority="99"/>
    <w:lsdException w:name="Table Grid" w:uiPriority="59"/>
    <w:lsdException w:name="List Paragraph" w:uiPriority="34" w:qFormat="1"/>
  </w:latentStyles>
  <w:style w:type="paragraph" w:default="1" w:styleId="Normal">
    <w:name w:val="Normal"/>
    <w:qFormat/>
    <w:rsid w:val="00BF5AB3"/>
  </w:style>
  <w:style w:type="paragraph" w:styleId="Heading1">
    <w:name w:val="heading 1"/>
    <w:basedOn w:val="Normal"/>
    <w:next w:val="Normal"/>
    <w:link w:val="Heading1Char"/>
    <w:uiPriority w:val="9"/>
    <w:qFormat/>
    <w:rsid w:val="009053C5"/>
    <w:pPr>
      <w:keepNext/>
      <w:keepLines/>
      <w:spacing w:before="480"/>
      <w:jc w:val="both"/>
      <w:outlineLvl w:val="0"/>
    </w:pPr>
    <w:rPr>
      <w:rFonts w:asciiTheme="majorHAnsi" w:eastAsiaTheme="majorEastAsia" w:hAnsiTheme="majorHAnsi" w:cstheme="majorHAnsi"/>
      <w:color w:val="17365D"/>
      <w:sz w:val="24"/>
      <w:szCs w:val="24"/>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B04B24"/>
    <w:pPr>
      <w:keepNext/>
      <w:keepLines/>
      <w:spacing w:before="120" w:after="120"/>
      <w:jc w:val="both"/>
      <w:outlineLvl w:val="2"/>
    </w:pPr>
    <w:rPr>
      <w:rFonts w:eastAsiaTheme="majorEastAsia"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uiPriority w:val="99"/>
    <w:semiHidden/>
    <w:rsid w:val="003C357E"/>
    <w:rPr>
      <w:rFonts w:ascii="Lucida Grande" w:hAnsi="Lucida Grande"/>
      <w:sz w:val="18"/>
      <w:szCs w:val="18"/>
    </w:rPr>
  </w:style>
  <w:style w:type="character" w:customStyle="1" w:styleId="BalloonTextChar0">
    <w:name w:val="Balloon Text Char"/>
    <w:basedOn w:val="DefaultParagraphFont"/>
    <w:uiPriority w:val="99"/>
    <w:semiHidden/>
    <w:rsid w:val="003C357E"/>
    <w:rPr>
      <w:rFonts w:ascii="Lucida Grande" w:hAnsi="Lucida Grande"/>
      <w:sz w:val="18"/>
      <w:szCs w:val="18"/>
    </w:rPr>
  </w:style>
  <w:style w:type="character" w:customStyle="1" w:styleId="BalloonTextChar2">
    <w:name w:val="Balloon Text Char"/>
    <w:basedOn w:val="DefaultParagraphFont"/>
    <w:uiPriority w:val="99"/>
    <w:semiHidden/>
    <w:rsid w:val="003C357E"/>
    <w:rPr>
      <w:rFonts w:ascii="Lucida Grande" w:hAnsi="Lucida Grande"/>
      <w:sz w:val="18"/>
      <w:szCs w:val="18"/>
    </w:rPr>
  </w:style>
  <w:style w:type="character" w:customStyle="1" w:styleId="BalloonTextChar3">
    <w:name w:val="Balloon Text Char"/>
    <w:basedOn w:val="DefaultParagraphFont"/>
    <w:uiPriority w:val="99"/>
    <w:semiHidden/>
    <w:rsid w:val="003C357E"/>
    <w:rPr>
      <w:rFonts w:ascii="Lucida Grande" w:hAnsi="Lucida Grande"/>
      <w:sz w:val="18"/>
      <w:szCs w:val="18"/>
    </w:rPr>
  </w:style>
  <w:style w:type="character" w:customStyle="1" w:styleId="BalloonTextChar4">
    <w:name w:val="Balloon Text Char"/>
    <w:basedOn w:val="DefaultParagraphFont"/>
    <w:uiPriority w:val="99"/>
    <w:semiHidden/>
    <w:rsid w:val="003C357E"/>
    <w:rPr>
      <w:rFonts w:ascii="Lucida Grande" w:hAnsi="Lucida Grande"/>
      <w:sz w:val="18"/>
      <w:szCs w:val="18"/>
    </w:rPr>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character" w:customStyle="1" w:styleId="BalloonTextChar1">
    <w:name w:val="Balloon Text Char1"/>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qFormat/>
    <w:rsid w:val="003D739F"/>
    <w:rPr>
      <w:rFonts w:asciiTheme="majorHAnsi" w:hAnsiTheme="majorHAnsi"/>
      <w:sz w:val="20"/>
    </w:rPr>
  </w:style>
  <w:style w:type="character" w:customStyle="1" w:styleId="FootnoteTextChar">
    <w:name w:val="Footnote Text Char"/>
    <w:basedOn w:val="DefaultParagraphFont"/>
    <w:link w:val="FootnoteText"/>
    <w:uiPriority w:val="99"/>
    <w:rsid w:val="003D739F"/>
    <w:rPr>
      <w:rFonts w:asciiTheme="majorHAnsi" w:hAnsiTheme="majorHAnsi"/>
      <w:sz w:val="20"/>
    </w:rPr>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6F6108"/>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iPriority w:val="35"/>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053C5"/>
    <w:rPr>
      <w:rFonts w:asciiTheme="majorHAnsi" w:eastAsiaTheme="majorEastAsia" w:hAnsiTheme="majorHAnsi" w:cstheme="majorHAnsi"/>
      <w:color w:val="17365D"/>
      <w:sz w:val="24"/>
      <w:szCs w:val="24"/>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C5561"/>
    <w:pPr>
      <w:tabs>
        <w:tab w:val="right" w:leader="dot" w:pos="8630"/>
      </w:tabs>
      <w:spacing w:before="120"/>
    </w:pPr>
    <w:rPr>
      <w:b/>
      <w:noProof/>
      <w:color w:val="1A283A"/>
    </w:rPr>
  </w:style>
  <w:style w:type="paragraph" w:styleId="TOC2">
    <w:name w:val="toc 2"/>
    <w:basedOn w:val="Normal"/>
    <w:next w:val="Normal"/>
    <w:autoRedefine/>
    <w:uiPriority w:val="39"/>
    <w:unhideWhenUsed/>
    <w:rsid w:val="009E2A54"/>
    <w:pPr>
      <w:ind w:left="240"/>
    </w:pPr>
    <w:rPr>
      <w:b/>
    </w:rPr>
  </w:style>
  <w:style w:type="paragraph" w:styleId="TOC3">
    <w:name w:val="toc 3"/>
    <w:basedOn w:val="Normal"/>
    <w:next w:val="Normal"/>
    <w:autoRedefine/>
    <w:uiPriority w:val="39"/>
    <w:unhideWhenUsed/>
    <w:rsid w:val="009E2A54"/>
    <w:pPr>
      <w:ind w:left="480"/>
    </w:p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B04B24"/>
    <w:rPr>
      <w:rFonts w:eastAsiaTheme="majorEastAsia"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 w:type="character" w:styleId="FollowedHyperlink">
    <w:name w:val="FollowedHyperlink"/>
    <w:basedOn w:val="DefaultParagraphFont"/>
    <w:uiPriority w:val="99"/>
    <w:semiHidden/>
    <w:unhideWhenUsed/>
    <w:rsid w:val="00783D08"/>
    <w:rPr>
      <w:color w:val="800080" w:themeColor="followedHyperlink"/>
      <w:u w:val="single"/>
    </w:rPr>
  </w:style>
  <w:style w:type="character" w:customStyle="1" w:styleId="st">
    <w:name w:val="st"/>
    <w:basedOn w:val="DefaultParagraphFont"/>
    <w:rsid w:val="0019705C"/>
  </w:style>
  <w:style w:type="character" w:styleId="Emphasis">
    <w:name w:val="Emphasis"/>
    <w:basedOn w:val="DefaultParagraphFont"/>
    <w:uiPriority w:val="20"/>
    <w:qFormat/>
    <w:rsid w:val="00544F41"/>
    <w:rPr>
      <w:i/>
      <w:iCs/>
    </w:rPr>
  </w:style>
  <w:style w:type="character" w:customStyle="1" w:styleId="apple-converted-space">
    <w:name w:val="apple-converted-space"/>
    <w:basedOn w:val="DefaultParagraphFont"/>
    <w:rsid w:val="00E27FFA"/>
  </w:style>
  <w:style w:type="character" w:customStyle="1" w:styleId="xn-location">
    <w:name w:val="xn-location"/>
    <w:basedOn w:val="DefaultParagraphFont"/>
    <w:rsid w:val="00E27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6999">
      <w:bodyDiv w:val="1"/>
      <w:marLeft w:val="0"/>
      <w:marRight w:val="0"/>
      <w:marTop w:val="0"/>
      <w:marBottom w:val="0"/>
      <w:divBdr>
        <w:top w:val="none" w:sz="0" w:space="0" w:color="auto"/>
        <w:left w:val="none" w:sz="0" w:space="0" w:color="auto"/>
        <w:bottom w:val="none" w:sz="0" w:space="0" w:color="auto"/>
        <w:right w:val="none" w:sz="0" w:space="0" w:color="auto"/>
      </w:divBdr>
    </w:div>
    <w:div w:id="44180090">
      <w:bodyDiv w:val="1"/>
      <w:marLeft w:val="0"/>
      <w:marRight w:val="0"/>
      <w:marTop w:val="0"/>
      <w:marBottom w:val="0"/>
      <w:divBdr>
        <w:top w:val="none" w:sz="0" w:space="0" w:color="auto"/>
        <w:left w:val="none" w:sz="0" w:space="0" w:color="auto"/>
        <w:bottom w:val="none" w:sz="0" w:space="0" w:color="auto"/>
        <w:right w:val="none" w:sz="0" w:space="0" w:color="auto"/>
      </w:divBdr>
    </w:div>
    <w:div w:id="44261454">
      <w:bodyDiv w:val="1"/>
      <w:marLeft w:val="0"/>
      <w:marRight w:val="0"/>
      <w:marTop w:val="0"/>
      <w:marBottom w:val="0"/>
      <w:divBdr>
        <w:top w:val="none" w:sz="0" w:space="0" w:color="auto"/>
        <w:left w:val="none" w:sz="0" w:space="0" w:color="auto"/>
        <w:bottom w:val="none" w:sz="0" w:space="0" w:color="auto"/>
        <w:right w:val="none" w:sz="0" w:space="0" w:color="auto"/>
      </w:divBdr>
    </w:div>
    <w:div w:id="47146449">
      <w:bodyDiv w:val="1"/>
      <w:marLeft w:val="0"/>
      <w:marRight w:val="0"/>
      <w:marTop w:val="0"/>
      <w:marBottom w:val="0"/>
      <w:divBdr>
        <w:top w:val="none" w:sz="0" w:space="0" w:color="auto"/>
        <w:left w:val="none" w:sz="0" w:space="0" w:color="auto"/>
        <w:bottom w:val="none" w:sz="0" w:space="0" w:color="auto"/>
        <w:right w:val="none" w:sz="0" w:space="0" w:color="auto"/>
      </w:divBdr>
    </w:div>
    <w:div w:id="48921220">
      <w:bodyDiv w:val="1"/>
      <w:marLeft w:val="0"/>
      <w:marRight w:val="0"/>
      <w:marTop w:val="0"/>
      <w:marBottom w:val="0"/>
      <w:divBdr>
        <w:top w:val="none" w:sz="0" w:space="0" w:color="auto"/>
        <w:left w:val="none" w:sz="0" w:space="0" w:color="auto"/>
        <w:bottom w:val="none" w:sz="0" w:space="0" w:color="auto"/>
        <w:right w:val="none" w:sz="0" w:space="0" w:color="auto"/>
      </w:divBdr>
    </w:div>
    <w:div w:id="62608676">
      <w:bodyDiv w:val="1"/>
      <w:marLeft w:val="0"/>
      <w:marRight w:val="0"/>
      <w:marTop w:val="0"/>
      <w:marBottom w:val="0"/>
      <w:divBdr>
        <w:top w:val="none" w:sz="0" w:space="0" w:color="auto"/>
        <w:left w:val="none" w:sz="0" w:space="0" w:color="auto"/>
        <w:bottom w:val="none" w:sz="0" w:space="0" w:color="auto"/>
        <w:right w:val="none" w:sz="0" w:space="0" w:color="auto"/>
      </w:divBdr>
    </w:div>
    <w:div w:id="63377978">
      <w:bodyDiv w:val="1"/>
      <w:marLeft w:val="0"/>
      <w:marRight w:val="0"/>
      <w:marTop w:val="0"/>
      <w:marBottom w:val="0"/>
      <w:divBdr>
        <w:top w:val="none" w:sz="0" w:space="0" w:color="auto"/>
        <w:left w:val="none" w:sz="0" w:space="0" w:color="auto"/>
        <w:bottom w:val="none" w:sz="0" w:space="0" w:color="auto"/>
        <w:right w:val="none" w:sz="0" w:space="0" w:color="auto"/>
      </w:divBdr>
    </w:div>
    <w:div w:id="66731596">
      <w:bodyDiv w:val="1"/>
      <w:marLeft w:val="0"/>
      <w:marRight w:val="0"/>
      <w:marTop w:val="0"/>
      <w:marBottom w:val="0"/>
      <w:divBdr>
        <w:top w:val="none" w:sz="0" w:space="0" w:color="auto"/>
        <w:left w:val="none" w:sz="0" w:space="0" w:color="auto"/>
        <w:bottom w:val="none" w:sz="0" w:space="0" w:color="auto"/>
        <w:right w:val="none" w:sz="0" w:space="0" w:color="auto"/>
      </w:divBdr>
    </w:div>
    <w:div w:id="69937129">
      <w:bodyDiv w:val="1"/>
      <w:marLeft w:val="0"/>
      <w:marRight w:val="0"/>
      <w:marTop w:val="0"/>
      <w:marBottom w:val="0"/>
      <w:divBdr>
        <w:top w:val="none" w:sz="0" w:space="0" w:color="auto"/>
        <w:left w:val="none" w:sz="0" w:space="0" w:color="auto"/>
        <w:bottom w:val="none" w:sz="0" w:space="0" w:color="auto"/>
        <w:right w:val="none" w:sz="0" w:space="0" w:color="auto"/>
      </w:divBdr>
    </w:div>
    <w:div w:id="88164611">
      <w:bodyDiv w:val="1"/>
      <w:marLeft w:val="0"/>
      <w:marRight w:val="0"/>
      <w:marTop w:val="0"/>
      <w:marBottom w:val="0"/>
      <w:divBdr>
        <w:top w:val="none" w:sz="0" w:space="0" w:color="auto"/>
        <w:left w:val="none" w:sz="0" w:space="0" w:color="auto"/>
        <w:bottom w:val="none" w:sz="0" w:space="0" w:color="auto"/>
        <w:right w:val="none" w:sz="0" w:space="0" w:color="auto"/>
      </w:divBdr>
    </w:div>
    <w:div w:id="88816761">
      <w:bodyDiv w:val="1"/>
      <w:marLeft w:val="0"/>
      <w:marRight w:val="0"/>
      <w:marTop w:val="0"/>
      <w:marBottom w:val="0"/>
      <w:divBdr>
        <w:top w:val="none" w:sz="0" w:space="0" w:color="auto"/>
        <w:left w:val="none" w:sz="0" w:space="0" w:color="auto"/>
        <w:bottom w:val="none" w:sz="0" w:space="0" w:color="auto"/>
        <w:right w:val="none" w:sz="0" w:space="0" w:color="auto"/>
      </w:divBdr>
    </w:div>
    <w:div w:id="93868391">
      <w:bodyDiv w:val="1"/>
      <w:marLeft w:val="0"/>
      <w:marRight w:val="0"/>
      <w:marTop w:val="0"/>
      <w:marBottom w:val="0"/>
      <w:divBdr>
        <w:top w:val="none" w:sz="0" w:space="0" w:color="auto"/>
        <w:left w:val="none" w:sz="0" w:space="0" w:color="auto"/>
        <w:bottom w:val="none" w:sz="0" w:space="0" w:color="auto"/>
        <w:right w:val="none" w:sz="0" w:space="0" w:color="auto"/>
      </w:divBdr>
    </w:div>
    <w:div w:id="94861603">
      <w:bodyDiv w:val="1"/>
      <w:marLeft w:val="0"/>
      <w:marRight w:val="0"/>
      <w:marTop w:val="0"/>
      <w:marBottom w:val="0"/>
      <w:divBdr>
        <w:top w:val="none" w:sz="0" w:space="0" w:color="auto"/>
        <w:left w:val="none" w:sz="0" w:space="0" w:color="auto"/>
        <w:bottom w:val="none" w:sz="0" w:space="0" w:color="auto"/>
        <w:right w:val="none" w:sz="0" w:space="0" w:color="auto"/>
      </w:divBdr>
    </w:div>
    <w:div w:id="96174071">
      <w:bodyDiv w:val="1"/>
      <w:marLeft w:val="0"/>
      <w:marRight w:val="0"/>
      <w:marTop w:val="0"/>
      <w:marBottom w:val="0"/>
      <w:divBdr>
        <w:top w:val="none" w:sz="0" w:space="0" w:color="auto"/>
        <w:left w:val="none" w:sz="0" w:space="0" w:color="auto"/>
        <w:bottom w:val="none" w:sz="0" w:space="0" w:color="auto"/>
        <w:right w:val="none" w:sz="0" w:space="0" w:color="auto"/>
      </w:divBdr>
    </w:div>
    <w:div w:id="108551351">
      <w:bodyDiv w:val="1"/>
      <w:marLeft w:val="0"/>
      <w:marRight w:val="0"/>
      <w:marTop w:val="0"/>
      <w:marBottom w:val="0"/>
      <w:divBdr>
        <w:top w:val="none" w:sz="0" w:space="0" w:color="auto"/>
        <w:left w:val="none" w:sz="0" w:space="0" w:color="auto"/>
        <w:bottom w:val="none" w:sz="0" w:space="0" w:color="auto"/>
        <w:right w:val="none" w:sz="0" w:space="0" w:color="auto"/>
      </w:divBdr>
    </w:div>
    <w:div w:id="128787763">
      <w:bodyDiv w:val="1"/>
      <w:marLeft w:val="0"/>
      <w:marRight w:val="0"/>
      <w:marTop w:val="0"/>
      <w:marBottom w:val="0"/>
      <w:divBdr>
        <w:top w:val="none" w:sz="0" w:space="0" w:color="auto"/>
        <w:left w:val="none" w:sz="0" w:space="0" w:color="auto"/>
        <w:bottom w:val="none" w:sz="0" w:space="0" w:color="auto"/>
        <w:right w:val="none" w:sz="0" w:space="0" w:color="auto"/>
      </w:divBdr>
    </w:div>
    <w:div w:id="146166274">
      <w:bodyDiv w:val="1"/>
      <w:marLeft w:val="0"/>
      <w:marRight w:val="0"/>
      <w:marTop w:val="0"/>
      <w:marBottom w:val="0"/>
      <w:divBdr>
        <w:top w:val="none" w:sz="0" w:space="0" w:color="auto"/>
        <w:left w:val="none" w:sz="0" w:space="0" w:color="auto"/>
        <w:bottom w:val="none" w:sz="0" w:space="0" w:color="auto"/>
        <w:right w:val="none" w:sz="0" w:space="0" w:color="auto"/>
      </w:divBdr>
    </w:div>
    <w:div w:id="150148525">
      <w:bodyDiv w:val="1"/>
      <w:marLeft w:val="0"/>
      <w:marRight w:val="0"/>
      <w:marTop w:val="0"/>
      <w:marBottom w:val="0"/>
      <w:divBdr>
        <w:top w:val="none" w:sz="0" w:space="0" w:color="auto"/>
        <w:left w:val="none" w:sz="0" w:space="0" w:color="auto"/>
        <w:bottom w:val="none" w:sz="0" w:space="0" w:color="auto"/>
        <w:right w:val="none" w:sz="0" w:space="0" w:color="auto"/>
      </w:divBdr>
    </w:div>
    <w:div w:id="158890786">
      <w:bodyDiv w:val="1"/>
      <w:marLeft w:val="0"/>
      <w:marRight w:val="0"/>
      <w:marTop w:val="0"/>
      <w:marBottom w:val="0"/>
      <w:divBdr>
        <w:top w:val="none" w:sz="0" w:space="0" w:color="auto"/>
        <w:left w:val="none" w:sz="0" w:space="0" w:color="auto"/>
        <w:bottom w:val="none" w:sz="0" w:space="0" w:color="auto"/>
        <w:right w:val="none" w:sz="0" w:space="0" w:color="auto"/>
      </w:divBdr>
    </w:div>
    <w:div w:id="160974685">
      <w:bodyDiv w:val="1"/>
      <w:marLeft w:val="0"/>
      <w:marRight w:val="0"/>
      <w:marTop w:val="0"/>
      <w:marBottom w:val="0"/>
      <w:divBdr>
        <w:top w:val="none" w:sz="0" w:space="0" w:color="auto"/>
        <w:left w:val="none" w:sz="0" w:space="0" w:color="auto"/>
        <w:bottom w:val="none" w:sz="0" w:space="0" w:color="auto"/>
        <w:right w:val="none" w:sz="0" w:space="0" w:color="auto"/>
      </w:divBdr>
    </w:div>
    <w:div w:id="172645779">
      <w:bodyDiv w:val="1"/>
      <w:marLeft w:val="0"/>
      <w:marRight w:val="0"/>
      <w:marTop w:val="0"/>
      <w:marBottom w:val="0"/>
      <w:divBdr>
        <w:top w:val="none" w:sz="0" w:space="0" w:color="auto"/>
        <w:left w:val="none" w:sz="0" w:space="0" w:color="auto"/>
        <w:bottom w:val="none" w:sz="0" w:space="0" w:color="auto"/>
        <w:right w:val="none" w:sz="0" w:space="0" w:color="auto"/>
      </w:divBdr>
    </w:div>
    <w:div w:id="173151859">
      <w:bodyDiv w:val="1"/>
      <w:marLeft w:val="0"/>
      <w:marRight w:val="0"/>
      <w:marTop w:val="0"/>
      <w:marBottom w:val="0"/>
      <w:divBdr>
        <w:top w:val="none" w:sz="0" w:space="0" w:color="auto"/>
        <w:left w:val="none" w:sz="0" w:space="0" w:color="auto"/>
        <w:bottom w:val="none" w:sz="0" w:space="0" w:color="auto"/>
        <w:right w:val="none" w:sz="0" w:space="0" w:color="auto"/>
      </w:divBdr>
    </w:div>
    <w:div w:id="176694452">
      <w:bodyDiv w:val="1"/>
      <w:marLeft w:val="0"/>
      <w:marRight w:val="0"/>
      <w:marTop w:val="0"/>
      <w:marBottom w:val="0"/>
      <w:divBdr>
        <w:top w:val="none" w:sz="0" w:space="0" w:color="auto"/>
        <w:left w:val="none" w:sz="0" w:space="0" w:color="auto"/>
        <w:bottom w:val="none" w:sz="0" w:space="0" w:color="auto"/>
        <w:right w:val="none" w:sz="0" w:space="0" w:color="auto"/>
      </w:divBdr>
    </w:div>
    <w:div w:id="176970523">
      <w:bodyDiv w:val="1"/>
      <w:marLeft w:val="0"/>
      <w:marRight w:val="0"/>
      <w:marTop w:val="0"/>
      <w:marBottom w:val="0"/>
      <w:divBdr>
        <w:top w:val="none" w:sz="0" w:space="0" w:color="auto"/>
        <w:left w:val="none" w:sz="0" w:space="0" w:color="auto"/>
        <w:bottom w:val="none" w:sz="0" w:space="0" w:color="auto"/>
        <w:right w:val="none" w:sz="0" w:space="0" w:color="auto"/>
      </w:divBdr>
    </w:div>
    <w:div w:id="180239134">
      <w:bodyDiv w:val="1"/>
      <w:marLeft w:val="0"/>
      <w:marRight w:val="0"/>
      <w:marTop w:val="0"/>
      <w:marBottom w:val="0"/>
      <w:divBdr>
        <w:top w:val="none" w:sz="0" w:space="0" w:color="auto"/>
        <w:left w:val="none" w:sz="0" w:space="0" w:color="auto"/>
        <w:bottom w:val="none" w:sz="0" w:space="0" w:color="auto"/>
        <w:right w:val="none" w:sz="0" w:space="0" w:color="auto"/>
      </w:divBdr>
    </w:div>
    <w:div w:id="202132367">
      <w:bodyDiv w:val="1"/>
      <w:marLeft w:val="0"/>
      <w:marRight w:val="0"/>
      <w:marTop w:val="0"/>
      <w:marBottom w:val="0"/>
      <w:divBdr>
        <w:top w:val="none" w:sz="0" w:space="0" w:color="auto"/>
        <w:left w:val="none" w:sz="0" w:space="0" w:color="auto"/>
        <w:bottom w:val="none" w:sz="0" w:space="0" w:color="auto"/>
        <w:right w:val="none" w:sz="0" w:space="0" w:color="auto"/>
      </w:divBdr>
    </w:div>
    <w:div w:id="207449087">
      <w:bodyDiv w:val="1"/>
      <w:marLeft w:val="0"/>
      <w:marRight w:val="0"/>
      <w:marTop w:val="0"/>
      <w:marBottom w:val="0"/>
      <w:divBdr>
        <w:top w:val="none" w:sz="0" w:space="0" w:color="auto"/>
        <w:left w:val="none" w:sz="0" w:space="0" w:color="auto"/>
        <w:bottom w:val="none" w:sz="0" w:space="0" w:color="auto"/>
        <w:right w:val="none" w:sz="0" w:space="0" w:color="auto"/>
      </w:divBdr>
    </w:div>
    <w:div w:id="208886470">
      <w:bodyDiv w:val="1"/>
      <w:marLeft w:val="0"/>
      <w:marRight w:val="0"/>
      <w:marTop w:val="0"/>
      <w:marBottom w:val="0"/>
      <w:divBdr>
        <w:top w:val="none" w:sz="0" w:space="0" w:color="auto"/>
        <w:left w:val="none" w:sz="0" w:space="0" w:color="auto"/>
        <w:bottom w:val="none" w:sz="0" w:space="0" w:color="auto"/>
        <w:right w:val="none" w:sz="0" w:space="0" w:color="auto"/>
      </w:divBdr>
    </w:div>
    <w:div w:id="215434449">
      <w:bodyDiv w:val="1"/>
      <w:marLeft w:val="0"/>
      <w:marRight w:val="0"/>
      <w:marTop w:val="0"/>
      <w:marBottom w:val="0"/>
      <w:divBdr>
        <w:top w:val="none" w:sz="0" w:space="0" w:color="auto"/>
        <w:left w:val="none" w:sz="0" w:space="0" w:color="auto"/>
        <w:bottom w:val="none" w:sz="0" w:space="0" w:color="auto"/>
        <w:right w:val="none" w:sz="0" w:space="0" w:color="auto"/>
      </w:divBdr>
    </w:div>
    <w:div w:id="220867814">
      <w:bodyDiv w:val="1"/>
      <w:marLeft w:val="0"/>
      <w:marRight w:val="0"/>
      <w:marTop w:val="0"/>
      <w:marBottom w:val="0"/>
      <w:divBdr>
        <w:top w:val="none" w:sz="0" w:space="0" w:color="auto"/>
        <w:left w:val="none" w:sz="0" w:space="0" w:color="auto"/>
        <w:bottom w:val="none" w:sz="0" w:space="0" w:color="auto"/>
        <w:right w:val="none" w:sz="0" w:space="0" w:color="auto"/>
      </w:divBdr>
    </w:div>
    <w:div w:id="223373450">
      <w:bodyDiv w:val="1"/>
      <w:marLeft w:val="0"/>
      <w:marRight w:val="0"/>
      <w:marTop w:val="0"/>
      <w:marBottom w:val="0"/>
      <w:divBdr>
        <w:top w:val="none" w:sz="0" w:space="0" w:color="auto"/>
        <w:left w:val="none" w:sz="0" w:space="0" w:color="auto"/>
        <w:bottom w:val="none" w:sz="0" w:space="0" w:color="auto"/>
        <w:right w:val="none" w:sz="0" w:space="0" w:color="auto"/>
      </w:divBdr>
    </w:div>
    <w:div w:id="230776073">
      <w:bodyDiv w:val="1"/>
      <w:marLeft w:val="0"/>
      <w:marRight w:val="0"/>
      <w:marTop w:val="0"/>
      <w:marBottom w:val="0"/>
      <w:divBdr>
        <w:top w:val="none" w:sz="0" w:space="0" w:color="auto"/>
        <w:left w:val="none" w:sz="0" w:space="0" w:color="auto"/>
        <w:bottom w:val="none" w:sz="0" w:space="0" w:color="auto"/>
        <w:right w:val="none" w:sz="0" w:space="0" w:color="auto"/>
      </w:divBdr>
    </w:div>
    <w:div w:id="236980053">
      <w:bodyDiv w:val="1"/>
      <w:marLeft w:val="0"/>
      <w:marRight w:val="0"/>
      <w:marTop w:val="0"/>
      <w:marBottom w:val="0"/>
      <w:divBdr>
        <w:top w:val="none" w:sz="0" w:space="0" w:color="auto"/>
        <w:left w:val="none" w:sz="0" w:space="0" w:color="auto"/>
        <w:bottom w:val="none" w:sz="0" w:space="0" w:color="auto"/>
        <w:right w:val="none" w:sz="0" w:space="0" w:color="auto"/>
      </w:divBdr>
    </w:div>
    <w:div w:id="239337560">
      <w:bodyDiv w:val="1"/>
      <w:marLeft w:val="0"/>
      <w:marRight w:val="0"/>
      <w:marTop w:val="0"/>
      <w:marBottom w:val="0"/>
      <w:divBdr>
        <w:top w:val="none" w:sz="0" w:space="0" w:color="auto"/>
        <w:left w:val="none" w:sz="0" w:space="0" w:color="auto"/>
        <w:bottom w:val="none" w:sz="0" w:space="0" w:color="auto"/>
        <w:right w:val="none" w:sz="0" w:space="0" w:color="auto"/>
      </w:divBdr>
    </w:div>
    <w:div w:id="246693732">
      <w:bodyDiv w:val="1"/>
      <w:marLeft w:val="0"/>
      <w:marRight w:val="0"/>
      <w:marTop w:val="0"/>
      <w:marBottom w:val="0"/>
      <w:divBdr>
        <w:top w:val="none" w:sz="0" w:space="0" w:color="auto"/>
        <w:left w:val="none" w:sz="0" w:space="0" w:color="auto"/>
        <w:bottom w:val="none" w:sz="0" w:space="0" w:color="auto"/>
        <w:right w:val="none" w:sz="0" w:space="0" w:color="auto"/>
      </w:divBdr>
    </w:div>
    <w:div w:id="246694579">
      <w:bodyDiv w:val="1"/>
      <w:marLeft w:val="0"/>
      <w:marRight w:val="0"/>
      <w:marTop w:val="0"/>
      <w:marBottom w:val="0"/>
      <w:divBdr>
        <w:top w:val="none" w:sz="0" w:space="0" w:color="auto"/>
        <w:left w:val="none" w:sz="0" w:space="0" w:color="auto"/>
        <w:bottom w:val="none" w:sz="0" w:space="0" w:color="auto"/>
        <w:right w:val="none" w:sz="0" w:space="0" w:color="auto"/>
      </w:divBdr>
    </w:div>
    <w:div w:id="252279043">
      <w:bodyDiv w:val="1"/>
      <w:marLeft w:val="0"/>
      <w:marRight w:val="0"/>
      <w:marTop w:val="0"/>
      <w:marBottom w:val="0"/>
      <w:divBdr>
        <w:top w:val="none" w:sz="0" w:space="0" w:color="auto"/>
        <w:left w:val="none" w:sz="0" w:space="0" w:color="auto"/>
        <w:bottom w:val="none" w:sz="0" w:space="0" w:color="auto"/>
        <w:right w:val="none" w:sz="0" w:space="0" w:color="auto"/>
      </w:divBdr>
    </w:div>
    <w:div w:id="252860833">
      <w:bodyDiv w:val="1"/>
      <w:marLeft w:val="0"/>
      <w:marRight w:val="0"/>
      <w:marTop w:val="0"/>
      <w:marBottom w:val="0"/>
      <w:divBdr>
        <w:top w:val="none" w:sz="0" w:space="0" w:color="auto"/>
        <w:left w:val="none" w:sz="0" w:space="0" w:color="auto"/>
        <w:bottom w:val="none" w:sz="0" w:space="0" w:color="auto"/>
        <w:right w:val="none" w:sz="0" w:space="0" w:color="auto"/>
      </w:divBdr>
    </w:div>
    <w:div w:id="256015774">
      <w:bodyDiv w:val="1"/>
      <w:marLeft w:val="0"/>
      <w:marRight w:val="0"/>
      <w:marTop w:val="0"/>
      <w:marBottom w:val="0"/>
      <w:divBdr>
        <w:top w:val="none" w:sz="0" w:space="0" w:color="auto"/>
        <w:left w:val="none" w:sz="0" w:space="0" w:color="auto"/>
        <w:bottom w:val="none" w:sz="0" w:space="0" w:color="auto"/>
        <w:right w:val="none" w:sz="0" w:space="0" w:color="auto"/>
      </w:divBdr>
    </w:div>
    <w:div w:id="258224902">
      <w:bodyDiv w:val="1"/>
      <w:marLeft w:val="0"/>
      <w:marRight w:val="0"/>
      <w:marTop w:val="0"/>
      <w:marBottom w:val="0"/>
      <w:divBdr>
        <w:top w:val="none" w:sz="0" w:space="0" w:color="auto"/>
        <w:left w:val="none" w:sz="0" w:space="0" w:color="auto"/>
        <w:bottom w:val="none" w:sz="0" w:space="0" w:color="auto"/>
        <w:right w:val="none" w:sz="0" w:space="0" w:color="auto"/>
      </w:divBdr>
    </w:div>
    <w:div w:id="267933724">
      <w:bodyDiv w:val="1"/>
      <w:marLeft w:val="0"/>
      <w:marRight w:val="0"/>
      <w:marTop w:val="0"/>
      <w:marBottom w:val="0"/>
      <w:divBdr>
        <w:top w:val="none" w:sz="0" w:space="0" w:color="auto"/>
        <w:left w:val="none" w:sz="0" w:space="0" w:color="auto"/>
        <w:bottom w:val="none" w:sz="0" w:space="0" w:color="auto"/>
        <w:right w:val="none" w:sz="0" w:space="0" w:color="auto"/>
      </w:divBdr>
    </w:div>
    <w:div w:id="282347586">
      <w:bodyDiv w:val="1"/>
      <w:marLeft w:val="0"/>
      <w:marRight w:val="0"/>
      <w:marTop w:val="0"/>
      <w:marBottom w:val="0"/>
      <w:divBdr>
        <w:top w:val="none" w:sz="0" w:space="0" w:color="auto"/>
        <w:left w:val="none" w:sz="0" w:space="0" w:color="auto"/>
        <w:bottom w:val="none" w:sz="0" w:space="0" w:color="auto"/>
        <w:right w:val="none" w:sz="0" w:space="0" w:color="auto"/>
      </w:divBdr>
    </w:div>
    <w:div w:id="294454932">
      <w:bodyDiv w:val="1"/>
      <w:marLeft w:val="0"/>
      <w:marRight w:val="0"/>
      <w:marTop w:val="0"/>
      <w:marBottom w:val="0"/>
      <w:divBdr>
        <w:top w:val="none" w:sz="0" w:space="0" w:color="auto"/>
        <w:left w:val="none" w:sz="0" w:space="0" w:color="auto"/>
        <w:bottom w:val="none" w:sz="0" w:space="0" w:color="auto"/>
        <w:right w:val="none" w:sz="0" w:space="0" w:color="auto"/>
      </w:divBdr>
    </w:div>
    <w:div w:id="297339349">
      <w:bodyDiv w:val="1"/>
      <w:marLeft w:val="0"/>
      <w:marRight w:val="0"/>
      <w:marTop w:val="0"/>
      <w:marBottom w:val="0"/>
      <w:divBdr>
        <w:top w:val="none" w:sz="0" w:space="0" w:color="auto"/>
        <w:left w:val="none" w:sz="0" w:space="0" w:color="auto"/>
        <w:bottom w:val="none" w:sz="0" w:space="0" w:color="auto"/>
        <w:right w:val="none" w:sz="0" w:space="0" w:color="auto"/>
      </w:divBdr>
      <w:divsChild>
        <w:div w:id="663896683">
          <w:marLeft w:val="288"/>
          <w:marRight w:val="0"/>
          <w:marTop w:val="67"/>
          <w:marBottom w:val="0"/>
          <w:divBdr>
            <w:top w:val="none" w:sz="0" w:space="0" w:color="auto"/>
            <w:left w:val="none" w:sz="0" w:space="0" w:color="auto"/>
            <w:bottom w:val="none" w:sz="0" w:space="0" w:color="auto"/>
            <w:right w:val="none" w:sz="0" w:space="0" w:color="auto"/>
          </w:divBdr>
        </w:div>
      </w:divsChild>
    </w:div>
    <w:div w:id="324481945">
      <w:bodyDiv w:val="1"/>
      <w:marLeft w:val="0"/>
      <w:marRight w:val="0"/>
      <w:marTop w:val="0"/>
      <w:marBottom w:val="0"/>
      <w:divBdr>
        <w:top w:val="none" w:sz="0" w:space="0" w:color="auto"/>
        <w:left w:val="none" w:sz="0" w:space="0" w:color="auto"/>
        <w:bottom w:val="none" w:sz="0" w:space="0" w:color="auto"/>
        <w:right w:val="none" w:sz="0" w:space="0" w:color="auto"/>
      </w:divBdr>
    </w:div>
    <w:div w:id="346099427">
      <w:bodyDiv w:val="1"/>
      <w:marLeft w:val="0"/>
      <w:marRight w:val="0"/>
      <w:marTop w:val="0"/>
      <w:marBottom w:val="0"/>
      <w:divBdr>
        <w:top w:val="none" w:sz="0" w:space="0" w:color="auto"/>
        <w:left w:val="none" w:sz="0" w:space="0" w:color="auto"/>
        <w:bottom w:val="none" w:sz="0" w:space="0" w:color="auto"/>
        <w:right w:val="none" w:sz="0" w:space="0" w:color="auto"/>
      </w:divBdr>
    </w:div>
    <w:div w:id="349189037">
      <w:bodyDiv w:val="1"/>
      <w:marLeft w:val="0"/>
      <w:marRight w:val="0"/>
      <w:marTop w:val="0"/>
      <w:marBottom w:val="0"/>
      <w:divBdr>
        <w:top w:val="none" w:sz="0" w:space="0" w:color="auto"/>
        <w:left w:val="none" w:sz="0" w:space="0" w:color="auto"/>
        <w:bottom w:val="none" w:sz="0" w:space="0" w:color="auto"/>
        <w:right w:val="none" w:sz="0" w:space="0" w:color="auto"/>
      </w:divBdr>
    </w:div>
    <w:div w:id="349768629">
      <w:bodyDiv w:val="1"/>
      <w:marLeft w:val="0"/>
      <w:marRight w:val="0"/>
      <w:marTop w:val="0"/>
      <w:marBottom w:val="0"/>
      <w:divBdr>
        <w:top w:val="none" w:sz="0" w:space="0" w:color="auto"/>
        <w:left w:val="none" w:sz="0" w:space="0" w:color="auto"/>
        <w:bottom w:val="none" w:sz="0" w:space="0" w:color="auto"/>
        <w:right w:val="none" w:sz="0" w:space="0" w:color="auto"/>
      </w:divBdr>
    </w:div>
    <w:div w:id="362484115">
      <w:bodyDiv w:val="1"/>
      <w:marLeft w:val="0"/>
      <w:marRight w:val="0"/>
      <w:marTop w:val="0"/>
      <w:marBottom w:val="0"/>
      <w:divBdr>
        <w:top w:val="none" w:sz="0" w:space="0" w:color="auto"/>
        <w:left w:val="none" w:sz="0" w:space="0" w:color="auto"/>
        <w:bottom w:val="none" w:sz="0" w:space="0" w:color="auto"/>
        <w:right w:val="none" w:sz="0" w:space="0" w:color="auto"/>
      </w:divBdr>
    </w:div>
    <w:div w:id="368727771">
      <w:bodyDiv w:val="1"/>
      <w:marLeft w:val="0"/>
      <w:marRight w:val="0"/>
      <w:marTop w:val="0"/>
      <w:marBottom w:val="0"/>
      <w:divBdr>
        <w:top w:val="none" w:sz="0" w:space="0" w:color="auto"/>
        <w:left w:val="none" w:sz="0" w:space="0" w:color="auto"/>
        <w:bottom w:val="none" w:sz="0" w:space="0" w:color="auto"/>
        <w:right w:val="none" w:sz="0" w:space="0" w:color="auto"/>
      </w:divBdr>
    </w:div>
    <w:div w:id="370804880">
      <w:bodyDiv w:val="1"/>
      <w:marLeft w:val="0"/>
      <w:marRight w:val="0"/>
      <w:marTop w:val="0"/>
      <w:marBottom w:val="0"/>
      <w:divBdr>
        <w:top w:val="none" w:sz="0" w:space="0" w:color="auto"/>
        <w:left w:val="none" w:sz="0" w:space="0" w:color="auto"/>
        <w:bottom w:val="none" w:sz="0" w:space="0" w:color="auto"/>
        <w:right w:val="none" w:sz="0" w:space="0" w:color="auto"/>
      </w:divBdr>
    </w:div>
    <w:div w:id="373309798">
      <w:bodyDiv w:val="1"/>
      <w:marLeft w:val="0"/>
      <w:marRight w:val="0"/>
      <w:marTop w:val="0"/>
      <w:marBottom w:val="0"/>
      <w:divBdr>
        <w:top w:val="none" w:sz="0" w:space="0" w:color="auto"/>
        <w:left w:val="none" w:sz="0" w:space="0" w:color="auto"/>
        <w:bottom w:val="none" w:sz="0" w:space="0" w:color="auto"/>
        <w:right w:val="none" w:sz="0" w:space="0" w:color="auto"/>
      </w:divBdr>
    </w:div>
    <w:div w:id="378213674">
      <w:bodyDiv w:val="1"/>
      <w:marLeft w:val="0"/>
      <w:marRight w:val="0"/>
      <w:marTop w:val="0"/>
      <w:marBottom w:val="0"/>
      <w:divBdr>
        <w:top w:val="none" w:sz="0" w:space="0" w:color="auto"/>
        <w:left w:val="none" w:sz="0" w:space="0" w:color="auto"/>
        <w:bottom w:val="none" w:sz="0" w:space="0" w:color="auto"/>
        <w:right w:val="none" w:sz="0" w:space="0" w:color="auto"/>
      </w:divBdr>
    </w:div>
    <w:div w:id="381444324">
      <w:bodyDiv w:val="1"/>
      <w:marLeft w:val="0"/>
      <w:marRight w:val="0"/>
      <w:marTop w:val="0"/>
      <w:marBottom w:val="0"/>
      <w:divBdr>
        <w:top w:val="none" w:sz="0" w:space="0" w:color="auto"/>
        <w:left w:val="none" w:sz="0" w:space="0" w:color="auto"/>
        <w:bottom w:val="none" w:sz="0" w:space="0" w:color="auto"/>
        <w:right w:val="none" w:sz="0" w:space="0" w:color="auto"/>
      </w:divBdr>
    </w:div>
    <w:div w:id="413478758">
      <w:bodyDiv w:val="1"/>
      <w:marLeft w:val="0"/>
      <w:marRight w:val="0"/>
      <w:marTop w:val="0"/>
      <w:marBottom w:val="0"/>
      <w:divBdr>
        <w:top w:val="none" w:sz="0" w:space="0" w:color="auto"/>
        <w:left w:val="none" w:sz="0" w:space="0" w:color="auto"/>
        <w:bottom w:val="none" w:sz="0" w:space="0" w:color="auto"/>
        <w:right w:val="none" w:sz="0" w:space="0" w:color="auto"/>
      </w:divBdr>
    </w:div>
    <w:div w:id="421413746">
      <w:bodyDiv w:val="1"/>
      <w:marLeft w:val="0"/>
      <w:marRight w:val="0"/>
      <w:marTop w:val="0"/>
      <w:marBottom w:val="0"/>
      <w:divBdr>
        <w:top w:val="none" w:sz="0" w:space="0" w:color="auto"/>
        <w:left w:val="none" w:sz="0" w:space="0" w:color="auto"/>
        <w:bottom w:val="none" w:sz="0" w:space="0" w:color="auto"/>
        <w:right w:val="none" w:sz="0" w:space="0" w:color="auto"/>
      </w:divBdr>
    </w:div>
    <w:div w:id="425661000">
      <w:bodyDiv w:val="1"/>
      <w:marLeft w:val="0"/>
      <w:marRight w:val="0"/>
      <w:marTop w:val="0"/>
      <w:marBottom w:val="0"/>
      <w:divBdr>
        <w:top w:val="none" w:sz="0" w:space="0" w:color="auto"/>
        <w:left w:val="none" w:sz="0" w:space="0" w:color="auto"/>
        <w:bottom w:val="none" w:sz="0" w:space="0" w:color="auto"/>
        <w:right w:val="none" w:sz="0" w:space="0" w:color="auto"/>
      </w:divBdr>
    </w:div>
    <w:div w:id="444036785">
      <w:bodyDiv w:val="1"/>
      <w:marLeft w:val="0"/>
      <w:marRight w:val="0"/>
      <w:marTop w:val="0"/>
      <w:marBottom w:val="0"/>
      <w:divBdr>
        <w:top w:val="none" w:sz="0" w:space="0" w:color="auto"/>
        <w:left w:val="none" w:sz="0" w:space="0" w:color="auto"/>
        <w:bottom w:val="none" w:sz="0" w:space="0" w:color="auto"/>
        <w:right w:val="none" w:sz="0" w:space="0" w:color="auto"/>
      </w:divBdr>
    </w:div>
    <w:div w:id="462816944">
      <w:bodyDiv w:val="1"/>
      <w:marLeft w:val="0"/>
      <w:marRight w:val="0"/>
      <w:marTop w:val="0"/>
      <w:marBottom w:val="0"/>
      <w:divBdr>
        <w:top w:val="none" w:sz="0" w:space="0" w:color="auto"/>
        <w:left w:val="none" w:sz="0" w:space="0" w:color="auto"/>
        <w:bottom w:val="none" w:sz="0" w:space="0" w:color="auto"/>
        <w:right w:val="none" w:sz="0" w:space="0" w:color="auto"/>
      </w:divBdr>
    </w:div>
    <w:div w:id="466627450">
      <w:bodyDiv w:val="1"/>
      <w:marLeft w:val="0"/>
      <w:marRight w:val="0"/>
      <w:marTop w:val="0"/>
      <w:marBottom w:val="0"/>
      <w:divBdr>
        <w:top w:val="none" w:sz="0" w:space="0" w:color="auto"/>
        <w:left w:val="none" w:sz="0" w:space="0" w:color="auto"/>
        <w:bottom w:val="none" w:sz="0" w:space="0" w:color="auto"/>
        <w:right w:val="none" w:sz="0" w:space="0" w:color="auto"/>
      </w:divBdr>
    </w:div>
    <w:div w:id="490147712">
      <w:bodyDiv w:val="1"/>
      <w:marLeft w:val="0"/>
      <w:marRight w:val="0"/>
      <w:marTop w:val="0"/>
      <w:marBottom w:val="0"/>
      <w:divBdr>
        <w:top w:val="none" w:sz="0" w:space="0" w:color="auto"/>
        <w:left w:val="none" w:sz="0" w:space="0" w:color="auto"/>
        <w:bottom w:val="none" w:sz="0" w:space="0" w:color="auto"/>
        <w:right w:val="none" w:sz="0" w:space="0" w:color="auto"/>
      </w:divBdr>
    </w:div>
    <w:div w:id="492336695">
      <w:bodyDiv w:val="1"/>
      <w:marLeft w:val="0"/>
      <w:marRight w:val="0"/>
      <w:marTop w:val="0"/>
      <w:marBottom w:val="0"/>
      <w:divBdr>
        <w:top w:val="none" w:sz="0" w:space="0" w:color="auto"/>
        <w:left w:val="none" w:sz="0" w:space="0" w:color="auto"/>
        <w:bottom w:val="none" w:sz="0" w:space="0" w:color="auto"/>
        <w:right w:val="none" w:sz="0" w:space="0" w:color="auto"/>
      </w:divBdr>
    </w:div>
    <w:div w:id="505246799">
      <w:bodyDiv w:val="1"/>
      <w:marLeft w:val="0"/>
      <w:marRight w:val="0"/>
      <w:marTop w:val="0"/>
      <w:marBottom w:val="0"/>
      <w:divBdr>
        <w:top w:val="none" w:sz="0" w:space="0" w:color="auto"/>
        <w:left w:val="none" w:sz="0" w:space="0" w:color="auto"/>
        <w:bottom w:val="none" w:sz="0" w:space="0" w:color="auto"/>
        <w:right w:val="none" w:sz="0" w:space="0" w:color="auto"/>
      </w:divBdr>
    </w:div>
    <w:div w:id="515927777">
      <w:bodyDiv w:val="1"/>
      <w:marLeft w:val="0"/>
      <w:marRight w:val="0"/>
      <w:marTop w:val="0"/>
      <w:marBottom w:val="0"/>
      <w:divBdr>
        <w:top w:val="none" w:sz="0" w:space="0" w:color="auto"/>
        <w:left w:val="none" w:sz="0" w:space="0" w:color="auto"/>
        <w:bottom w:val="none" w:sz="0" w:space="0" w:color="auto"/>
        <w:right w:val="none" w:sz="0" w:space="0" w:color="auto"/>
      </w:divBdr>
    </w:div>
    <w:div w:id="520507225">
      <w:bodyDiv w:val="1"/>
      <w:marLeft w:val="0"/>
      <w:marRight w:val="0"/>
      <w:marTop w:val="0"/>
      <w:marBottom w:val="0"/>
      <w:divBdr>
        <w:top w:val="none" w:sz="0" w:space="0" w:color="auto"/>
        <w:left w:val="none" w:sz="0" w:space="0" w:color="auto"/>
        <w:bottom w:val="none" w:sz="0" w:space="0" w:color="auto"/>
        <w:right w:val="none" w:sz="0" w:space="0" w:color="auto"/>
      </w:divBdr>
    </w:div>
    <w:div w:id="525750663">
      <w:bodyDiv w:val="1"/>
      <w:marLeft w:val="0"/>
      <w:marRight w:val="0"/>
      <w:marTop w:val="0"/>
      <w:marBottom w:val="0"/>
      <w:divBdr>
        <w:top w:val="none" w:sz="0" w:space="0" w:color="auto"/>
        <w:left w:val="none" w:sz="0" w:space="0" w:color="auto"/>
        <w:bottom w:val="none" w:sz="0" w:space="0" w:color="auto"/>
        <w:right w:val="none" w:sz="0" w:space="0" w:color="auto"/>
      </w:divBdr>
    </w:div>
    <w:div w:id="526718818">
      <w:bodyDiv w:val="1"/>
      <w:marLeft w:val="0"/>
      <w:marRight w:val="0"/>
      <w:marTop w:val="0"/>
      <w:marBottom w:val="0"/>
      <w:divBdr>
        <w:top w:val="none" w:sz="0" w:space="0" w:color="auto"/>
        <w:left w:val="none" w:sz="0" w:space="0" w:color="auto"/>
        <w:bottom w:val="none" w:sz="0" w:space="0" w:color="auto"/>
        <w:right w:val="none" w:sz="0" w:space="0" w:color="auto"/>
      </w:divBdr>
    </w:div>
    <w:div w:id="530147215">
      <w:bodyDiv w:val="1"/>
      <w:marLeft w:val="0"/>
      <w:marRight w:val="0"/>
      <w:marTop w:val="0"/>
      <w:marBottom w:val="0"/>
      <w:divBdr>
        <w:top w:val="none" w:sz="0" w:space="0" w:color="auto"/>
        <w:left w:val="none" w:sz="0" w:space="0" w:color="auto"/>
        <w:bottom w:val="none" w:sz="0" w:space="0" w:color="auto"/>
        <w:right w:val="none" w:sz="0" w:space="0" w:color="auto"/>
      </w:divBdr>
    </w:div>
    <w:div w:id="532227061">
      <w:bodyDiv w:val="1"/>
      <w:marLeft w:val="0"/>
      <w:marRight w:val="0"/>
      <w:marTop w:val="0"/>
      <w:marBottom w:val="0"/>
      <w:divBdr>
        <w:top w:val="none" w:sz="0" w:space="0" w:color="auto"/>
        <w:left w:val="none" w:sz="0" w:space="0" w:color="auto"/>
        <w:bottom w:val="none" w:sz="0" w:space="0" w:color="auto"/>
        <w:right w:val="none" w:sz="0" w:space="0" w:color="auto"/>
      </w:divBdr>
    </w:div>
    <w:div w:id="538587787">
      <w:bodyDiv w:val="1"/>
      <w:marLeft w:val="0"/>
      <w:marRight w:val="0"/>
      <w:marTop w:val="0"/>
      <w:marBottom w:val="0"/>
      <w:divBdr>
        <w:top w:val="none" w:sz="0" w:space="0" w:color="auto"/>
        <w:left w:val="none" w:sz="0" w:space="0" w:color="auto"/>
        <w:bottom w:val="none" w:sz="0" w:space="0" w:color="auto"/>
        <w:right w:val="none" w:sz="0" w:space="0" w:color="auto"/>
      </w:divBdr>
    </w:div>
    <w:div w:id="539780033">
      <w:bodyDiv w:val="1"/>
      <w:marLeft w:val="0"/>
      <w:marRight w:val="0"/>
      <w:marTop w:val="0"/>
      <w:marBottom w:val="0"/>
      <w:divBdr>
        <w:top w:val="none" w:sz="0" w:space="0" w:color="auto"/>
        <w:left w:val="none" w:sz="0" w:space="0" w:color="auto"/>
        <w:bottom w:val="none" w:sz="0" w:space="0" w:color="auto"/>
        <w:right w:val="none" w:sz="0" w:space="0" w:color="auto"/>
      </w:divBdr>
    </w:div>
    <w:div w:id="540560437">
      <w:bodyDiv w:val="1"/>
      <w:marLeft w:val="0"/>
      <w:marRight w:val="0"/>
      <w:marTop w:val="0"/>
      <w:marBottom w:val="0"/>
      <w:divBdr>
        <w:top w:val="none" w:sz="0" w:space="0" w:color="auto"/>
        <w:left w:val="none" w:sz="0" w:space="0" w:color="auto"/>
        <w:bottom w:val="none" w:sz="0" w:space="0" w:color="auto"/>
        <w:right w:val="none" w:sz="0" w:space="0" w:color="auto"/>
      </w:divBdr>
    </w:div>
    <w:div w:id="546532262">
      <w:bodyDiv w:val="1"/>
      <w:marLeft w:val="0"/>
      <w:marRight w:val="0"/>
      <w:marTop w:val="0"/>
      <w:marBottom w:val="0"/>
      <w:divBdr>
        <w:top w:val="none" w:sz="0" w:space="0" w:color="auto"/>
        <w:left w:val="none" w:sz="0" w:space="0" w:color="auto"/>
        <w:bottom w:val="none" w:sz="0" w:space="0" w:color="auto"/>
        <w:right w:val="none" w:sz="0" w:space="0" w:color="auto"/>
      </w:divBdr>
    </w:div>
    <w:div w:id="552621478">
      <w:bodyDiv w:val="1"/>
      <w:marLeft w:val="0"/>
      <w:marRight w:val="0"/>
      <w:marTop w:val="0"/>
      <w:marBottom w:val="0"/>
      <w:divBdr>
        <w:top w:val="none" w:sz="0" w:space="0" w:color="auto"/>
        <w:left w:val="none" w:sz="0" w:space="0" w:color="auto"/>
        <w:bottom w:val="none" w:sz="0" w:space="0" w:color="auto"/>
        <w:right w:val="none" w:sz="0" w:space="0" w:color="auto"/>
      </w:divBdr>
    </w:div>
    <w:div w:id="581108718">
      <w:bodyDiv w:val="1"/>
      <w:marLeft w:val="0"/>
      <w:marRight w:val="0"/>
      <w:marTop w:val="0"/>
      <w:marBottom w:val="0"/>
      <w:divBdr>
        <w:top w:val="none" w:sz="0" w:space="0" w:color="auto"/>
        <w:left w:val="none" w:sz="0" w:space="0" w:color="auto"/>
        <w:bottom w:val="none" w:sz="0" w:space="0" w:color="auto"/>
        <w:right w:val="none" w:sz="0" w:space="0" w:color="auto"/>
      </w:divBdr>
    </w:div>
    <w:div w:id="592280821">
      <w:bodyDiv w:val="1"/>
      <w:marLeft w:val="0"/>
      <w:marRight w:val="0"/>
      <w:marTop w:val="0"/>
      <w:marBottom w:val="0"/>
      <w:divBdr>
        <w:top w:val="none" w:sz="0" w:space="0" w:color="auto"/>
        <w:left w:val="none" w:sz="0" w:space="0" w:color="auto"/>
        <w:bottom w:val="none" w:sz="0" w:space="0" w:color="auto"/>
        <w:right w:val="none" w:sz="0" w:space="0" w:color="auto"/>
      </w:divBdr>
    </w:div>
    <w:div w:id="598098589">
      <w:bodyDiv w:val="1"/>
      <w:marLeft w:val="0"/>
      <w:marRight w:val="0"/>
      <w:marTop w:val="0"/>
      <w:marBottom w:val="0"/>
      <w:divBdr>
        <w:top w:val="none" w:sz="0" w:space="0" w:color="auto"/>
        <w:left w:val="none" w:sz="0" w:space="0" w:color="auto"/>
        <w:bottom w:val="none" w:sz="0" w:space="0" w:color="auto"/>
        <w:right w:val="none" w:sz="0" w:space="0" w:color="auto"/>
      </w:divBdr>
    </w:div>
    <w:div w:id="606623918">
      <w:bodyDiv w:val="1"/>
      <w:marLeft w:val="0"/>
      <w:marRight w:val="0"/>
      <w:marTop w:val="0"/>
      <w:marBottom w:val="0"/>
      <w:divBdr>
        <w:top w:val="none" w:sz="0" w:space="0" w:color="auto"/>
        <w:left w:val="none" w:sz="0" w:space="0" w:color="auto"/>
        <w:bottom w:val="none" w:sz="0" w:space="0" w:color="auto"/>
        <w:right w:val="none" w:sz="0" w:space="0" w:color="auto"/>
      </w:divBdr>
    </w:div>
    <w:div w:id="622076957">
      <w:bodyDiv w:val="1"/>
      <w:marLeft w:val="0"/>
      <w:marRight w:val="0"/>
      <w:marTop w:val="0"/>
      <w:marBottom w:val="0"/>
      <w:divBdr>
        <w:top w:val="none" w:sz="0" w:space="0" w:color="auto"/>
        <w:left w:val="none" w:sz="0" w:space="0" w:color="auto"/>
        <w:bottom w:val="none" w:sz="0" w:space="0" w:color="auto"/>
        <w:right w:val="none" w:sz="0" w:space="0" w:color="auto"/>
      </w:divBdr>
    </w:div>
    <w:div w:id="638530728">
      <w:bodyDiv w:val="1"/>
      <w:marLeft w:val="0"/>
      <w:marRight w:val="0"/>
      <w:marTop w:val="0"/>
      <w:marBottom w:val="0"/>
      <w:divBdr>
        <w:top w:val="none" w:sz="0" w:space="0" w:color="auto"/>
        <w:left w:val="none" w:sz="0" w:space="0" w:color="auto"/>
        <w:bottom w:val="none" w:sz="0" w:space="0" w:color="auto"/>
        <w:right w:val="none" w:sz="0" w:space="0" w:color="auto"/>
      </w:divBdr>
    </w:div>
    <w:div w:id="645399318">
      <w:bodyDiv w:val="1"/>
      <w:marLeft w:val="0"/>
      <w:marRight w:val="0"/>
      <w:marTop w:val="0"/>
      <w:marBottom w:val="0"/>
      <w:divBdr>
        <w:top w:val="none" w:sz="0" w:space="0" w:color="auto"/>
        <w:left w:val="none" w:sz="0" w:space="0" w:color="auto"/>
        <w:bottom w:val="none" w:sz="0" w:space="0" w:color="auto"/>
        <w:right w:val="none" w:sz="0" w:space="0" w:color="auto"/>
      </w:divBdr>
    </w:div>
    <w:div w:id="650721418">
      <w:bodyDiv w:val="1"/>
      <w:marLeft w:val="0"/>
      <w:marRight w:val="0"/>
      <w:marTop w:val="0"/>
      <w:marBottom w:val="0"/>
      <w:divBdr>
        <w:top w:val="none" w:sz="0" w:space="0" w:color="auto"/>
        <w:left w:val="none" w:sz="0" w:space="0" w:color="auto"/>
        <w:bottom w:val="none" w:sz="0" w:space="0" w:color="auto"/>
        <w:right w:val="none" w:sz="0" w:space="0" w:color="auto"/>
      </w:divBdr>
    </w:div>
    <w:div w:id="664095029">
      <w:bodyDiv w:val="1"/>
      <w:marLeft w:val="0"/>
      <w:marRight w:val="0"/>
      <w:marTop w:val="0"/>
      <w:marBottom w:val="0"/>
      <w:divBdr>
        <w:top w:val="none" w:sz="0" w:space="0" w:color="auto"/>
        <w:left w:val="none" w:sz="0" w:space="0" w:color="auto"/>
        <w:bottom w:val="none" w:sz="0" w:space="0" w:color="auto"/>
        <w:right w:val="none" w:sz="0" w:space="0" w:color="auto"/>
      </w:divBdr>
    </w:div>
    <w:div w:id="668603875">
      <w:bodyDiv w:val="1"/>
      <w:marLeft w:val="0"/>
      <w:marRight w:val="0"/>
      <w:marTop w:val="0"/>
      <w:marBottom w:val="0"/>
      <w:divBdr>
        <w:top w:val="none" w:sz="0" w:space="0" w:color="auto"/>
        <w:left w:val="none" w:sz="0" w:space="0" w:color="auto"/>
        <w:bottom w:val="none" w:sz="0" w:space="0" w:color="auto"/>
        <w:right w:val="none" w:sz="0" w:space="0" w:color="auto"/>
      </w:divBdr>
    </w:div>
    <w:div w:id="675813710">
      <w:bodyDiv w:val="1"/>
      <w:marLeft w:val="0"/>
      <w:marRight w:val="0"/>
      <w:marTop w:val="0"/>
      <w:marBottom w:val="0"/>
      <w:divBdr>
        <w:top w:val="none" w:sz="0" w:space="0" w:color="auto"/>
        <w:left w:val="none" w:sz="0" w:space="0" w:color="auto"/>
        <w:bottom w:val="none" w:sz="0" w:space="0" w:color="auto"/>
        <w:right w:val="none" w:sz="0" w:space="0" w:color="auto"/>
      </w:divBdr>
    </w:div>
    <w:div w:id="679435555">
      <w:bodyDiv w:val="1"/>
      <w:marLeft w:val="0"/>
      <w:marRight w:val="0"/>
      <w:marTop w:val="0"/>
      <w:marBottom w:val="0"/>
      <w:divBdr>
        <w:top w:val="none" w:sz="0" w:space="0" w:color="auto"/>
        <w:left w:val="none" w:sz="0" w:space="0" w:color="auto"/>
        <w:bottom w:val="none" w:sz="0" w:space="0" w:color="auto"/>
        <w:right w:val="none" w:sz="0" w:space="0" w:color="auto"/>
      </w:divBdr>
    </w:div>
    <w:div w:id="681009812">
      <w:bodyDiv w:val="1"/>
      <w:marLeft w:val="0"/>
      <w:marRight w:val="0"/>
      <w:marTop w:val="0"/>
      <w:marBottom w:val="0"/>
      <w:divBdr>
        <w:top w:val="none" w:sz="0" w:space="0" w:color="auto"/>
        <w:left w:val="none" w:sz="0" w:space="0" w:color="auto"/>
        <w:bottom w:val="none" w:sz="0" w:space="0" w:color="auto"/>
        <w:right w:val="none" w:sz="0" w:space="0" w:color="auto"/>
      </w:divBdr>
    </w:div>
    <w:div w:id="681475301">
      <w:bodyDiv w:val="1"/>
      <w:marLeft w:val="0"/>
      <w:marRight w:val="0"/>
      <w:marTop w:val="0"/>
      <w:marBottom w:val="0"/>
      <w:divBdr>
        <w:top w:val="none" w:sz="0" w:space="0" w:color="auto"/>
        <w:left w:val="none" w:sz="0" w:space="0" w:color="auto"/>
        <w:bottom w:val="none" w:sz="0" w:space="0" w:color="auto"/>
        <w:right w:val="none" w:sz="0" w:space="0" w:color="auto"/>
      </w:divBdr>
    </w:div>
    <w:div w:id="681862783">
      <w:bodyDiv w:val="1"/>
      <w:marLeft w:val="0"/>
      <w:marRight w:val="0"/>
      <w:marTop w:val="0"/>
      <w:marBottom w:val="0"/>
      <w:divBdr>
        <w:top w:val="none" w:sz="0" w:space="0" w:color="auto"/>
        <w:left w:val="none" w:sz="0" w:space="0" w:color="auto"/>
        <w:bottom w:val="none" w:sz="0" w:space="0" w:color="auto"/>
        <w:right w:val="none" w:sz="0" w:space="0" w:color="auto"/>
      </w:divBdr>
    </w:div>
    <w:div w:id="686517059">
      <w:bodyDiv w:val="1"/>
      <w:marLeft w:val="0"/>
      <w:marRight w:val="0"/>
      <w:marTop w:val="0"/>
      <w:marBottom w:val="0"/>
      <w:divBdr>
        <w:top w:val="none" w:sz="0" w:space="0" w:color="auto"/>
        <w:left w:val="none" w:sz="0" w:space="0" w:color="auto"/>
        <w:bottom w:val="none" w:sz="0" w:space="0" w:color="auto"/>
        <w:right w:val="none" w:sz="0" w:space="0" w:color="auto"/>
      </w:divBdr>
    </w:div>
    <w:div w:id="693770911">
      <w:bodyDiv w:val="1"/>
      <w:marLeft w:val="0"/>
      <w:marRight w:val="0"/>
      <w:marTop w:val="0"/>
      <w:marBottom w:val="0"/>
      <w:divBdr>
        <w:top w:val="none" w:sz="0" w:space="0" w:color="auto"/>
        <w:left w:val="none" w:sz="0" w:space="0" w:color="auto"/>
        <w:bottom w:val="none" w:sz="0" w:space="0" w:color="auto"/>
        <w:right w:val="none" w:sz="0" w:space="0" w:color="auto"/>
      </w:divBdr>
    </w:div>
    <w:div w:id="694354277">
      <w:bodyDiv w:val="1"/>
      <w:marLeft w:val="0"/>
      <w:marRight w:val="0"/>
      <w:marTop w:val="0"/>
      <w:marBottom w:val="0"/>
      <w:divBdr>
        <w:top w:val="none" w:sz="0" w:space="0" w:color="auto"/>
        <w:left w:val="none" w:sz="0" w:space="0" w:color="auto"/>
        <w:bottom w:val="none" w:sz="0" w:space="0" w:color="auto"/>
        <w:right w:val="none" w:sz="0" w:space="0" w:color="auto"/>
      </w:divBdr>
    </w:div>
    <w:div w:id="701977448">
      <w:bodyDiv w:val="1"/>
      <w:marLeft w:val="0"/>
      <w:marRight w:val="0"/>
      <w:marTop w:val="0"/>
      <w:marBottom w:val="0"/>
      <w:divBdr>
        <w:top w:val="none" w:sz="0" w:space="0" w:color="auto"/>
        <w:left w:val="none" w:sz="0" w:space="0" w:color="auto"/>
        <w:bottom w:val="none" w:sz="0" w:space="0" w:color="auto"/>
        <w:right w:val="none" w:sz="0" w:space="0" w:color="auto"/>
      </w:divBdr>
    </w:div>
    <w:div w:id="703749323">
      <w:bodyDiv w:val="1"/>
      <w:marLeft w:val="0"/>
      <w:marRight w:val="0"/>
      <w:marTop w:val="0"/>
      <w:marBottom w:val="0"/>
      <w:divBdr>
        <w:top w:val="none" w:sz="0" w:space="0" w:color="auto"/>
        <w:left w:val="none" w:sz="0" w:space="0" w:color="auto"/>
        <w:bottom w:val="none" w:sz="0" w:space="0" w:color="auto"/>
        <w:right w:val="none" w:sz="0" w:space="0" w:color="auto"/>
      </w:divBdr>
    </w:div>
    <w:div w:id="710765335">
      <w:bodyDiv w:val="1"/>
      <w:marLeft w:val="0"/>
      <w:marRight w:val="0"/>
      <w:marTop w:val="0"/>
      <w:marBottom w:val="0"/>
      <w:divBdr>
        <w:top w:val="none" w:sz="0" w:space="0" w:color="auto"/>
        <w:left w:val="none" w:sz="0" w:space="0" w:color="auto"/>
        <w:bottom w:val="none" w:sz="0" w:space="0" w:color="auto"/>
        <w:right w:val="none" w:sz="0" w:space="0" w:color="auto"/>
      </w:divBdr>
    </w:div>
    <w:div w:id="711805390">
      <w:bodyDiv w:val="1"/>
      <w:marLeft w:val="0"/>
      <w:marRight w:val="0"/>
      <w:marTop w:val="0"/>
      <w:marBottom w:val="0"/>
      <w:divBdr>
        <w:top w:val="none" w:sz="0" w:space="0" w:color="auto"/>
        <w:left w:val="none" w:sz="0" w:space="0" w:color="auto"/>
        <w:bottom w:val="none" w:sz="0" w:space="0" w:color="auto"/>
        <w:right w:val="none" w:sz="0" w:space="0" w:color="auto"/>
      </w:divBdr>
    </w:div>
    <w:div w:id="722215295">
      <w:bodyDiv w:val="1"/>
      <w:marLeft w:val="0"/>
      <w:marRight w:val="0"/>
      <w:marTop w:val="0"/>
      <w:marBottom w:val="0"/>
      <w:divBdr>
        <w:top w:val="none" w:sz="0" w:space="0" w:color="auto"/>
        <w:left w:val="none" w:sz="0" w:space="0" w:color="auto"/>
        <w:bottom w:val="none" w:sz="0" w:space="0" w:color="auto"/>
        <w:right w:val="none" w:sz="0" w:space="0" w:color="auto"/>
      </w:divBdr>
    </w:div>
    <w:div w:id="724720439">
      <w:bodyDiv w:val="1"/>
      <w:marLeft w:val="0"/>
      <w:marRight w:val="0"/>
      <w:marTop w:val="0"/>
      <w:marBottom w:val="0"/>
      <w:divBdr>
        <w:top w:val="none" w:sz="0" w:space="0" w:color="auto"/>
        <w:left w:val="none" w:sz="0" w:space="0" w:color="auto"/>
        <w:bottom w:val="none" w:sz="0" w:space="0" w:color="auto"/>
        <w:right w:val="none" w:sz="0" w:space="0" w:color="auto"/>
      </w:divBdr>
    </w:div>
    <w:div w:id="726346090">
      <w:bodyDiv w:val="1"/>
      <w:marLeft w:val="0"/>
      <w:marRight w:val="0"/>
      <w:marTop w:val="0"/>
      <w:marBottom w:val="0"/>
      <w:divBdr>
        <w:top w:val="none" w:sz="0" w:space="0" w:color="auto"/>
        <w:left w:val="none" w:sz="0" w:space="0" w:color="auto"/>
        <w:bottom w:val="none" w:sz="0" w:space="0" w:color="auto"/>
        <w:right w:val="none" w:sz="0" w:space="0" w:color="auto"/>
      </w:divBdr>
    </w:div>
    <w:div w:id="729184928">
      <w:bodyDiv w:val="1"/>
      <w:marLeft w:val="0"/>
      <w:marRight w:val="0"/>
      <w:marTop w:val="0"/>
      <w:marBottom w:val="0"/>
      <w:divBdr>
        <w:top w:val="none" w:sz="0" w:space="0" w:color="auto"/>
        <w:left w:val="none" w:sz="0" w:space="0" w:color="auto"/>
        <w:bottom w:val="none" w:sz="0" w:space="0" w:color="auto"/>
        <w:right w:val="none" w:sz="0" w:space="0" w:color="auto"/>
      </w:divBdr>
    </w:div>
    <w:div w:id="734162922">
      <w:bodyDiv w:val="1"/>
      <w:marLeft w:val="0"/>
      <w:marRight w:val="0"/>
      <w:marTop w:val="0"/>
      <w:marBottom w:val="0"/>
      <w:divBdr>
        <w:top w:val="none" w:sz="0" w:space="0" w:color="auto"/>
        <w:left w:val="none" w:sz="0" w:space="0" w:color="auto"/>
        <w:bottom w:val="none" w:sz="0" w:space="0" w:color="auto"/>
        <w:right w:val="none" w:sz="0" w:space="0" w:color="auto"/>
      </w:divBdr>
    </w:div>
    <w:div w:id="738867381">
      <w:bodyDiv w:val="1"/>
      <w:marLeft w:val="0"/>
      <w:marRight w:val="0"/>
      <w:marTop w:val="0"/>
      <w:marBottom w:val="0"/>
      <w:divBdr>
        <w:top w:val="none" w:sz="0" w:space="0" w:color="auto"/>
        <w:left w:val="none" w:sz="0" w:space="0" w:color="auto"/>
        <w:bottom w:val="none" w:sz="0" w:space="0" w:color="auto"/>
        <w:right w:val="none" w:sz="0" w:space="0" w:color="auto"/>
      </w:divBdr>
    </w:div>
    <w:div w:id="739255899">
      <w:bodyDiv w:val="1"/>
      <w:marLeft w:val="0"/>
      <w:marRight w:val="0"/>
      <w:marTop w:val="0"/>
      <w:marBottom w:val="0"/>
      <w:divBdr>
        <w:top w:val="none" w:sz="0" w:space="0" w:color="auto"/>
        <w:left w:val="none" w:sz="0" w:space="0" w:color="auto"/>
        <w:bottom w:val="none" w:sz="0" w:space="0" w:color="auto"/>
        <w:right w:val="none" w:sz="0" w:space="0" w:color="auto"/>
      </w:divBdr>
    </w:div>
    <w:div w:id="741296871">
      <w:bodyDiv w:val="1"/>
      <w:marLeft w:val="0"/>
      <w:marRight w:val="0"/>
      <w:marTop w:val="0"/>
      <w:marBottom w:val="0"/>
      <w:divBdr>
        <w:top w:val="none" w:sz="0" w:space="0" w:color="auto"/>
        <w:left w:val="none" w:sz="0" w:space="0" w:color="auto"/>
        <w:bottom w:val="none" w:sz="0" w:space="0" w:color="auto"/>
        <w:right w:val="none" w:sz="0" w:space="0" w:color="auto"/>
      </w:divBdr>
      <w:divsChild>
        <w:div w:id="1203907817">
          <w:marLeft w:val="0"/>
          <w:marRight w:val="0"/>
          <w:marTop w:val="0"/>
          <w:marBottom w:val="0"/>
          <w:divBdr>
            <w:top w:val="none" w:sz="0" w:space="0" w:color="auto"/>
            <w:left w:val="none" w:sz="0" w:space="0" w:color="auto"/>
            <w:bottom w:val="none" w:sz="0" w:space="0" w:color="auto"/>
            <w:right w:val="none" w:sz="0" w:space="0" w:color="auto"/>
          </w:divBdr>
          <w:divsChild>
            <w:div w:id="149097635">
              <w:marLeft w:val="0"/>
              <w:marRight w:val="0"/>
              <w:marTop w:val="0"/>
              <w:marBottom w:val="0"/>
              <w:divBdr>
                <w:top w:val="none" w:sz="0" w:space="0" w:color="auto"/>
                <w:left w:val="none" w:sz="0" w:space="0" w:color="auto"/>
                <w:bottom w:val="none" w:sz="0" w:space="0" w:color="auto"/>
                <w:right w:val="none" w:sz="0" w:space="0" w:color="auto"/>
              </w:divBdr>
            </w:div>
          </w:divsChild>
        </w:div>
        <w:div w:id="1247615656">
          <w:marLeft w:val="0"/>
          <w:marRight w:val="0"/>
          <w:marTop w:val="0"/>
          <w:marBottom w:val="0"/>
          <w:divBdr>
            <w:top w:val="none" w:sz="0" w:space="0" w:color="auto"/>
            <w:left w:val="none" w:sz="0" w:space="0" w:color="auto"/>
            <w:bottom w:val="none" w:sz="0" w:space="0" w:color="auto"/>
            <w:right w:val="none" w:sz="0" w:space="0" w:color="auto"/>
          </w:divBdr>
          <w:divsChild>
            <w:div w:id="18187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9760">
      <w:bodyDiv w:val="1"/>
      <w:marLeft w:val="0"/>
      <w:marRight w:val="0"/>
      <w:marTop w:val="0"/>
      <w:marBottom w:val="0"/>
      <w:divBdr>
        <w:top w:val="none" w:sz="0" w:space="0" w:color="auto"/>
        <w:left w:val="none" w:sz="0" w:space="0" w:color="auto"/>
        <w:bottom w:val="none" w:sz="0" w:space="0" w:color="auto"/>
        <w:right w:val="none" w:sz="0" w:space="0" w:color="auto"/>
      </w:divBdr>
    </w:div>
    <w:div w:id="753013641">
      <w:bodyDiv w:val="1"/>
      <w:marLeft w:val="0"/>
      <w:marRight w:val="0"/>
      <w:marTop w:val="0"/>
      <w:marBottom w:val="0"/>
      <w:divBdr>
        <w:top w:val="none" w:sz="0" w:space="0" w:color="auto"/>
        <w:left w:val="none" w:sz="0" w:space="0" w:color="auto"/>
        <w:bottom w:val="none" w:sz="0" w:space="0" w:color="auto"/>
        <w:right w:val="none" w:sz="0" w:space="0" w:color="auto"/>
      </w:divBdr>
    </w:div>
    <w:div w:id="755370619">
      <w:bodyDiv w:val="1"/>
      <w:marLeft w:val="0"/>
      <w:marRight w:val="0"/>
      <w:marTop w:val="0"/>
      <w:marBottom w:val="0"/>
      <w:divBdr>
        <w:top w:val="none" w:sz="0" w:space="0" w:color="auto"/>
        <w:left w:val="none" w:sz="0" w:space="0" w:color="auto"/>
        <w:bottom w:val="none" w:sz="0" w:space="0" w:color="auto"/>
        <w:right w:val="none" w:sz="0" w:space="0" w:color="auto"/>
      </w:divBdr>
    </w:div>
    <w:div w:id="785347071">
      <w:bodyDiv w:val="1"/>
      <w:marLeft w:val="0"/>
      <w:marRight w:val="0"/>
      <w:marTop w:val="0"/>
      <w:marBottom w:val="0"/>
      <w:divBdr>
        <w:top w:val="none" w:sz="0" w:space="0" w:color="auto"/>
        <w:left w:val="none" w:sz="0" w:space="0" w:color="auto"/>
        <w:bottom w:val="none" w:sz="0" w:space="0" w:color="auto"/>
        <w:right w:val="none" w:sz="0" w:space="0" w:color="auto"/>
      </w:divBdr>
    </w:div>
    <w:div w:id="791629592">
      <w:bodyDiv w:val="1"/>
      <w:marLeft w:val="0"/>
      <w:marRight w:val="0"/>
      <w:marTop w:val="0"/>
      <w:marBottom w:val="0"/>
      <w:divBdr>
        <w:top w:val="none" w:sz="0" w:space="0" w:color="auto"/>
        <w:left w:val="none" w:sz="0" w:space="0" w:color="auto"/>
        <w:bottom w:val="none" w:sz="0" w:space="0" w:color="auto"/>
        <w:right w:val="none" w:sz="0" w:space="0" w:color="auto"/>
      </w:divBdr>
    </w:div>
    <w:div w:id="809248814">
      <w:bodyDiv w:val="1"/>
      <w:marLeft w:val="0"/>
      <w:marRight w:val="0"/>
      <w:marTop w:val="0"/>
      <w:marBottom w:val="0"/>
      <w:divBdr>
        <w:top w:val="none" w:sz="0" w:space="0" w:color="auto"/>
        <w:left w:val="none" w:sz="0" w:space="0" w:color="auto"/>
        <w:bottom w:val="none" w:sz="0" w:space="0" w:color="auto"/>
        <w:right w:val="none" w:sz="0" w:space="0" w:color="auto"/>
      </w:divBdr>
    </w:div>
    <w:div w:id="836962061">
      <w:bodyDiv w:val="1"/>
      <w:marLeft w:val="0"/>
      <w:marRight w:val="0"/>
      <w:marTop w:val="0"/>
      <w:marBottom w:val="0"/>
      <w:divBdr>
        <w:top w:val="none" w:sz="0" w:space="0" w:color="auto"/>
        <w:left w:val="none" w:sz="0" w:space="0" w:color="auto"/>
        <w:bottom w:val="none" w:sz="0" w:space="0" w:color="auto"/>
        <w:right w:val="none" w:sz="0" w:space="0" w:color="auto"/>
      </w:divBdr>
    </w:div>
    <w:div w:id="842819687">
      <w:bodyDiv w:val="1"/>
      <w:marLeft w:val="0"/>
      <w:marRight w:val="0"/>
      <w:marTop w:val="0"/>
      <w:marBottom w:val="0"/>
      <w:divBdr>
        <w:top w:val="none" w:sz="0" w:space="0" w:color="auto"/>
        <w:left w:val="none" w:sz="0" w:space="0" w:color="auto"/>
        <w:bottom w:val="none" w:sz="0" w:space="0" w:color="auto"/>
        <w:right w:val="none" w:sz="0" w:space="0" w:color="auto"/>
      </w:divBdr>
    </w:div>
    <w:div w:id="854878434">
      <w:bodyDiv w:val="1"/>
      <w:marLeft w:val="0"/>
      <w:marRight w:val="0"/>
      <w:marTop w:val="0"/>
      <w:marBottom w:val="0"/>
      <w:divBdr>
        <w:top w:val="none" w:sz="0" w:space="0" w:color="auto"/>
        <w:left w:val="none" w:sz="0" w:space="0" w:color="auto"/>
        <w:bottom w:val="none" w:sz="0" w:space="0" w:color="auto"/>
        <w:right w:val="none" w:sz="0" w:space="0" w:color="auto"/>
      </w:divBdr>
    </w:div>
    <w:div w:id="856428870">
      <w:bodyDiv w:val="1"/>
      <w:marLeft w:val="0"/>
      <w:marRight w:val="0"/>
      <w:marTop w:val="0"/>
      <w:marBottom w:val="0"/>
      <w:divBdr>
        <w:top w:val="none" w:sz="0" w:space="0" w:color="auto"/>
        <w:left w:val="none" w:sz="0" w:space="0" w:color="auto"/>
        <w:bottom w:val="none" w:sz="0" w:space="0" w:color="auto"/>
        <w:right w:val="none" w:sz="0" w:space="0" w:color="auto"/>
      </w:divBdr>
      <w:divsChild>
        <w:div w:id="2124035324">
          <w:marLeft w:val="288"/>
          <w:marRight w:val="0"/>
          <w:marTop w:val="67"/>
          <w:marBottom w:val="0"/>
          <w:divBdr>
            <w:top w:val="none" w:sz="0" w:space="0" w:color="auto"/>
            <w:left w:val="none" w:sz="0" w:space="0" w:color="auto"/>
            <w:bottom w:val="none" w:sz="0" w:space="0" w:color="auto"/>
            <w:right w:val="none" w:sz="0" w:space="0" w:color="auto"/>
          </w:divBdr>
        </w:div>
      </w:divsChild>
    </w:div>
    <w:div w:id="888345650">
      <w:bodyDiv w:val="1"/>
      <w:marLeft w:val="0"/>
      <w:marRight w:val="0"/>
      <w:marTop w:val="0"/>
      <w:marBottom w:val="0"/>
      <w:divBdr>
        <w:top w:val="none" w:sz="0" w:space="0" w:color="auto"/>
        <w:left w:val="none" w:sz="0" w:space="0" w:color="auto"/>
        <w:bottom w:val="none" w:sz="0" w:space="0" w:color="auto"/>
        <w:right w:val="none" w:sz="0" w:space="0" w:color="auto"/>
      </w:divBdr>
    </w:div>
    <w:div w:id="890581513">
      <w:bodyDiv w:val="1"/>
      <w:marLeft w:val="0"/>
      <w:marRight w:val="0"/>
      <w:marTop w:val="0"/>
      <w:marBottom w:val="0"/>
      <w:divBdr>
        <w:top w:val="none" w:sz="0" w:space="0" w:color="auto"/>
        <w:left w:val="none" w:sz="0" w:space="0" w:color="auto"/>
        <w:bottom w:val="none" w:sz="0" w:space="0" w:color="auto"/>
        <w:right w:val="none" w:sz="0" w:space="0" w:color="auto"/>
      </w:divBdr>
    </w:div>
    <w:div w:id="899286563">
      <w:bodyDiv w:val="1"/>
      <w:marLeft w:val="0"/>
      <w:marRight w:val="0"/>
      <w:marTop w:val="0"/>
      <w:marBottom w:val="0"/>
      <w:divBdr>
        <w:top w:val="none" w:sz="0" w:space="0" w:color="auto"/>
        <w:left w:val="none" w:sz="0" w:space="0" w:color="auto"/>
        <w:bottom w:val="none" w:sz="0" w:space="0" w:color="auto"/>
        <w:right w:val="none" w:sz="0" w:space="0" w:color="auto"/>
      </w:divBdr>
    </w:div>
    <w:div w:id="908271328">
      <w:bodyDiv w:val="1"/>
      <w:marLeft w:val="0"/>
      <w:marRight w:val="0"/>
      <w:marTop w:val="0"/>
      <w:marBottom w:val="0"/>
      <w:divBdr>
        <w:top w:val="none" w:sz="0" w:space="0" w:color="auto"/>
        <w:left w:val="none" w:sz="0" w:space="0" w:color="auto"/>
        <w:bottom w:val="none" w:sz="0" w:space="0" w:color="auto"/>
        <w:right w:val="none" w:sz="0" w:space="0" w:color="auto"/>
      </w:divBdr>
    </w:div>
    <w:div w:id="910314669">
      <w:bodyDiv w:val="1"/>
      <w:marLeft w:val="0"/>
      <w:marRight w:val="0"/>
      <w:marTop w:val="0"/>
      <w:marBottom w:val="0"/>
      <w:divBdr>
        <w:top w:val="none" w:sz="0" w:space="0" w:color="auto"/>
        <w:left w:val="none" w:sz="0" w:space="0" w:color="auto"/>
        <w:bottom w:val="none" w:sz="0" w:space="0" w:color="auto"/>
        <w:right w:val="none" w:sz="0" w:space="0" w:color="auto"/>
      </w:divBdr>
    </w:div>
    <w:div w:id="910315094">
      <w:bodyDiv w:val="1"/>
      <w:marLeft w:val="0"/>
      <w:marRight w:val="0"/>
      <w:marTop w:val="0"/>
      <w:marBottom w:val="0"/>
      <w:divBdr>
        <w:top w:val="none" w:sz="0" w:space="0" w:color="auto"/>
        <w:left w:val="none" w:sz="0" w:space="0" w:color="auto"/>
        <w:bottom w:val="none" w:sz="0" w:space="0" w:color="auto"/>
        <w:right w:val="none" w:sz="0" w:space="0" w:color="auto"/>
      </w:divBdr>
    </w:div>
    <w:div w:id="929854541">
      <w:bodyDiv w:val="1"/>
      <w:marLeft w:val="0"/>
      <w:marRight w:val="0"/>
      <w:marTop w:val="0"/>
      <w:marBottom w:val="0"/>
      <w:divBdr>
        <w:top w:val="none" w:sz="0" w:space="0" w:color="auto"/>
        <w:left w:val="none" w:sz="0" w:space="0" w:color="auto"/>
        <w:bottom w:val="none" w:sz="0" w:space="0" w:color="auto"/>
        <w:right w:val="none" w:sz="0" w:space="0" w:color="auto"/>
      </w:divBdr>
    </w:div>
    <w:div w:id="932325529">
      <w:bodyDiv w:val="1"/>
      <w:marLeft w:val="0"/>
      <w:marRight w:val="0"/>
      <w:marTop w:val="0"/>
      <w:marBottom w:val="0"/>
      <w:divBdr>
        <w:top w:val="none" w:sz="0" w:space="0" w:color="auto"/>
        <w:left w:val="none" w:sz="0" w:space="0" w:color="auto"/>
        <w:bottom w:val="none" w:sz="0" w:space="0" w:color="auto"/>
        <w:right w:val="none" w:sz="0" w:space="0" w:color="auto"/>
      </w:divBdr>
    </w:div>
    <w:div w:id="936521847">
      <w:bodyDiv w:val="1"/>
      <w:marLeft w:val="0"/>
      <w:marRight w:val="0"/>
      <w:marTop w:val="0"/>
      <w:marBottom w:val="0"/>
      <w:divBdr>
        <w:top w:val="none" w:sz="0" w:space="0" w:color="auto"/>
        <w:left w:val="none" w:sz="0" w:space="0" w:color="auto"/>
        <w:bottom w:val="none" w:sz="0" w:space="0" w:color="auto"/>
        <w:right w:val="none" w:sz="0" w:space="0" w:color="auto"/>
      </w:divBdr>
    </w:div>
    <w:div w:id="937101658">
      <w:bodyDiv w:val="1"/>
      <w:marLeft w:val="0"/>
      <w:marRight w:val="0"/>
      <w:marTop w:val="0"/>
      <w:marBottom w:val="0"/>
      <w:divBdr>
        <w:top w:val="none" w:sz="0" w:space="0" w:color="auto"/>
        <w:left w:val="none" w:sz="0" w:space="0" w:color="auto"/>
        <w:bottom w:val="none" w:sz="0" w:space="0" w:color="auto"/>
        <w:right w:val="none" w:sz="0" w:space="0" w:color="auto"/>
      </w:divBdr>
    </w:div>
    <w:div w:id="942496119">
      <w:bodyDiv w:val="1"/>
      <w:marLeft w:val="0"/>
      <w:marRight w:val="0"/>
      <w:marTop w:val="0"/>
      <w:marBottom w:val="0"/>
      <w:divBdr>
        <w:top w:val="none" w:sz="0" w:space="0" w:color="auto"/>
        <w:left w:val="none" w:sz="0" w:space="0" w:color="auto"/>
        <w:bottom w:val="none" w:sz="0" w:space="0" w:color="auto"/>
        <w:right w:val="none" w:sz="0" w:space="0" w:color="auto"/>
      </w:divBdr>
    </w:div>
    <w:div w:id="947010237">
      <w:bodyDiv w:val="1"/>
      <w:marLeft w:val="0"/>
      <w:marRight w:val="0"/>
      <w:marTop w:val="0"/>
      <w:marBottom w:val="0"/>
      <w:divBdr>
        <w:top w:val="none" w:sz="0" w:space="0" w:color="auto"/>
        <w:left w:val="none" w:sz="0" w:space="0" w:color="auto"/>
        <w:bottom w:val="none" w:sz="0" w:space="0" w:color="auto"/>
        <w:right w:val="none" w:sz="0" w:space="0" w:color="auto"/>
      </w:divBdr>
    </w:div>
    <w:div w:id="949169328">
      <w:bodyDiv w:val="1"/>
      <w:marLeft w:val="0"/>
      <w:marRight w:val="0"/>
      <w:marTop w:val="0"/>
      <w:marBottom w:val="0"/>
      <w:divBdr>
        <w:top w:val="none" w:sz="0" w:space="0" w:color="auto"/>
        <w:left w:val="none" w:sz="0" w:space="0" w:color="auto"/>
        <w:bottom w:val="none" w:sz="0" w:space="0" w:color="auto"/>
        <w:right w:val="none" w:sz="0" w:space="0" w:color="auto"/>
      </w:divBdr>
    </w:div>
    <w:div w:id="949552456">
      <w:bodyDiv w:val="1"/>
      <w:marLeft w:val="0"/>
      <w:marRight w:val="0"/>
      <w:marTop w:val="0"/>
      <w:marBottom w:val="0"/>
      <w:divBdr>
        <w:top w:val="none" w:sz="0" w:space="0" w:color="auto"/>
        <w:left w:val="none" w:sz="0" w:space="0" w:color="auto"/>
        <w:bottom w:val="none" w:sz="0" w:space="0" w:color="auto"/>
        <w:right w:val="none" w:sz="0" w:space="0" w:color="auto"/>
      </w:divBdr>
    </w:div>
    <w:div w:id="953561564">
      <w:bodyDiv w:val="1"/>
      <w:marLeft w:val="0"/>
      <w:marRight w:val="0"/>
      <w:marTop w:val="0"/>
      <w:marBottom w:val="0"/>
      <w:divBdr>
        <w:top w:val="none" w:sz="0" w:space="0" w:color="auto"/>
        <w:left w:val="none" w:sz="0" w:space="0" w:color="auto"/>
        <w:bottom w:val="none" w:sz="0" w:space="0" w:color="auto"/>
        <w:right w:val="none" w:sz="0" w:space="0" w:color="auto"/>
      </w:divBdr>
    </w:div>
    <w:div w:id="956522872">
      <w:bodyDiv w:val="1"/>
      <w:marLeft w:val="0"/>
      <w:marRight w:val="0"/>
      <w:marTop w:val="0"/>
      <w:marBottom w:val="0"/>
      <w:divBdr>
        <w:top w:val="none" w:sz="0" w:space="0" w:color="auto"/>
        <w:left w:val="none" w:sz="0" w:space="0" w:color="auto"/>
        <w:bottom w:val="none" w:sz="0" w:space="0" w:color="auto"/>
        <w:right w:val="none" w:sz="0" w:space="0" w:color="auto"/>
      </w:divBdr>
    </w:div>
    <w:div w:id="969238917">
      <w:bodyDiv w:val="1"/>
      <w:marLeft w:val="0"/>
      <w:marRight w:val="0"/>
      <w:marTop w:val="0"/>
      <w:marBottom w:val="0"/>
      <w:divBdr>
        <w:top w:val="none" w:sz="0" w:space="0" w:color="auto"/>
        <w:left w:val="none" w:sz="0" w:space="0" w:color="auto"/>
        <w:bottom w:val="none" w:sz="0" w:space="0" w:color="auto"/>
        <w:right w:val="none" w:sz="0" w:space="0" w:color="auto"/>
      </w:divBdr>
    </w:div>
    <w:div w:id="979110929">
      <w:bodyDiv w:val="1"/>
      <w:marLeft w:val="0"/>
      <w:marRight w:val="0"/>
      <w:marTop w:val="0"/>
      <w:marBottom w:val="0"/>
      <w:divBdr>
        <w:top w:val="none" w:sz="0" w:space="0" w:color="auto"/>
        <w:left w:val="none" w:sz="0" w:space="0" w:color="auto"/>
        <w:bottom w:val="none" w:sz="0" w:space="0" w:color="auto"/>
        <w:right w:val="none" w:sz="0" w:space="0" w:color="auto"/>
      </w:divBdr>
    </w:div>
    <w:div w:id="994919658">
      <w:bodyDiv w:val="1"/>
      <w:marLeft w:val="0"/>
      <w:marRight w:val="0"/>
      <w:marTop w:val="0"/>
      <w:marBottom w:val="0"/>
      <w:divBdr>
        <w:top w:val="none" w:sz="0" w:space="0" w:color="auto"/>
        <w:left w:val="none" w:sz="0" w:space="0" w:color="auto"/>
        <w:bottom w:val="none" w:sz="0" w:space="0" w:color="auto"/>
        <w:right w:val="none" w:sz="0" w:space="0" w:color="auto"/>
      </w:divBdr>
    </w:div>
    <w:div w:id="997001044">
      <w:bodyDiv w:val="1"/>
      <w:marLeft w:val="0"/>
      <w:marRight w:val="0"/>
      <w:marTop w:val="0"/>
      <w:marBottom w:val="0"/>
      <w:divBdr>
        <w:top w:val="none" w:sz="0" w:space="0" w:color="auto"/>
        <w:left w:val="none" w:sz="0" w:space="0" w:color="auto"/>
        <w:bottom w:val="none" w:sz="0" w:space="0" w:color="auto"/>
        <w:right w:val="none" w:sz="0" w:space="0" w:color="auto"/>
      </w:divBdr>
    </w:div>
    <w:div w:id="1002273235">
      <w:bodyDiv w:val="1"/>
      <w:marLeft w:val="0"/>
      <w:marRight w:val="0"/>
      <w:marTop w:val="0"/>
      <w:marBottom w:val="0"/>
      <w:divBdr>
        <w:top w:val="none" w:sz="0" w:space="0" w:color="auto"/>
        <w:left w:val="none" w:sz="0" w:space="0" w:color="auto"/>
        <w:bottom w:val="none" w:sz="0" w:space="0" w:color="auto"/>
        <w:right w:val="none" w:sz="0" w:space="0" w:color="auto"/>
      </w:divBdr>
    </w:div>
    <w:div w:id="1002511859">
      <w:bodyDiv w:val="1"/>
      <w:marLeft w:val="0"/>
      <w:marRight w:val="0"/>
      <w:marTop w:val="0"/>
      <w:marBottom w:val="0"/>
      <w:divBdr>
        <w:top w:val="none" w:sz="0" w:space="0" w:color="auto"/>
        <w:left w:val="none" w:sz="0" w:space="0" w:color="auto"/>
        <w:bottom w:val="none" w:sz="0" w:space="0" w:color="auto"/>
        <w:right w:val="none" w:sz="0" w:space="0" w:color="auto"/>
      </w:divBdr>
    </w:div>
    <w:div w:id="1008095852">
      <w:bodyDiv w:val="1"/>
      <w:marLeft w:val="0"/>
      <w:marRight w:val="0"/>
      <w:marTop w:val="0"/>
      <w:marBottom w:val="0"/>
      <w:divBdr>
        <w:top w:val="none" w:sz="0" w:space="0" w:color="auto"/>
        <w:left w:val="none" w:sz="0" w:space="0" w:color="auto"/>
        <w:bottom w:val="none" w:sz="0" w:space="0" w:color="auto"/>
        <w:right w:val="none" w:sz="0" w:space="0" w:color="auto"/>
      </w:divBdr>
    </w:div>
    <w:div w:id="1012487717">
      <w:bodyDiv w:val="1"/>
      <w:marLeft w:val="0"/>
      <w:marRight w:val="0"/>
      <w:marTop w:val="0"/>
      <w:marBottom w:val="0"/>
      <w:divBdr>
        <w:top w:val="none" w:sz="0" w:space="0" w:color="auto"/>
        <w:left w:val="none" w:sz="0" w:space="0" w:color="auto"/>
        <w:bottom w:val="none" w:sz="0" w:space="0" w:color="auto"/>
        <w:right w:val="none" w:sz="0" w:space="0" w:color="auto"/>
      </w:divBdr>
    </w:div>
    <w:div w:id="1015611656">
      <w:bodyDiv w:val="1"/>
      <w:marLeft w:val="0"/>
      <w:marRight w:val="0"/>
      <w:marTop w:val="0"/>
      <w:marBottom w:val="0"/>
      <w:divBdr>
        <w:top w:val="none" w:sz="0" w:space="0" w:color="auto"/>
        <w:left w:val="none" w:sz="0" w:space="0" w:color="auto"/>
        <w:bottom w:val="none" w:sz="0" w:space="0" w:color="auto"/>
        <w:right w:val="none" w:sz="0" w:space="0" w:color="auto"/>
      </w:divBdr>
    </w:div>
    <w:div w:id="1022122048">
      <w:bodyDiv w:val="1"/>
      <w:marLeft w:val="0"/>
      <w:marRight w:val="0"/>
      <w:marTop w:val="0"/>
      <w:marBottom w:val="0"/>
      <w:divBdr>
        <w:top w:val="none" w:sz="0" w:space="0" w:color="auto"/>
        <w:left w:val="none" w:sz="0" w:space="0" w:color="auto"/>
        <w:bottom w:val="none" w:sz="0" w:space="0" w:color="auto"/>
        <w:right w:val="none" w:sz="0" w:space="0" w:color="auto"/>
      </w:divBdr>
    </w:div>
    <w:div w:id="1027219416">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9112452">
      <w:bodyDiv w:val="1"/>
      <w:marLeft w:val="0"/>
      <w:marRight w:val="0"/>
      <w:marTop w:val="0"/>
      <w:marBottom w:val="0"/>
      <w:divBdr>
        <w:top w:val="none" w:sz="0" w:space="0" w:color="auto"/>
        <w:left w:val="none" w:sz="0" w:space="0" w:color="auto"/>
        <w:bottom w:val="none" w:sz="0" w:space="0" w:color="auto"/>
        <w:right w:val="none" w:sz="0" w:space="0" w:color="auto"/>
      </w:divBdr>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73311147">
      <w:bodyDiv w:val="1"/>
      <w:marLeft w:val="0"/>
      <w:marRight w:val="0"/>
      <w:marTop w:val="0"/>
      <w:marBottom w:val="0"/>
      <w:divBdr>
        <w:top w:val="none" w:sz="0" w:space="0" w:color="auto"/>
        <w:left w:val="none" w:sz="0" w:space="0" w:color="auto"/>
        <w:bottom w:val="none" w:sz="0" w:space="0" w:color="auto"/>
        <w:right w:val="none" w:sz="0" w:space="0" w:color="auto"/>
      </w:divBdr>
    </w:div>
    <w:div w:id="1091314641">
      <w:bodyDiv w:val="1"/>
      <w:marLeft w:val="0"/>
      <w:marRight w:val="0"/>
      <w:marTop w:val="0"/>
      <w:marBottom w:val="0"/>
      <w:divBdr>
        <w:top w:val="none" w:sz="0" w:space="0" w:color="auto"/>
        <w:left w:val="none" w:sz="0" w:space="0" w:color="auto"/>
        <w:bottom w:val="none" w:sz="0" w:space="0" w:color="auto"/>
        <w:right w:val="none" w:sz="0" w:space="0" w:color="auto"/>
      </w:divBdr>
    </w:div>
    <w:div w:id="1126041733">
      <w:bodyDiv w:val="1"/>
      <w:marLeft w:val="0"/>
      <w:marRight w:val="0"/>
      <w:marTop w:val="0"/>
      <w:marBottom w:val="0"/>
      <w:divBdr>
        <w:top w:val="none" w:sz="0" w:space="0" w:color="auto"/>
        <w:left w:val="none" w:sz="0" w:space="0" w:color="auto"/>
        <w:bottom w:val="none" w:sz="0" w:space="0" w:color="auto"/>
        <w:right w:val="none" w:sz="0" w:space="0" w:color="auto"/>
      </w:divBdr>
    </w:div>
    <w:div w:id="1126267245">
      <w:bodyDiv w:val="1"/>
      <w:marLeft w:val="0"/>
      <w:marRight w:val="0"/>
      <w:marTop w:val="0"/>
      <w:marBottom w:val="0"/>
      <w:divBdr>
        <w:top w:val="none" w:sz="0" w:space="0" w:color="auto"/>
        <w:left w:val="none" w:sz="0" w:space="0" w:color="auto"/>
        <w:bottom w:val="none" w:sz="0" w:space="0" w:color="auto"/>
        <w:right w:val="none" w:sz="0" w:space="0" w:color="auto"/>
      </w:divBdr>
    </w:div>
    <w:div w:id="1130438699">
      <w:bodyDiv w:val="1"/>
      <w:marLeft w:val="0"/>
      <w:marRight w:val="0"/>
      <w:marTop w:val="0"/>
      <w:marBottom w:val="0"/>
      <w:divBdr>
        <w:top w:val="none" w:sz="0" w:space="0" w:color="auto"/>
        <w:left w:val="none" w:sz="0" w:space="0" w:color="auto"/>
        <w:bottom w:val="none" w:sz="0" w:space="0" w:color="auto"/>
        <w:right w:val="none" w:sz="0" w:space="0" w:color="auto"/>
      </w:divBdr>
    </w:div>
    <w:div w:id="1141119027">
      <w:bodyDiv w:val="1"/>
      <w:marLeft w:val="0"/>
      <w:marRight w:val="0"/>
      <w:marTop w:val="0"/>
      <w:marBottom w:val="0"/>
      <w:divBdr>
        <w:top w:val="none" w:sz="0" w:space="0" w:color="auto"/>
        <w:left w:val="none" w:sz="0" w:space="0" w:color="auto"/>
        <w:bottom w:val="none" w:sz="0" w:space="0" w:color="auto"/>
        <w:right w:val="none" w:sz="0" w:space="0" w:color="auto"/>
      </w:divBdr>
    </w:div>
    <w:div w:id="1150361616">
      <w:bodyDiv w:val="1"/>
      <w:marLeft w:val="0"/>
      <w:marRight w:val="0"/>
      <w:marTop w:val="0"/>
      <w:marBottom w:val="0"/>
      <w:divBdr>
        <w:top w:val="none" w:sz="0" w:space="0" w:color="auto"/>
        <w:left w:val="none" w:sz="0" w:space="0" w:color="auto"/>
        <w:bottom w:val="none" w:sz="0" w:space="0" w:color="auto"/>
        <w:right w:val="none" w:sz="0" w:space="0" w:color="auto"/>
      </w:divBdr>
    </w:div>
    <w:div w:id="1152404091">
      <w:bodyDiv w:val="1"/>
      <w:marLeft w:val="0"/>
      <w:marRight w:val="0"/>
      <w:marTop w:val="0"/>
      <w:marBottom w:val="0"/>
      <w:divBdr>
        <w:top w:val="none" w:sz="0" w:space="0" w:color="auto"/>
        <w:left w:val="none" w:sz="0" w:space="0" w:color="auto"/>
        <w:bottom w:val="none" w:sz="0" w:space="0" w:color="auto"/>
        <w:right w:val="none" w:sz="0" w:space="0" w:color="auto"/>
      </w:divBdr>
    </w:div>
    <w:div w:id="1154954329">
      <w:bodyDiv w:val="1"/>
      <w:marLeft w:val="0"/>
      <w:marRight w:val="0"/>
      <w:marTop w:val="0"/>
      <w:marBottom w:val="0"/>
      <w:divBdr>
        <w:top w:val="none" w:sz="0" w:space="0" w:color="auto"/>
        <w:left w:val="none" w:sz="0" w:space="0" w:color="auto"/>
        <w:bottom w:val="none" w:sz="0" w:space="0" w:color="auto"/>
        <w:right w:val="none" w:sz="0" w:space="0" w:color="auto"/>
      </w:divBdr>
    </w:div>
    <w:div w:id="1155758614">
      <w:bodyDiv w:val="1"/>
      <w:marLeft w:val="0"/>
      <w:marRight w:val="0"/>
      <w:marTop w:val="0"/>
      <w:marBottom w:val="0"/>
      <w:divBdr>
        <w:top w:val="none" w:sz="0" w:space="0" w:color="auto"/>
        <w:left w:val="none" w:sz="0" w:space="0" w:color="auto"/>
        <w:bottom w:val="none" w:sz="0" w:space="0" w:color="auto"/>
        <w:right w:val="none" w:sz="0" w:space="0" w:color="auto"/>
      </w:divBdr>
    </w:div>
    <w:div w:id="1163617325">
      <w:bodyDiv w:val="1"/>
      <w:marLeft w:val="0"/>
      <w:marRight w:val="0"/>
      <w:marTop w:val="0"/>
      <w:marBottom w:val="0"/>
      <w:divBdr>
        <w:top w:val="none" w:sz="0" w:space="0" w:color="auto"/>
        <w:left w:val="none" w:sz="0" w:space="0" w:color="auto"/>
        <w:bottom w:val="none" w:sz="0" w:space="0" w:color="auto"/>
        <w:right w:val="none" w:sz="0" w:space="0" w:color="auto"/>
      </w:divBdr>
    </w:div>
    <w:div w:id="1187139113">
      <w:bodyDiv w:val="1"/>
      <w:marLeft w:val="0"/>
      <w:marRight w:val="0"/>
      <w:marTop w:val="0"/>
      <w:marBottom w:val="0"/>
      <w:divBdr>
        <w:top w:val="none" w:sz="0" w:space="0" w:color="auto"/>
        <w:left w:val="none" w:sz="0" w:space="0" w:color="auto"/>
        <w:bottom w:val="none" w:sz="0" w:space="0" w:color="auto"/>
        <w:right w:val="none" w:sz="0" w:space="0" w:color="auto"/>
      </w:divBdr>
    </w:div>
    <w:div w:id="1191534515">
      <w:bodyDiv w:val="1"/>
      <w:marLeft w:val="0"/>
      <w:marRight w:val="0"/>
      <w:marTop w:val="0"/>
      <w:marBottom w:val="0"/>
      <w:divBdr>
        <w:top w:val="none" w:sz="0" w:space="0" w:color="auto"/>
        <w:left w:val="none" w:sz="0" w:space="0" w:color="auto"/>
        <w:bottom w:val="none" w:sz="0" w:space="0" w:color="auto"/>
        <w:right w:val="none" w:sz="0" w:space="0" w:color="auto"/>
      </w:divBdr>
    </w:div>
    <w:div w:id="1211763276">
      <w:bodyDiv w:val="1"/>
      <w:marLeft w:val="0"/>
      <w:marRight w:val="0"/>
      <w:marTop w:val="0"/>
      <w:marBottom w:val="0"/>
      <w:divBdr>
        <w:top w:val="none" w:sz="0" w:space="0" w:color="auto"/>
        <w:left w:val="none" w:sz="0" w:space="0" w:color="auto"/>
        <w:bottom w:val="none" w:sz="0" w:space="0" w:color="auto"/>
        <w:right w:val="none" w:sz="0" w:space="0" w:color="auto"/>
      </w:divBdr>
    </w:div>
    <w:div w:id="1216311691">
      <w:bodyDiv w:val="1"/>
      <w:marLeft w:val="0"/>
      <w:marRight w:val="0"/>
      <w:marTop w:val="0"/>
      <w:marBottom w:val="0"/>
      <w:divBdr>
        <w:top w:val="none" w:sz="0" w:space="0" w:color="auto"/>
        <w:left w:val="none" w:sz="0" w:space="0" w:color="auto"/>
        <w:bottom w:val="none" w:sz="0" w:space="0" w:color="auto"/>
        <w:right w:val="none" w:sz="0" w:space="0" w:color="auto"/>
      </w:divBdr>
    </w:div>
    <w:div w:id="1236551479">
      <w:bodyDiv w:val="1"/>
      <w:marLeft w:val="0"/>
      <w:marRight w:val="0"/>
      <w:marTop w:val="0"/>
      <w:marBottom w:val="0"/>
      <w:divBdr>
        <w:top w:val="none" w:sz="0" w:space="0" w:color="auto"/>
        <w:left w:val="none" w:sz="0" w:space="0" w:color="auto"/>
        <w:bottom w:val="none" w:sz="0" w:space="0" w:color="auto"/>
        <w:right w:val="none" w:sz="0" w:space="0" w:color="auto"/>
      </w:divBdr>
    </w:div>
    <w:div w:id="1252274140">
      <w:bodyDiv w:val="1"/>
      <w:marLeft w:val="0"/>
      <w:marRight w:val="0"/>
      <w:marTop w:val="0"/>
      <w:marBottom w:val="0"/>
      <w:divBdr>
        <w:top w:val="none" w:sz="0" w:space="0" w:color="auto"/>
        <w:left w:val="none" w:sz="0" w:space="0" w:color="auto"/>
        <w:bottom w:val="none" w:sz="0" w:space="0" w:color="auto"/>
        <w:right w:val="none" w:sz="0" w:space="0" w:color="auto"/>
      </w:divBdr>
    </w:div>
    <w:div w:id="1256936240">
      <w:bodyDiv w:val="1"/>
      <w:marLeft w:val="0"/>
      <w:marRight w:val="0"/>
      <w:marTop w:val="0"/>
      <w:marBottom w:val="0"/>
      <w:divBdr>
        <w:top w:val="none" w:sz="0" w:space="0" w:color="auto"/>
        <w:left w:val="none" w:sz="0" w:space="0" w:color="auto"/>
        <w:bottom w:val="none" w:sz="0" w:space="0" w:color="auto"/>
        <w:right w:val="none" w:sz="0" w:space="0" w:color="auto"/>
      </w:divBdr>
    </w:div>
    <w:div w:id="1257594156">
      <w:bodyDiv w:val="1"/>
      <w:marLeft w:val="0"/>
      <w:marRight w:val="0"/>
      <w:marTop w:val="0"/>
      <w:marBottom w:val="0"/>
      <w:divBdr>
        <w:top w:val="none" w:sz="0" w:space="0" w:color="auto"/>
        <w:left w:val="none" w:sz="0" w:space="0" w:color="auto"/>
        <w:bottom w:val="none" w:sz="0" w:space="0" w:color="auto"/>
        <w:right w:val="none" w:sz="0" w:space="0" w:color="auto"/>
      </w:divBdr>
    </w:div>
    <w:div w:id="1265378468">
      <w:bodyDiv w:val="1"/>
      <w:marLeft w:val="0"/>
      <w:marRight w:val="0"/>
      <w:marTop w:val="0"/>
      <w:marBottom w:val="0"/>
      <w:divBdr>
        <w:top w:val="none" w:sz="0" w:space="0" w:color="auto"/>
        <w:left w:val="none" w:sz="0" w:space="0" w:color="auto"/>
        <w:bottom w:val="none" w:sz="0" w:space="0" w:color="auto"/>
        <w:right w:val="none" w:sz="0" w:space="0" w:color="auto"/>
      </w:divBdr>
    </w:div>
    <w:div w:id="1270965544">
      <w:bodyDiv w:val="1"/>
      <w:marLeft w:val="0"/>
      <w:marRight w:val="0"/>
      <w:marTop w:val="0"/>
      <w:marBottom w:val="0"/>
      <w:divBdr>
        <w:top w:val="none" w:sz="0" w:space="0" w:color="auto"/>
        <w:left w:val="none" w:sz="0" w:space="0" w:color="auto"/>
        <w:bottom w:val="none" w:sz="0" w:space="0" w:color="auto"/>
        <w:right w:val="none" w:sz="0" w:space="0" w:color="auto"/>
      </w:divBdr>
    </w:div>
    <w:div w:id="1278831821">
      <w:bodyDiv w:val="1"/>
      <w:marLeft w:val="0"/>
      <w:marRight w:val="0"/>
      <w:marTop w:val="0"/>
      <w:marBottom w:val="0"/>
      <w:divBdr>
        <w:top w:val="none" w:sz="0" w:space="0" w:color="auto"/>
        <w:left w:val="none" w:sz="0" w:space="0" w:color="auto"/>
        <w:bottom w:val="none" w:sz="0" w:space="0" w:color="auto"/>
        <w:right w:val="none" w:sz="0" w:space="0" w:color="auto"/>
      </w:divBdr>
    </w:div>
    <w:div w:id="1283421653">
      <w:bodyDiv w:val="1"/>
      <w:marLeft w:val="0"/>
      <w:marRight w:val="0"/>
      <w:marTop w:val="0"/>
      <w:marBottom w:val="0"/>
      <w:divBdr>
        <w:top w:val="none" w:sz="0" w:space="0" w:color="auto"/>
        <w:left w:val="none" w:sz="0" w:space="0" w:color="auto"/>
        <w:bottom w:val="none" w:sz="0" w:space="0" w:color="auto"/>
        <w:right w:val="none" w:sz="0" w:space="0" w:color="auto"/>
      </w:divBdr>
    </w:div>
    <w:div w:id="1293554424">
      <w:bodyDiv w:val="1"/>
      <w:marLeft w:val="0"/>
      <w:marRight w:val="0"/>
      <w:marTop w:val="0"/>
      <w:marBottom w:val="0"/>
      <w:divBdr>
        <w:top w:val="none" w:sz="0" w:space="0" w:color="auto"/>
        <w:left w:val="none" w:sz="0" w:space="0" w:color="auto"/>
        <w:bottom w:val="none" w:sz="0" w:space="0" w:color="auto"/>
        <w:right w:val="none" w:sz="0" w:space="0" w:color="auto"/>
      </w:divBdr>
    </w:div>
    <w:div w:id="1294750008">
      <w:bodyDiv w:val="1"/>
      <w:marLeft w:val="0"/>
      <w:marRight w:val="0"/>
      <w:marTop w:val="0"/>
      <w:marBottom w:val="0"/>
      <w:divBdr>
        <w:top w:val="none" w:sz="0" w:space="0" w:color="auto"/>
        <w:left w:val="none" w:sz="0" w:space="0" w:color="auto"/>
        <w:bottom w:val="none" w:sz="0" w:space="0" w:color="auto"/>
        <w:right w:val="none" w:sz="0" w:space="0" w:color="auto"/>
      </w:divBdr>
    </w:div>
    <w:div w:id="1302997288">
      <w:bodyDiv w:val="1"/>
      <w:marLeft w:val="0"/>
      <w:marRight w:val="0"/>
      <w:marTop w:val="0"/>
      <w:marBottom w:val="0"/>
      <w:divBdr>
        <w:top w:val="none" w:sz="0" w:space="0" w:color="auto"/>
        <w:left w:val="none" w:sz="0" w:space="0" w:color="auto"/>
        <w:bottom w:val="none" w:sz="0" w:space="0" w:color="auto"/>
        <w:right w:val="none" w:sz="0" w:space="0" w:color="auto"/>
      </w:divBdr>
    </w:div>
    <w:div w:id="1307736962">
      <w:bodyDiv w:val="1"/>
      <w:marLeft w:val="0"/>
      <w:marRight w:val="0"/>
      <w:marTop w:val="0"/>
      <w:marBottom w:val="0"/>
      <w:divBdr>
        <w:top w:val="none" w:sz="0" w:space="0" w:color="auto"/>
        <w:left w:val="none" w:sz="0" w:space="0" w:color="auto"/>
        <w:bottom w:val="none" w:sz="0" w:space="0" w:color="auto"/>
        <w:right w:val="none" w:sz="0" w:space="0" w:color="auto"/>
      </w:divBdr>
    </w:div>
    <w:div w:id="1313753268">
      <w:bodyDiv w:val="1"/>
      <w:marLeft w:val="0"/>
      <w:marRight w:val="0"/>
      <w:marTop w:val="0"/>
      <w:marBottom w:val="0"/>
      <w:divBdr>
        <w:top w:val="none" w:sz="0" w:space="0" w:color="auto"/>
        <w:left w:val="none" w:sz="0" w:space="0" w:color="auto"/>
        <w:bottom w:val="none" w:sz="0" w:space="0" w:color="auto"/>
        <w:right w:val="none" w:sz="0" w:space="0" w:color="auto"/>
      </w:divBdr>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
    <w:div w:id="1365516041">
      <w:bodyDiv w:val="1"/>
      <w:marLeft w:val="0"/>
      <w:marRight w:val="0"/>
      <w:marTop w:val="0"/>
      <w:marBottom w:val="0"/>
      <w:divBdr>
        <w:top w:val="none" w:sz="0" w:space="0" w:color="auto"/>
        <w:left w:val="none" w:sz="0" w:space="0" w:color="auto"/>
        <w:bottom w:val="none" w:sz="0" w:space="0" w:color="auto"/>
        <w:right w:val="none" w:sz="0" w:space="0" w:color="auto"/>
      </w:divBdr>
    </w:div>
    <w:div w:id="1370255336">
      <w:bodyDiv w:val="1"/>
      <w:marLeft w:val="0"/>
      <w:marRight w:val="0"/>
      <w:marTop w:val="0"/>
      <w:marBottom w:val="0"/>
      <w:divBdr>
        <w:top w:val="none" w:sz="0" w:space="0" w:color="auto"/>
        <w:left w:val="none" w:sz="0" w:space="0" w:color="auto"/>
        <w:bottom w:val="none" w:sz="0" w:space="0" w:color="auto"/>
        <w:right w:val="none" w:sz="0" w:space="0" w:color="auto"/>
      </w:divBdr>
    </w:div>
    <w:div w:id="1378430439">
      <w:bodyDiv w:val="1"/>
      <w:marLeft w:val="0"/>
      <w:marRight w:val="0"/>
      <w:marTop w:val="0"/>
      <w:marBottom w:val="0"/>
      <w:divBdr>
        <w:top w:val="none" w:sz="0" w:space="0" w:color="auto"/>
        <w:left w:val="none" w:sz="0" w:space="0" w:color="auto"/>
        <w:bottom w:val="none" w:sz="0" w:space="0" w:color="auto"/>
        <w:right w:val="none" w:sz="0" w:space="0" w:color="auto"/>
      </w:divBdr>
    </w:div>
    <w:div w:id="1382099040">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0901544">
      <w:bodyDiv w:val="1"/>
      <w:marLeft w:val="0"/>
      <w:marRight w:val="0"/>
      <w:marTop w:val="0"/>
      <w:marBottom w:val="0"/>
      <w:divBdr>
        <w:top w:val="none" w:sz="0" w:space="0" w:color="auto"/>
        <w:left w:val="none" w:sz="0" w:space="0" w:color="auto"/>
        <w:bottom w:val="none" w:sz="0" w:space="0" w:color="auto"/>
        <w:right w:val="none" w:sz="0" w:space="0" w:color="auto"/>
      </w:divBdr>
    </w:div>
    <w:div w:id="1413627677">
      <w:bodyDiv w:val="1"/>
      <w:marLeft w:val="0"/>
      <w:marRight w:val="0"/>
      <w:marTop w:val="0"/>
      <w:marBottom w:val="0"/>
      <w:divBdr>
        <w:top w:val="none" w:sz="0" w:space="0" w:color="auto"/>
        <w:left w:val="none" w:sz="0" w:space="0" w:color="auto"/>
        <w:bottom w:val="none" w:sz="0" w:space="0" w:color="auto"/>
        <w:right w:val="none" w:sz="0" w:space="0" w:color="auto"/>
      </w:divBdr>
    </w:div>
    <w:div w:id="1416318955">
      <w:bodyDiv w:val="1"/>
      <w:marLeft w:val="0"/>
      <w:marRight w:val="0"/>
      <w:marTop w:val="0"/>
      <w:marBottom w:val="0"/>
      <w:divBdr>
        <w:top w:val="none" w:sz="0" w:space="0" w:color="auto"/>
        <w:left w:val="none" w:sz="0" w:space="0" w:color="auto"/>
        <w:bottom w:val="none" w:sz="0" w:space="0" w:color="auto"/>
        <w:right w:val="none" w:sz="0" w:space="0" w:color="auto"/>
      </w:divBdr>
    </w:div>
    <w:div w:id="1425877987">
      <w:bodyDiv w:val="1"/>
      <w:marLeft w:val="0"/>
      <w:marRight w:val="0"/>
      <w:marTop w:val="0"/>
      <w:marBottom w:val="0"/>
      <w:divBdr>
        <w:top w:val="none" w:sz="0" w:space="0" w:color="auto"/>
        <w:left w:val="none" w:sz="0" w:space="0" w:color="auto"/>
        <w:bottom w:val="none" w:sz="0" w:space="0" w:color="auto"/>
        <w:right w:val="none" w:sz="0" w:space="0" w:color="auto"/>
      </w:divBdr>
    </w:div>
    <w:div w:id="1430811746">
      <w:bodyDiv w:val="1"/>
      <w:marLeft w:val="0"/>
      <w:marRight w:val="0"/>
      <w:marTop w:val="0"/>
      <w:marBottom w:val="0"/>
      <w:divBdr>
        <w:top w:val="none" w:sz="0" w:space="0" w:color="auto"/>
        <w:left w:val="none" w:sz="0" w:space="0" w:color="auto"/>
        <w:bottom w:val="none" w:sz="0" w:space="0" w:color="auto"/>
        <w:right w:val="none" w:sz="0" w:space="0" w:color="auto"/>
      </w:divBdr>
    </w:div>
    <w:div w:id="1431124992">
      <w:bodyDiv w:val="1"/>
      <w:marLeft w:val="0"/>
      <w:marRight w:val="0"/>
      <w:marTop w:val="0"/>
      <w:marBottom w:val="0"/>
      <w:divBdr>
        <w:top w:val="none" w:sz="0" w:space="0" w:color="auto"/>
        <w:left w:val="none" w:sz="0" w:space="0" w:color="auto"/>
        <w:bottom w:val="none" w:sz="0" w:space="0" w:color="auto"/>
        <w:right w:val="none" w:sz="0" w:space="0" w:color="auto"/>
      </w:divBdr>
    </w:div>
    <w:div w:id="1432239735">
      <w:bodyDiv w:val="1"/>
      <w:marLeft w:val="0"/>
      <w:marRight w:val="0"/>
      <w:marTop w:val="0"/>
      <w:marBottom w:val="0"/>
      <w:divBdr>
        <w:top w:val="none" w:sz="0" w:space="0" w:color="auto"/>
        <w:left w:val="none" w:sz="0" w:space="0" w:color="auto"/>
        <w:bottom w:val="none" w:sz="0" w:space="0" w:color="auto"/>
        <w:right w:val="none" w:sz="0" w:space="0" w:color="auto"/>
      </w:divBdr>
    </w:div>
    <w:div w:id="1433472023">
      <w:bodyDiv w:val="1"/>
      <w:marLeft w:val="0"/>
      <w:marRight w:val="0"/>
      <w:marTop w:val="0"/>
      <w:marBottom w:val="0"/>
      <w:divBdr>
        <w:top w:val="none" w:sz="0" w:space="0" w:color="auto"/>
        <w:left w:val="none" w:sz="0" w:space="0" w:color="auto"/>
        <w:bottom w:val="none" w:sz="0" w:space="0" w:color="auto"/>
        <w:right w:val="none" w:sz="0" w:space="0" w:color="auto"/>
      </w:divBdr>
    </w:div>
    <w:div w:id="1450465942">
      <w:bodyDiv w:val="1"/>
      <w:marLeft w:val="0"/>
      <w:marRight w:val="0"/>
      <w:marTop w:val="0"/>
      <w:marBottom w:val="0"/>
      <w:divBdr>
        <w:top w:val="none" w:sz="0" w:space="0" w:color="auto"/>
        <w:left w:val="none" w:sz="0" w:space="0" w:color="auto"/>
        <w:bottom w:val="none" w:sz="0" w:space="0" w:color="auto"/>
        <w:right w:val="none" w:sz="0" w:space="0" w:color="auto"/>
      </w:divBdr>
    </w:div>
    <w:div w:id="1457597402">
      <w:bodyDiv w:val="1"/>
      <w:marLeft w:val="0"/>
      <w:marRight w:val="0"/>
      <w:marTop w:val="0"/>
      <w:marBottom w:val="0"/>
      <w:divBdr>
        <w:top w:val="none" w:sz="0" w:space="0" w:color="auto"/>
        <w:left w:val="none" w:sz="0" w:space="0" w:color="auto"/>
        <w:bottom w:val="none" w:sz="0" w:space="0" w:color="auto"/>
        <w:right w:val="none" w:sz="0" w:space="0" w:color="auto"/>
      </w:divBdr>
    </w:div>
    <w:div w:id="1460344385">
      <w:bodyDiv w:val="1"/>
      <w:marLeft w:val="0"/>
      <w:marRight w:val="0"/>
      <w:marTop w:val="0"/>
      <w:marBottom w:val="0"/>
      <w:divBdr>
        <w:top w:val="none" w:sz="0" w:space="0" w:color="auto"/>
        <w:left w:val="none" w:sz="0" w:space="0" w:color="auto"/>
        <w:bottom w:val="none" w:sz="0" w:space="0" w:color="auto"/>
        <w:right w:val="none" w:sz="0" w:space="0" w:color="auto"/>
      </w:divBdr>
    </w:div>
    <w:div w:id="1463377286">
      <w:bodyDiv w:val="1"/>
      <w:marLeft w:val="0"/>
      <w:marRight w:val="0"/>
      <w:marTop w:val="0"/>
      <w:marBottom w:val="0"/>
      <w:divBdr>
        <w:top w:val="none" w:sz="0" w:space="0" w:color="auto"/>
        <w:left w:val="none" w:sz="0" w:space="0" w:color="auto"/>
        <w:bottom w:val="none" w:sz="0" w:space="0" w:color="auto"/>
        <w:right w:val="none" w:sz="0" w:space="0" w:color="auto"/>
      </w:divBdr>
    </w:div>
    <w:div w:id="1475177140">
      <w:bodyDiv w:val="1"/>
      <w:marLeft w:val="0"/>
      <w:marRight w:val="0"/>
      <w:marTop w:val="0"/>
      <w:marBottom w:val="0"/>
      <w:divBdr>
        <w:top w:val="none" w:sz="0" w:space="0" w:color="auto"/>
        <w:left w:val="none" w:sz="0" w:space="0" w:color="auto"/>
        <w:bottom w:val="none" w:sz="0" w:space="0" w:color="auto"/>
        <w:right w:val="none" w:sz="0" w:space="0" w:color="auto"/>
      </w:divBdr>
    </w:div>
    <w:div w:id="1487354992">
      <w:bodyDiv w:val="1"/>
      <w:marLeft w:val="0"/>
      <w:marRight w:val="0"/>
      <w:marTop w:val="0"/>
      <w:marBottom w:val="0"/>
      <w:divBdr>
        <w:top w:val="none" w:sz="0" w:space="0" w:color="auto"/>
        <w:left w:val="none" w:sz="0" w:space="0" w:color="auto"/>
        <w:bottom w:val="none" w:sz="0" w:space="0" w:color="auto"/>
        <w:right w:val="none" w:sz="0" w:space="0" w:color="auto"/>
      </w:divBdr>
    </w:div>
    <w:div w:id="1488786023">
      <w:bodyDiv w:val="1"/>
      <w:marLeft w:val="0"/>
      <w:marRight w:val="0"/>
      <w:marTop w:val="0"/>
      <w:marBottom w:val="0"/>
      <w:divBdr>
        <w:top w:val="none" w:sz="0" w:space="0" w:color="auto"/>
        <w:left w:val="none" w:sz="0" w:space="0" w:color="auto"/>
        <w:bottom w:val="none" w:sz="0" w:space="0" w:color="auto"/>
        <w:right w:val="none" w:sz="0" w:space="0" w:color="auto"/>
      </w:divBdr>
    </w:div>
    <w:div w:id="1489974372">
      <w:bodyDiv w:val="1"/>
      <w:marLeft w:val="0"/>
      <w:marRight w:val="0"/>
      <w:marTop w:val="0"/>
      <w:marBottom w:val="0"/>
      <w:divBdr>
        <w:top w:val="none" w:sz="0" w:space="0" w:color="auto"/>
        <w:left w:val="none" w:sz="0" w:space="0" w:color="auto"/>
        <w:bottom w:val="none" w:sz="0" w:space="0" w:color="auto"/>
        <w:right w:val="none" w:sz="0" w:space="0" w:color="auto"/>
      </w:divBdr>
    </w:div>
    <w:div w:id="1490635694">
      <w:bodyDiv w:val="1"/>
      <w:marLeft w:val="0"/>
      <w:marRight w:val="0"/>
      <w:marTop w:val="0"/>
      <w:marBottom w:val="0"/>
      <w:divBdr>
        <w:top w:val="none" w:sz="0" w:space="0" w:color="auto"/>
        <w:left w:val="none" w:sz="0" w:space="0" w:color="auto"/>
        <w:bottom w:val="none" w:sz="0" w:space="0" w:color="auto"/>
        <w:right w:val="none" w:sz="0" w:space="0" w:color="auto"/>
      </w:divBdr>
    </w:div>
    <w:div w:id="1492600954">
      <w:bodyDiv w:val="1"/>
      <w:marLeft w:val="0"/>
      <w:marRight w:val="0"/>
      <w:marTop w:val="0"/>
      <w:marBottom w:val="0"/>
      <w:divBdr>
        <w:top w:val="none" w:sz="0" w:space="0" w:color="auto"/>
        <w:left w:val="none" w:sz="0" w:space="0" w:color="auto"/>
        <w:bottom w:val="none" w:sz="0" w:space="0" w:color="auto"/>
        <w:right w:val="none" w:sz="0" w:space="0" w:color="auto"/>
      </w:divBdr>
    </w:div>
    <w:div w:id="1509055008">
      <w:bodyDiv w:val="1"/>
      <w:marLeft w:val="0"/>
      <w:marRight w:val="0"/>
      <w:marTop w:val="0"/>
      <w:marBottom w:val="0"/>
      <w:divBdr>
        <w:top w:val="none" w:sz="0" w:space="0" w:color="auto"/>
        <w:left w:val="none" w:sz="0" w:space="0" w:color="auto"/>
        <w:bottom w:val="none" w:sz="0" w:space="0" w:color="auto"/>
        <w:right w:val="none" w:sz="0" w:space="0" w:color="auto"/>
      </w:divBdr>
    </w:div>
    <w:div w:id="1510481266">
      <w:bodyDiv w:val="1"/>
      <w:marLeft w:val="0"/>
      <w:marRight w:val="0"/>
      <w:marTop w:val="0"/>
      <w:marBottom w:val="0"/>
      <w:divBdr>
        <w:top w:val="none" w:sz="0" w:space="0" w:color="auto"/>
        <w:left w:val="none" w:sz="0" w:space="0" w:color="auto"/>
        <w:bottom w:val="none" w:sz="0" w:space="0" w:color="auto"/>
        <w:right w:val="none" w:sz="0" w:space="0" w:color="auto"/>
      </w:divBdr>
    </w:div>
    <w:div w:id="1516848699">
      <w:bodyDiv w:val="1"/>
      <w:marLeft w:val="0"/>
      <w:marRight w:val="0"/>
      <w:marTop w:val="0"/>
      <w:marBottom w:val="0"/>
      <w:divBdr>
        <w:top w:val="none" w:sz="0" w:space="0" w:color="auto"/>
        <w:left w:val="none" w:sz="0" w:space="0" w:color="auto"/>
        <w:bottom w:val="none" w:sz="0" w:space="0" w:color="auto"/>
        <w:right w:val="none" w:sz="0" w:space="0" w:color="auto"/>
      </w:divBdr>
    </w:div>
    <w:div w:id="1533037393">
      <w:bodyDiv w:val="1"/>
      <w:marLeft w:val="0"/>
      <w:marRight w:val="0"/>
      <w:marTop w:val="0"/>
      <w:marBottom w:val="0"/>
      <w:divBdr>
        <w:top w:val="none" w:sz="0" w:space="0" w:color="auto"/>
        <w:left w:val="none" w:sz="0" w:space="0" w:color="auto"/>
        <w:bottom w:val="none" w:sz="0" w:space="0" w:color="auto"/>
        <w:right w:val="none" w:sz="0" w:space="0" w:color="auto"/>
      </w:divBdr>
    </w:div>
    <w:div w:id="1533226580">
      <w:bodyDiv w:val="1"/>
      <w:marLeft w:val="0"/>
      <w:marRight w:val="0"/>
      <w:marTop w:val="0"/>
      <w:marBottom w:val="0"/>
      <w:divBdr>
        <w:top w:val="none" w:sz="0" w:space="0" w:color="auto"/>
        <w:left w:val="none" w:sz="0" w:space="0" w:color="auto"/>
        <w:bottom w:val="none" w:sz="0" w:space="0" w:color="auto"/>
        <w:right w:val="none" w:sz="0" w:space="0" w:color="auto"/>
      </w:divBdr>
    </w:div>
    <w:div w:id="1535733727">
      <w:bodyDiv w:val="1"/>
      <w:marLeft w:val="0"/>
      <w:marRight w:val="0"/>
      <w:marTop w:val="0"/>
      <w:marBottom w:val="0"/>
      <w:divBdr>
        <w:top w:val="none" w:sz="0" w:space="0" w:color="auto"/>
        <w:left w:val="none" w:sz="0" w:space="0" w:color="auto"/>
        <w:bottom w:val="none" w:sz="0" w:space="0" w:color="auto"/>
        <w:right w:val="none" w:sz="0" w:space="0" w:color="auto"/>
      </w:divBdr>
    </w:div>
    <w:div w:id="1547836583">
      <w:bodyDiv w:val="1"/>
      <w:marLeft w:val="0"/>
      <w:marRight w:val="0"/>
      <w:marTop w:val="0"/>
      <w:marBottom w:val="0"/>
      <w:divBdr>
        <w:top w:val="none" w:sz="0" w:space="0" w:color="auto"/>
        <w:left w:val="none" w:sz="0" w:space="0" w:color="auto"/>
        <w:bottom w:val="none" w:sz="0" w:space="0" w:color="auto"/>
        <w:right w:val="none" w:sz="0" w:space="0" w:color="auto"/>
      </w:divBdr>
    </w:div>
    <w:div w:id="1547910162">
      <w:bodyDiv w:val="1"/>
      <w:marLeft w:val="0"/>
      <w:marRight w:val="0"/>
      <w:marTop w:val="0"/>
      <w:marBottom w:val="0"/>
      <w:divBdr>
        <w:top w:val="none" w:sz="0" w:space="0" w:color="auto"/>
        <w:left w:val="none" w:sz="0" w:space="0" w:color="auto"/>
        <w:bottom w:val="none" w:sz="0" w:space="0" w:color="auto"/>
        <w:right w:val="none" w:sz="0" w:space="0" w:color="auto"/>
      </w:divBdr>
    </w:div>
    <w:div w:id="1559901790">
      <w:bodyDiv w:val="1"/>
      <w:marLeft w:val="0"/>
      <w:marRight w:val="0"/>
      <w:marTop w:val="0"/>
      <w:marBottom w:val="0"/>
      <w:divBdr>
        <w:top w:val="none" w:sz="0" w:space="0" w:color="auto"/>
        <w:left w:val="none" w:sz="0" w:space="0" w:color="auto"/>
        <w:bottom w:val="none" w:sz="0" w:space="0" w:color="auto"/>
        <w:right w:val="none" w:sz="0" w:space="0" w:color="auto"/>
      </w:divBdr>
    </w:div>
    <w:div w:id="1564757553">
      <w:bodyDiv w:val="1"/>
      <w:marLeft w:val="0"/>
      <w:marRight w:val="0"/>
      <w:marTop w:val="0"/>
      <w:marBottom w:val="0"/>
      <w:divBdr>
        <w:top w:val="none" w:sz="0" w:space="0" w:color="auto"/>
        <w:left w:val="none" w:sz="0" w:space="0" w:color="auto"/>
        <w:bottom w:val="none" w:sz="0" w:space="0" w:color="auto"/>
        <w:right w:val="none" w:sz="0" w:space="0" w:color="auto"/>
      </w:divBdr>
    </w:div>
    <w:div w:id="1566140421">
      <w:bodyDiv w:val="1"/>
      <w:marLeft w:val="0"/>
      <w:marRight w:val="0"/>
      <w:marTop w:val="0"/>
      <w:marBottom w:val="0"/>
      <w:divBdr>
        <w:top w:val="none" w:sz="0" w:space="0" w:color="auto"/>
        <w:left w:val="none" w:sz="0" w:space="0" w:color="auto"/>
        <w:bottom w:val="none" w:sz="0" w:space="0" w:color="auto"/>
        <w:right w:val="none" w:sz="0" w:space="0" w:color="auto"/>
      </w:divBdr>
    </w:div>
    <w:div w:id="1568224891">
      <w:bodyDiv w:val="1"/>
      <w:marLeft w:val="0"/>
      <w:marRight w:val="0"/>
      <w:marTop w:val="0"/>
      <w:marBottom w:val="0"/>
      <w:divBdr>
        <w:top w:val="none" w:sz="0" w:space="0" w:color="auto"/>
        <w:left w:val="none" w:sz="0" w:space="0" w:color="auto"/>
        <w:bottom w:val="none" w:sz="0" w:space="0" w:color="auto"/>
        <w:right w:val="none" w:sz="0" w:space="0" w:color="auto"/>
      </w:divBdr>
    </w:div>
    <w:div w:id="1571428435">
      <w:bodyDiv w:val="1"/>
      <w:marLeft w:val="0"/>
      <w:marRight w:val="0"/>
      <w:marTop w:val="0"/>
      <w:marBottom w:val="0"/>
      <w:divBdr>
        <w:top w:val="none" w:sz="0" w:space="0" w:color="auto"/>
        <w:left w:val="none" w:sz="0" w:space="0" w:color="auto"/>
        <w:bottom w:val="none" w:sz="0" w:space="0" w:color="auto"/>
        <w:right w:val="none" w:sz="0" w:space="0" w:color="auto"/>
      </w:divBdr>
    </w:div>
    <w:div w:id="1573655800">
      <w:bodyDiv w:val="1"/>
      <w:marLeft w:val="0"/>
      <w:marRight w:val="0"/>
      <w:marTop w:val="0"/>
      <w:marBottom w:val="0"/>
      <w:divBdr>
        <w:top w:val="none" w:sz="0" w:space="0" w:color="auto"/>
        <w:left w:val="none" w:sz="0" w:space="0" w:color="auto"/>
        <w:bottom w:val="none" w:sz="0" w:space="0" w:color="auto"/>
        <w:right w:val="none" w:sz="0" w:space="0" w:color="auto"/>
      </w:divBdr>
    </w:div>
    <w:div w:id="1579316778">
      <w:bodyDiv w:val="1"/>
      <w:marLeft w:val="0"/>
      <w:marRight w:val="0"/>
      <w:marTop w:val="0"/>
      <w:marBottom w:val="0"/>
      <w:divBdr>
        <w:top w:val="none" w:sz="0" w:space="0" w:color="auto"/>
        <w:left w:val="none" w:sz="0" w:space="0" w:color="auto"/>
        <w:bottom w:val="none" w:sz="0" w:space="0" w:color="auto"/>
        <w:right w:val="none" w:sz="0" w:space="0" w:color="auto"/>
      </w:divBdr>
    </w:div>
    <w:div w:id="1585650855">
      <w:bodyDiv w:val="1"/>
      <w:marLeft w:val="0"/>
      <w:marRight w:val="0"/>
      <w:marTop w:val="0"/>
      <w:marBottom w:val="0"/>
      <w:divBdr>
        <w:top w:val="none" w:sz="0" w:space="0" w:color="auto"/>
        <w:left w:val="none" w:sz="0" w:space="0" w:color="auto"/>
        <w:bottom w:val="none" w:sz="0" w:space="0" w:color="auto"/>
        <w:right w:val="none" w:sz="0" w:space="0" w:color="auto"/>
      </w:divBdr>
    </w:div>
    <w:div w:id="1590384582">
      <w:bodyDiv w:val="1"/>
      <w:marLeft w:val="0"/>
      <w:marRight w:val="0"/>
      <w:marTop w:val="0"/>
      <w:marBottom w:val="0"/>
      <w:divBdr>
        <w:top w:val="none" w:sz="0" w:space="0" w:color="auto"/>
        <w:left w:val="none" w:sz="0" w:space="0" w:color="auto"/>
        <w:bottom w:val="none" w:sz="0" w:space="0" w:color="auto"/>
        <w:right w:val="none" w:sz="0" w:space="0" w:color="auto"/>
      </w:divBdr>
    </w:div>
    <w:div w:id="1591573946">
      <w:bodyDiv w:val="1"/>
      <w:marLeft w:val="0"/>
      <w:marRight w:val="0"/>
      <w:marTop w:val="0"/>
      <w:marBottom w:val="0"/>
      <w:divBdr>
        <w:top w:val="none" w:sz="0" w:space="0" w:color="auto"/>
        <w:left w:val="none" w:sz="0" w:space="0" w:color="auto"/>
        <w:bottom w:val="none" w:sz="0" w:space="0" w:color="auto"/>
        <w:right w:val="none" w:sz="0" w:space="0" w:color="auto"/>
      </w:divBdr>
    </w:div>
    <w:div w:id="1597518363">
      <w:bodyDiv w:val="1"/>
      <w:marLeft w:val="0"/>
      <w:marRight w:val="0"/>
      <w:marTop w:val="0"/>
      <w:marBottom w:val="0"/>
      <w:divBdr>
        <w:top w:val="none" w:sz="0" w:space="0" w:color="auto"/>
        <w:left w:val="none" w:sz="0" w:space="0" w:color="auto"/>
        <w:bottom w:val="none" w:sz="0" w:space="0" w:color="auto"/>
        <w:right w:val="none" w:sz="0" w:space="0" w:color="auto"/>
      </w:divBdr>
    </w:div>
    <w:div w:id="1615941374">
      <w:bodyDiv w:val="1"/>
      <w:marLeft w:val="0"/>
      <w:marRight w:val="0"/>
      <w:marTop w:val="0"/>
      <w:marBottom w:val="0"/>
      <w:divBdr>
        <w:top w:val="none" w:sz="0" w:space="0" w:color="auto"/>
        <w:left w:val="none" w:sz="0" w:space="0" w:color="auto"/>
        <w:bottom w:val="none" w:sz="0" w:space="0" w:color="auto"/>
        <w:right w:val="none" w:sz="0" w:space="0" w:color="auto"/>
      </w:divBdr>
    </w:div>
    <w:div w:id="1616130670">
      <w:bodyDiv w:val="1"/>
      <w:marLeft w:val="0"/>
      <w:marRight w:val="0"/>
      <w:marTop w:val="0"/>
      <w:marBottom w:val="0"/>
      <w:divBdr>
        <w:top w:val="none" w:sz="0" w:space="0" w:color="auto"/>
        <w:left w:val="none" w:sz="0" w:space="0" w:color="auto"/>
        <w:bottom w:val="none" w:sz="0" w:space="0" w:color="auto"/>
        <w:right w:val="none" w:sz="0" w:space="0" w:color="auto"/>
      </w:divBdr>
    </w:div>
    <w:div w:id="1620213716">
      <w:bodyDiv w:val="1"/>
      <w:marLeft w:val="0"/>
      <w:marRight w:val="0"/>
      <w:marTop w:val="0"/>
      <w:marBottom w:val="0"/>
      <w:divBdr>
        <w:top w:val="none" w:sz="0" w:space="0" w:color="auto"/>
        <w:left w:val="none" w:sz="0" w:space="0" w:color="auto"/>
        <w:bottom w:val="none" w:sz="0" w:space="0" w:color="auto"/>
        <w:right w:val="none" w:sz="0" w:space="0" w:color="auto"/>
      </w:divBdr>
    </w:div>
    <w:div w:id="1620990278">
      <w:bodyDiv w:val="1"/>
      <w:marLeft w:val="0"/>
      <w:marRight w:val="0"/>
      <w:marTop w:val="0"/>
      <w:marBottom w:val="0"/>
      <w:divBdr>
        <w:top w:val="none" w:sz="0" w:space="0" w:color="auto"/>
        <w:left w:val="none" w:sz="0" w:space="0" w:color="auto"/>
        <w:bottom w:val="none" w:sz="0" w:space="0" w:color="auto"/>
        <w:right w:val="none" w:sz="0" w:space="0" w:color="auto"/>
      </w:divBdr>
    </w:div>
    <w:div w:id="1631549902">
      <w:bodyDiv w:val="1"/>
      <w:marLeft w:val="0"/>
      <w:marRight w:val="0"/>
      <w:marTop w:val="0"/>
      <w:marBottom w:val="0"/>
      <w:divBdr>
        <w:top w:val="none" w:sz="0" w:space="0" w:color="auto"/>
        <w:left w:val="none" w:sz="0" w:space="0" w:color="auto"/>
        <w:bottom w:val="none" w:sz="0" w:space="0" w:color="auto"/>
        <w:right w:val="none" w:sz="0" w:space="0" w:color="auto"/>
      </w:divBdr>
    </w:div>
    <w:div w:id="1632977187">
      <w:bodyDiv w:val="1"/>
      <w:marLeft w:val="0"/>
      <w:marRight w:val="0"/>
      <w:marTop w:val="0"/>
      <w:marBottom w:val="0"/>
      <w:divBdr>
        <w:top w:val="none" w:sz="0" w:space="0" w:color="auto"/>
        <w:left w:val="none" w:sz="0" w:space="0" w:color="auto"/>
        <w:bottom w:val="none" w:sz="0" w:space="0" w:color="auto"/>
        <w:right w:val="none" w:sz="0" w:space="0" w:color="auto"/>
      </w:divBdr>
    </w:div>
    <w:div w:id="1635482664">
      <w:bodyDiv w:val="1"/>
      <w:marLeft w:val="0"/>
      <w:marRight w:val="0"/>
      <w:marTop w:val="0"/>
      <w:marBottom w:val="0"/>
      <w:divBdr>
        <w:top w:val="none" w:sz="0" w:space="0" w:color="auto"/>
        <w:left w:val="none" w:sz="0" w:space="0" w:color="auto"/>
        <w:bottom w:val="none" w:sz="0" w:space="0" w:color="auto"/>
        <w:right w:val="none" w:sz="0" w:space="0" w:color="auto"/>
      </w:divBdr>
    </w:div>
    <w:div w:id="1639607640">
      <w:bodyDiv w:val="1"/>
      <w:marLeft w:val="0"/>
      <w:marRight w:val="0"/>
      <w:marTop w:val="0"/>
      <w:marBottom w:val="0"/>
      <w:divBdr>
        <w:top w:val="none" w:sz="0" w:space="0" w:color="auto"/>
        <w:left w:val="none" w:sz="0" w:space="0" w:color="auto"/>
        <w:bottom w:val="none" w:sz="0" w:space="0" w:color="auto"/>
        <w:right w:val="none" w:sz="0" w:space="0" w:color="auto"/>
      </w:divBdr>
    </w:div>
    <w:div w:id="1639609381">
      <w:bodyDiv w:val="1"/>
      <w:marLeft w:val="0"/>
      <w:marRight w:val="0"/>
      <w:marTop w:val="0"/>
      <w:marBottom w:val="0"/>
      <w:divBdr>
        <w:top w:val="none" w:sz="0" w:space="0" w:color="auto"/>
        <w:left w:val="none" w:sz="0" w:space="0" w:color="auto"/>
        <w:bottom w:val="none" w:sz="0" w:space="0" w:color="auto"/>
        <w:right w:val="none" w:sz="0" w:space="0" w:color="auto"/>
      </w:divBdr>
    </w:div>
    <w:div w:id="1643651764">
      <w:bodyDiv w:val="1"/>
      <w:marLeft w:val="0"/>
      <w:marRight w:val="0"/>
      <w:marTop w:val="0"/>
      <w:marBottom w:val="0"/>
      <w:divBdr>
        <w:top w:val="none" w:sz="0" w:space="0" w:color="auto"/>
        <w:left w:val="none" w:sz="0" w:space="0" w:color="auto"/>
        <w:bottom w:val="none" w:sz="0" w:space="0" w:color="auto"/>
        <w:right w:val="none" w:sz="0" w:space="0" w:color="auto"/>
      </w:divBdr>
    </w:div>
    <w:div w:id="1645158859">
      <w:bodyDiv w:val="1"/>
      <w:marLeft w:val="0"/>
      <w:marRight w:val="0"/>
      <w:marTop w:val="0"/>
      <w:marBottom w:val="0"/>
      <w:divBdr>
        <w:top w:val="none" w:sz="0" w:space="0" w:color="auto"/>
        <w:left w:val="none" w:sz="0" w:space="0" w:color="auto"/>
        <w:bottom w:val="none" w:sz="0" w:space="0" w:color="auto"/>
        <w:right w:val="none" w:sz="0" w:space="0" w:color="auto"/>
      </w:divBdr>
    </w:div>
    <w:div w:id="1649434711">
      <w:bodyDiv w:val="1"/>
      <w:marLeft w:val="0"/>
      <w:marRight w:val="0"/>
      <w:marTop w:val="0"/>
      <w:marBottom w:val="0"/>
      <w:divBdr>
        <w:top w:val="none" w:sz="0" w:space="0" w:color="auto"/>
        <w:left w:val="none" w:sz="0" w:space="0" w:color="auto"/>
        <w:bottom w:val="none" w:sz="0" w:space="0" w:color="auto"/>
        <w:right w:val="none" w:sz="0" w:space="0" w:color="auto"/>
      </w:divBdr>
    </w:div>
    <w:div w:id="1650356460">
      <w:bodyDiv w:val="1"/>
      <w:marLeft w:val="0"/>
      <w:marRight w:val="0"/>
      <w:marTop w:val="0"/>
      <w:marBottom w:val="0"/>
      <w:divBdr>
        <w:top w:val="none" w:sz="0" w:space="0" w:color="auto"/>
        <w:left w:val="none" w:sz="0" w:space="0" w:color="auto"/>
        <w:bottom w:val="none" w:sz="0" w:space="0" w:color="auto"/>
        <w:right w:val="none" w:sz="0" w:space="0" w:color="auto"/>
      </w:divBdr>
    </w:div>
    <w:div w:id="1662079928">
      <w:bodyDiv w:val="1"/>
      <w:marLeft w:val="0"/>
      <w:marRight w:val="0"/>
      <w:marTop w:val="0"/>
      <w:marBottom w:val="0"/>
      <w:divBdr>
        <w:top w:val="none" w:sz="0" w:space="0" w:color="auto"/>
        <w:left w:val="none" w:sz="0" w:space="0" w:color="auto"/>
        <w:bottom w:val="none" w:sz="0" w:space="0" w:color="auto"/>
        <w:right w:val="none" w:sz="0" w:space="0" w:color="auto"/>
      </w:divBdr>
    </w:div>
    <w:div w:id="1665088510">
      <w:bodyDiv w:val="1"/>
      <w:marLeft w:val="0"/>
      <w:marRight w:val="0"/>
      <w:marTop w:val="0"/>
      <w:marBottom w:val="0"/>
      <w:divBdr>
        <w:top w:val="none" w:sz="0" w:space="0" w:color="auto"/>
        <w:left w:val="none" w:sz="0" w:space="0" w:color="auto"/>
        <w:bottom w:val="none" w:sz="0" w:space="0" w:color="auto"/>
        <w:right w:val="none" w:sz="0" w:space="0" w:color="auto"/>
      </w:divBdr>
    </w:div>
    <w:div w:id="1676805833">
      <w:bodyDiv w:val="1"/>
      <w:marLeft w:val="0"/>
      <w:marRight w:val="0"/>
      <w:marTop w:val="0"/>
      <w:marBottom w:val="0"/>
      <w:divBdr>
        <w:top w:val="none" w:sz="0" w:space="0" w:color="auto"/>
        <w:left w:val="none" w:sz="0" w:space="0" w:color="auto"/>
        <w:bottom w:val="none" w:sz="0" w:space="0" w:color="auto"/>
        <w:right w:val="none" w:sz="0" w:space="0" w:color="auto"/>
      </w:divBdr>
    </w:div>
    <w:div w:id="1677616077">
      <w:bodyDiv w:val="1"/>
      <w:marLeft w:val="0"/>
      <w:marRight w:val="0"/>
      <w:marTop w:val="0"/>
      <w:marBottom w:val="0"/>
      <w:divBdr>
        <w:top w:val="none" w:sz="0" w:space="0" w:color="auto"/>
        <w:left w:val="none" w:sz="0" w:space="0" w:color="auto"/>
        <w:bottom w:val="none" w:sz="0" w:space="0" w:color="auto"/>
        <w:right w:val="none" w:sz="0" w:space="0" w:color="auto"/>
      </w:divBdr>
    </w:div>
    <w:div w:id="1678115224">
      <w:bodyDiv w:val="1"/>
      <w:marLeft w:val="0"/>
      <w:marRight w:val="0"/>
      <w:marTop w:val="0"/>
      <w:marBottom w:val="0"/>
      <w:divBdr>
        <w:top w:val="none" w:sz="0" w:space="0" w:color="auto"/>
        <w:left w:val="none" w:sz="0" w:space="0" w:color="auto"/>
        <w:bottom w:val="none" w:sz="0" w:space="0" w:color="auto"/>
        <w:right w:val="none" w:sz="0" w:space="0" w:color="auto"/>
      </w:divBdr>
    </w:div>
    <w:div w:id="1680699166">
      <w:bodyDiv w:val="1"/>
      <w:marLeft w:val="0"/>
      <w:marRight w:val="0"/>
      <w:marTop w:val="0"/>
      <w:marBottom w:val="0"/>
      <w:divBdr>
        <w:top w:val="none" w:sz="0" w:space="0" w:color="auto"/>
        <w:left w:val="none" w:sz="0" w:space="0" w:color="auto"/>
        <w:bottom w:val="none" w:sz="0" w:space="0" w:color="auto"/>
        <w:right w:val="none" w:sz="0" w:space="0" w:color="auto"/>
      </w:divBdr>
    </w:div>
    <w:div w:id="1684940259">
      <w:bodyDiv w:val="1"/>
      <w:marLeft w:val="0"/>
      <w:marRight w:val="0"/>
      <w:marTop w:val="0"/>
      <w:marBottom w:val="0"/>
      <w:divBdr>
        <w:top w:val="none" w:sz="0" w:space="0" w:color="auto"/>
        <w:left w:val="none" w:sz="0" w:space="0" w:color="auto"/>
        <w:bottom w:val="none" w:sz="0" w:space="0" w:color="auto"/>
        <w:right w:val="none" w:sz="0" w:space="0" w:color="auto"/>
      </w:divBdr>
    </w:div>
    <w:div w:id="1685739878">
      <w:bodyDiv w:val="1"/>
      <w:marLeft w:val="0"/>
      <w:marRight w:val="0"/>
      <w:marTop w:val="0"/>
      <w:marBottom w:val="0"/>
      <w:divBdr>
        <w:top w:val="none" w:sz="0" w:space="0" w:color="auto"/>
        <w:left w:val="none" w:sz="0" w:space="0" w:color="auto"/>
        <w:bottom w:val="none" w:sz="0" w:space="0" w:color="auto"/>
        <w:right w:val="none" w:sz="0" w:space="0" w:color="auto"/>
      </w:divBdr>
    </w:div>
    <w:div w:id="1686785550">
      <w:bodyDiv w:val="1"/>
      <w:marLeft w:val="0"/>
      <w:marRight w:val="0"/>
      <w:marTop w:val="0"/>
      <w:marBottom w:val="0"/>
      <w:divBdr>
        <w:top w:val="none" w:sz="0" w:space="0" w:color="auto"/>
        <w:left w:val="none" w:sz="0" w:space="0" w:color="auto"/>
        <w:bottom w:val="none" w:sz="0" w:space="0" w:color="auto"/>
        <w:right w:val="none" w:sz="0" w:space="0" w:color="auto"/>
      </w:divBdr>
    </w:div>
    <w:div w:id="1690836279">
      <w:bodyDiv w:val="1"/>
      <w:marLeft w:val="0"/>
      <w:marRight w:val="0"/>
      <w:marTop w:val="0"/>
      <w:marBottom w:val="0"/>
      <w:divBdr>
        <w:top w:val="none" w:sz="0" w:space="0" w:color="auto"/>
        <w:left w:val="none" w:sz="0" w:space="0" w:color="auto"/>
        <w:bottom w:val="none" w:sz="0" w:space="0" w:color="auto"/>
        <w:right w:val="none" w:sz="0" w:space="0" w:color="auto"/>
      </w:divBdr>
    </w:div>
    <w:div w:id="1697199425">
      <w:bodyDiv w:val="1"/>
      <w:marLeft w:val="0"/>
      <w:marRight w:val="0"/>
      <w:marTop w:val="0"/>
      <w:marBottom w:val="0"/>
      <w:divBdr>
        <w:top w:val="none" w:sz="0" w:space="0" w:color="auto"/>
        <w:left w:val="none" w:sz="0" w:space="0" w:color="auto"/>
        <w:bottom w:val="none" w:sz="0" w:space="0" w:color="auto"/>
        <w:right w:val="none" w:sz="0" w:space="0" w:color="auto"/>
      </w:divBdr>
    </w:div>
    <w:div w:id="1718040454">
      <w:bodyDiv w:val="1"/>
      <w:marLeft w:val="0"/>
      <w:marRight w:val="0"/>
      <w:marTop w:val="0"/>
      <w:marBottom w:val="0"/>
      <w:divBdr>
        <w:top w:val="none" w:sz="0" w:space="0" w:color="auto"/>
        <w:left w:val="none" w:sz="0" w:space="0" w:color="auto"/>
        <w:bottom w:val="none" w:sz="0" w:space="0" w:color="auto"/>
        <w:right w:val="none" w:sz="0" w:space="0" w:color="auto"/>
      </w:divBdr>
    </w:div>
    <w:div w:id="1722557891">
      <w:bodyDiv w:val="1"/>
      <w:marLeft w:val="0"/>
      <w:marRight w:val="0"/>
      <w:marTop w:val="0"/>
      <w:marBottom w:val="0"/>
      <w:divBdr>
        <w:top w:val="none" w:sz="0" w:space="0" w:color="auto"/>
        <w:left w:val="none" w:sz="0" w:space="0" w:color="auto"/>
        <w:bottom w:val="none" w:sz="0" w:space="0" w:color="auto"/>
        <w:right w:val="none" w:sz="0" w:space="0" w:color="auto"/>
      </w:divBdr>
    </w:div>
    <w:div w:id="1726636347">
      <w:bodyDiv w:val="1"/>
      <w:marLeft w:val="0"/>
      <w:marRight w:val="0"/>
      <w:marTop w:val="0"/>
      <w:marBottom w:val="0"/>
      <w:divBdr>
        <w:top w:val="none" w:sz="0" w:space="0" w:color="auto"/>
        <w:left w:val="none" w:sz="0" w:space="0" w:color="auto"/>
        <w:bottom w:val="none" w:sz="0" w:space="0" w:color="auto"/>
        <w:right w:val="none" w:sz="0" w:space="0" w:color="auto"/>
      </w:divBdr>
    </w:div>
    <w:div w:id="1741902128">
      <w:bodyDiv w:val="1"/>
      <w:marLeft w:val="0"/>
      <w:marRight w:val="0"/>
      <w:marTop w:val="0"/>
      <w:marBottom w:val="0"/>
      <w:divBdr>
        <w:top w:val="none" w:sz="0" w:space="0" w:color="auto"/>
        <w:left w:val="none" w:sz="0" w:space="0" w:color="auto"/>
        <w:bottom w:val="none" w:sz="0" w:space="0" w:color="auto"/>
        <w:right w:val="none" w:sz="0" w:space="0" w:color="auto"/>
      </w:divBdr>
    </w:div>
    <w:div w:id="1743328914">
      <w:bodyDiv w:val="1"/>
      <w:marLeft w:val="0"/>
      <w:marRight w:val="0"/>
      <w:marTop w:val="0"/>
      <w:marBottom w:val="0"/>
      <w:divBdr>
        <w:top w:val="none" w:sz="0" w:space="0" w:color="auto"/>
        <w:left w:val="none" w:sz="0" w:space="0" w:color="auto"/>
        <w:bottom w:val="none" w:sz="0" w:space="0" w:color="auto"/>
        <w:right w:val="none" w:sz="0" w:space="0" w:color="auto"/>
      </w:divBdr>
    </w:div>
    <w:div w:id="1755777454">
      <w:bodyDiv w:val="1"/>
      <w:marLeft w:val="0"/>
      <w:marRight w:val="0"/>
      <w:marTop w:val="0"/>
      <w:marBottom w:val="0"/>
      <w:divBdr>
        <w:top w:val="none" w:sz="0" w:space="0" w:color="auto"/>
        <w:left w:val="none" w:sz="0" w:space="0" w:color="auto"/>
        <w:bottom w:val="none" w:sz="0" w:space="0" w:color="auto"/>
        <w:right w:val="none" w:sz="0" w:space="0" w:color="auto"/>
      </w:divBdr>
    </w:div>
    <w:div w:id="1758742423">
      <w:bodyDiv w:val="1"/>
      <w:marLeft w:val="0"/>
      <w:marRight w:val="0"/>
      <w:marTop w:val="0"/>
      <w:marBottom w:val="0"/>
      <w:divBdr>
        <w:top w:val="none" w:sz="0" w:space="0" w:color="auto"/>
        <w:left w:val="none" w:sz="0" w:space="0" w:color="auto"/>
        <w:bottom w:val="none" w:sz="0" w:space="0" w:color="auto"/>
        <w:right w:val="none" w:sz="0" w:space="0" w:color="auto"/>
      </w:divBdr>
    </w:div>
    <w:div w:id="1762992646">
      <w:bodyDiv w:val="1"/>
      <w:marLeft w:val="0"/>
      <w:marRight w:val="0"/>
      <w:marTop w:val="0"/>
      <w:marBottom w:val="0"/>
      <w:divBdr>
        <w:top w:val="none" w:sz="0" w:space="0" w:color="auto"/>
        <w:left w:val="none" w:sz="0" w:space="0" w:color="auto"/>
        <w:bottom w:val="none" w:sz="0" w:space="0" w:color="auto"/>
        <w:right w:val="none" w:sz="0" w:space="0" w:color="auto"/>
      </w:divBdr>
    </w:div>
    <w:div w:id="1767538504">
      <w:bodyDiv w:val="1"/>
      <w:marLeft w:val="0"/>
      <w:marRight w:val="0"/>
      <w:marTop w:val="0"/>
      <w:marBottom w:val="0"/>
      <w:divBdr>
        <w:top w:val="none" w:sz="0" w:space="0" w:color="auto"/>
        <w:left w:val="none" w:sz="0" w:space="0" w:color="auto"/>
        <w:bottom w:val="none" w:sz="0" w:space="0" w:color="auto"/>
        <w:right w:val="none" w:sz="0" w:space="0" w:color="auto"/>
      </w:divBdr>
    </w:div>
    <w:div w:id="1768378527">
      <w:bodyDiv w:val="1"/>
      <w:marLeft w:val="0"/>
      <w:marRight w:val="0"/>
      <w:marTop w:val="0"/>
      <w:marBottom w:val="0"/>
      <w:divBdr>
        <w:top w:val="none" w:sz="0" w:space="0" w:color="auto"/>
        <w:left w:val="none" w:sz="0" w:space="0" w:color="auto"/>
        <w:bottom w:val="none" w:sz="0" w:space="0" w:color="auto"/>
        <w:right w:val="none" w:sz="0" w:space="0" w:color="auto"/>
      </w:divBdr>
    </w:div>
    <w:div w:id="1783956341">
      <w:bodyDiv w:val="1"/>
      <w:marLeft w:val="0"/>
      <w:marRight w:val="0"/>
      <w:marTop w:val="0"/>
      <w:marBottom w:val="0"/>
      <w:divBdr>
        <w:top w:val="none" w:sz="0" w:space="0" w:color="auto"/>
        <w:left w:val="none" w:sz="0" w:space="0" w:color="auto"/>
        <w:bottom w:val="none" w:sz="0" w:space="0" w:color="auto"/>
        <w:right w:val="none" w:sz="0" w:space="0" w:color="auto"/>
      </w:divBdr>
    </w:div>
    <w:div w:id="1806771907">
      <w:bodyDiv w:val="1"/>
      <w:marLeft w:val="0"/>
      <w:marRight w:val="0"/>
      <w:marTop w:val="0"/>
      <w:marBottom w:val="0"/>
      <w:divBdr>
        <w:top w:val="none" w:sz="0" w:space="0" w:color="auto"/>
        <w:left w:val="none" w:sz="0" w:space="0" w:color="auto"/>
        <w:bottom w:val="none" w:sz="0" w:space="0" w:color="auto"/>
        <w:right w:val="none" w:sz="0" w:space="0" w:color="auto"/>
      </w:divBdr>
    </w:div>
    <w:div w:id="1815442215">
      <w:bodyDiv w:val="1"/>
      <w:marLeft w:val="0"/>
      <w:marRight w:val="0"/>
      <w:marTop w:val="0"/>
      <w:marBottom w:val="0"/>
      <w:divBdr>
        <w:top w:val="none" w:sz="0" w:space="0" w:color="auto"/>
        <w:left w:val="none" w:sz="0" w:space="0" w:color="auto"/>
        <w:bottom w:val="none" w:sz="0" w:space="0" w:color="auto"/>
        <w:right w:val="none" w:sz="0" w:space="0" w:color="auto"/>
      </w:divBdr>
    </w:div>
    <w:div w:id="1844281102">
      <w:bodyDiv w:val="1"/>
      <w:marLeft w:val="0"/>
      <w:marRight w:val="0"/>
      <w:marTop w:val="0"/>
      <w:marBottom w:val="0"/>
      <w:divBdr>
        <w:top w:val="none" w:sz="0" w:space="0" w:color="auto"/>
        <w:left w:val="none" w:sz="0" w:space="0" w:color="auto"/>
        <w:bottom w:val="none" w:sz="0" w:space="0" w:color="auto"/>
        <w:right w:val="none" w:sz="0" w:space="0" w:color="auto"/>
      </w:divBdr>
    </w:div>
    <w:div w:id="1853643550">
      <w:bodyDiv w:val="1"/>
      <w:marLeft w:val="0"/>
      <w:marRight w:val="0"/>
      <w:marTop w:val="0"/>
      <w:marBottom w:val="0"/>
      <w:divBdr>
        <w:top w:val="none" w:sz="0" w:space="0" w:color="auto"/>
        <w:left w:val="none" w:sz="0" w:space="0" w:color="auto"/>
        <w:bottom w:val="none" w:sz="0" w:space="0" w:color="auto"/>
        <w:right w:val="none" w:sz="0" w:space="0" w:color="auto"/>
      </w:divBdr>
    </w:div>
    <w:div w:id="1867984492">
      <w:bodyDiv w:val="1"/>
      <w:marLeft w:val="0"/>
      <w:marRight w:val="0"/>
      <w:marTop w:val="0"/>
      <w:marBottom w:val="0"/>
      <w:divBdr>
        <w:top w:val="none" w:sz="0" w:space="0" w:color="auto"/>
        <w:left w:val="none" w:sz="0" w:space="0" w:color="auto"/>
        <w:bottom w:val="none" w:sz="0" w:space="0" w:color="auto"/>
        <w:right w:val="none" w:sz="0" w:space="0" w:color="auto"/>
      </w:divBdr>
    </w:div>
    <w:div w:id="1875385343">
      <w:bodyDiv w:val="1"/>
      <w:marLeft w:val="0"/>
      <w:marRight w:val="0"/>
      <w:marTop w:val="0"/>
      <w:marBottom w:val="0"/>
      <w:divBdr>
        <w:top w:val="none" w:sz="0" w:space="0" w:color="auto"/>
        <w:left w:val="none" w:sz="0" w:space="0" w:color="auto"/>
        <w:bottom w:val="none" w:sz="0" w:space="0" w:color="auto"/>
        <w:right w:val="none" w:sz="0" w:space="0" w:color="auto"/>
      </w:divBdr>
    </w:div>
    <w:div w:id="1876654130">
      <w:bodyDiv w:val="1"/>
      <w:marLeft w:val="0"/>
      <w:marRight w:val="0"/>
      <w:marTop w:val="0"/>
      <w:marBottom w:val="0"/>
      <w:divBdr>
        <w:top w:val="none" w:sz="0" w:space="0" w:color="auto"/>
        <w:left w:val="none" w:sz="0" w:space="0" w:color="auto"/>
        <w:bottom w:val="none" w:sz="0" w:space="0" w:color="auto"/>
        <w:right w:val="none" w:sz="0" w:space="0" w:color="auto"/>
      </w:divBdr>
    </w:div>
    <w:div w:id="1892423001">
      <w:bodyDiv w:val="1"/>
      <w:marLeft w:val="0"/>
      <w:marRight w:val="0"/>
      <w:marTop w:val="0"/>
      <w:marBottom w:val="0"/>
      <w:divBdr>
        <w:top w:val="none" w:sz="0" w:space="0" w:color="auto"/>
        <w:left w:val="none" w:sz="0" w:space="0" w:color="auto"/>
        <w:bottom w:val="none" w:sz="0" w:space="0" w:color="auto"/>
        <w:right w:val="none" w:sz="0" w:space="0" w:color="auto"/>
      </w:divBdr>
    </w:div>
    <w:div w:id="1903055440">
      <w:bodyDiv w:val="1"/>
      <w:marLeft w:val="0"/>
      <w:marRight w:val="0"/>
      <w:marTop w:val="0"/>
      <w:marBottom w:val="0"/>
      <w:divBdr>
        <w:top w:val="none" w:sz="0" w:space="0" w:color="auto"/>
        <w:left w:val="none" w:sz="0" w:space="0" w:color="auto"/>
        <w:bottom w:val="none" w:sz="0" w:space="0" w:color="auto"/>
        <w:right w:val="none" w:sz="0" w:space="0" w:color="auto"/>
      </w:divBdr>
    </w:div>
    <w:div w:id="1932664743">
      <w:bodyDiv w:val="1"/>
      <w:marLeft w:val="0"/>
      <w:marRight w:val="0"/>
      <w:marTop w:val="0"/>
      <w:marBottom w:val="0"/>
      <w:divBdr>
        <w:top w:val="none" w:sz="0" w:space="0" w:color="auto"/>
        <w:left w:val="none" w:sz="0" w:space="0" w:color="auto"/>
        <w:bottom w:val="none" w:sz="0" w:space="0" w:color="auto"/>
        <w:right w:val="none" w:sz="0" w:space="0" w:color="auto"/>
      </w:divBdr>
    </w:div>
    <w:div w:id="1943755082">
      <w:bodyDiv w:val="1"/>
      <w:marLeft w:val="0"/>
      <w:marRight w:val="0"/>
      <w:marTop w:val="0"/>
      <w:marBottom w:val="0"/>
      <w:divBdr>
        <w:top w:val="none" w:sz="0" w:space="0" w:color="auto"/>
        <w:left w:val="none" w:sz="0" w:space="0" w:color="auto"/>
        <w:bottom w:val="none" w:sz="0" w:space="0" w:color="auto"/>
        <w:right w:val="none" w:sz="0" w:space="0" w:color="auto"/>
      </w:divBdr>
    </w:div>
    <w:div w:id="1945071094">
      <w:bodyDiv w:val="1"/>
      <w:marLeft w:val="0"/>
      <w:marRight w:val="0"/>
      <w:marTop w:val="0"/>
      <w:marBottom w:val="0"/>
      <w:divBdr>
        <w:top w:val="none" w:sz="0" w:space="0" w:color="auto"/>
        <w:left w:val="none" w:sz="0" w:space="0" w:color="auto"/>
        <w:bottom w:val="none" w:sz="0" w:space="0" w:color="auto"/>
        <w:right w:val="none" w:sz="0" w:space="0" w:color="auto"/>
      </w:divBdr>
    </w:div>
    <w:div w:id="1950157717">
      <w:bodyDiv w:val="1"/>
      <w:marLeft w:val="0"/>
      <w:marRight w:val="0"/>
      <w:marTop w:val="0"/>
      <w:marBottom w:val="0"/>
      <w:divBdr>
        <w:top w:val="none" w:sz="0" w:space="0" w:color="auto"/>
        <w:left w:val="none" w:sz="0" w:space="0" w:color="auto"/>
        <w:bottom w:val="none" w:sz="0" w:space="0" w:color="auto"/>
        <w:right w:val="none" w:sz="0" w:space="0" w:color="auto"/>
      </w:divBdr>
    </w:div>
    <w:div w:id="1985621382">
      <w:bodyDiv w:val="1"/>
      <w:marLeft w:val="0"/>
      <w:marRight w:val="0"/>
      <w:marTop w:val="0"/>
      <w:marBottom w:val="0"/>
      <w:divBdr>
        <w:top w:val="none" w:sz="0" w:space="0" w:color="auto"/>
        <w:left w:val="none" w:sz="0" w:space="0" w:color="auto"/>
        <w:bottom w:val="none" w:sz="0" w:space="0" w:color="auto"/>
        <w:right w:val="none" w:sz="0" w:space="0" w:color="auto"/>
      </w:divBdr>
    </w:div>
    <w:div w:id="1989939434">
      <w:bodyDiv w:val="1"/>
      <w:marLeft w:val="0"/>
      <w:marRight w:val="0"/>
      <w:marTop w:val="0"/>
      <w:marBottom w:val="0"/>
      <w:divBdr>
        <w:top w:val="none" w:sz="0" w:space="0" w:color="auto"/>
        <w:left w:val="none" w:sz="0" w:space="0" w:color="auto"/>
        <w:bottom w:val="none" w:sz="0" w:space="0" w:color="auto"/>
        <w:right w:val="none" w:sz="0" w:space="0" w:color="auto"/>
      </w:divBdr>
    </w:div>
    <w:div w:id="1990746574">
      <w:bodyDiv w:val="1"/>
      <w:marLeft w:val="0"/>
      <w:marRight w:val="0"/>
      <w:marTop w:val="0"/>
      <w:marBottom w:val="0"/>
      <w:divBdr>
        <w:top w:val="none" w:sz="0" w:space="0" w:color="auto"/>
        <w:left w:val="none" w:sz="0" w:space="0" w:color="auto"/>
        <w:bottom w:val="none" w:sz="0" w:space="0" w:color="auto"/>
        <w:right w:val="none" w:sz="0" w:space="0" w:color="auto"/>
      </w:divBdr>
    </w:div>
    <w:div w:id="2012296961">
      <w:bodyDiv w:val="1"/>
      <w:marLeft w:val="0"/>
      <w:marRight w:val="0"/>
      <w:marTop w:val="0"/>
      <w:marBottom w:val="0"/>
      <w:divBdr>
        <w:top w:val="none" w:sz="0" w:space="0" w:color="auto"/>
        <w:left w:val="none" w:sz="0" w:space="0" w:color="auto"/>
        <w:bottom w:val="none" w:sz="0" w:space="0" w:color="auto"/>
        <w:right w:val="none" w:sz="0" w:space="0" w:color="auto"/>
      </w:divBdr>
    </w:div>
    <w:div w:id="2022730898">
      <w:bodyDiv w:val="1"/>
      <w:marLeft w:val="0"/>
      <w:marRight w:val="0"/>
      <w:marTop w:val="0"/>
      <w:marBottom w:val="0"/>
      <w:divBdr>
        <w:top w:val="none" w:sz="0" w:space="0" w:color="auto"/>
        <w:left w:val="none" w:sz="0" w:space="0" w:color="auto"/>
        <w:bottom w:val="none" w:sz="0" w:space="0" w:color="auto"/>
        <w:right w:val="none" w:sz="0" w:space="0" w:color="auto"/>
      </w:divBdr>
    </w:div>
    <w:div w:id="2031492950">
      <w:bodyDiv w:val="1"/>
      <w:marLeft w:val="0"/>
      <w:marRight w:val="0"/>
      <w:marTop w:val="0"/>
      <w:marBottom w:val="0"/>
      <w:divBdr>
        <w:top w:val="none" w:sz="0" w:space="0" w:color="auto"/>
        <w:left w:val="none" w:sz="0" w:space="0" w:color="auto"/>
        <w:bottom w:val="none" w:sz="0" w:space="0" w:color="auto"/>
        <w:right w:val="none" w:sz="0" w:space="0" w:color="auto"/>
      </w:divBdr>
    </w:div>
    <w:div w:id="2032493340">
      <w:bodyDiv w:val="1"/>
      <w:marLeft w:val="0"/>
      <w:marRight w:val="0"/>
      <w:marTop w:val="0"/>
      <w:marBottom w:val="0"/>
      <w:divBdr>
        <w:top w:val="none" w:sz="0" w:space="0" w:color="auto"/>
        <w:left w:val="none" w:sz="0" w:space="0" w:color="auto"/>
        <w:bottom w:val="none" w:sz="0" w:space="0" w:color="auto"/>
        <w:right w:val="none" w:sz="0" w:space="0" w:color="auto"/>
      </w:divBdr>
    </w:div>
    <w:div w:id="2038966278">
      <w:bodyDiv w:val="1"/>
      <w:marLeft w:val="0"/>
      <w:marRight w:val="0"/>
      <w:marTop w:val="0"/>
      <w:marBottom w:val="0"/>
      <w:divBdr>
        <w:top w:val="none" w:sz="0" w:space="0" w:color="auto"/>
        <w:left w:val="none" w:sz="0" w:space="0" w:color="auto"/>
        <w:bottom w:val="none" w:sz="0" w:space="0" w:color="auto"/>
        <w:right w:val="none" w:sz="0" w:space="0" w:color="auto"/>
      </w:divBdr>
    </w:div>
    <w:div w:id="2042314109">
      <w:bodyDiv w:val="1"/>
      <w:marLeft w:val="0"/>
      <w:marRight w:val="0"/>
      <w:marTop w:val="0"/>
      <w:marBottom w:val="0"/>
      <w:divBdr>
        <w:top w:val="none" w:sz="0" w:space="0" w:color="auto"/>
        <w:left w:val="none" w:sz="0" w:space="0" w:color="auto"/>
        <w:bottom w:val="none" w:sz="0" w:space="0" w:color="auto"/>
        <w:right w:val="none" w:sz="0" w:space="0" w:color="auto"/>
      </w:divBdr>
    </w:div>
    <w:div w:id="2070229484">
      <w:bodyDiv w:val="1"/>
      <w:marLeft w:val="0"/>
      <w:marRight w:val="0"/>
      <w:marTop w:val="0"/>
      <w:marBottom w:val="0"/>
      <w:divBdr>
        <w:top w:val="none" w:sz="0" w:space="0" w:color="auto"/>
        <w:left w:val="none" w:sz="0" w:space="0" w:color="auto"/>
        <w:bottom w:val="none" w:sz="0" w:space="0" w:color="auto"/>
        <w:right w:val="none" w:sz="0" w:space="0" w:color="auto"/>
      </w:divBdr>
    </w:div>
    <w:div w:id="2070374825">
      <w:bodyDiv w:val="1"/>
      <w:marLeft w:val="0"/>
      <w:marRight w:val="0"/>
      <w:marTop w:val="0"/>
      <w:marBottom w:val="0"/>
      <w:divBdr>
        <w:top w:val="none" w:sz="0" w:space="0" w:color="auto"/>
        <w:left w:val="none" w:sz="0" w:space="0" w:color="auto"/>
        <w:bottom w:val="none" w:sz="0" w:space="0" w:color="auto"/>
        <w:right w:val="none" w:sz="0" w:space="0" w:color="auto"/>
      </w:divBdr>
    </w:div>
    <w:div w:id="2081948544">
      <w:bodyDiv w:val="1"/>
      <w:marLeft w:val="0"/>
      <w:marRight w:val="0"/>
      <w:marTop w:val="0"/>
      <w:marBottom w:val="0"/>
      <w:divBdr>
        <w:top w:val="none" w:sz="0" w:space="0" w:color="auto"/>
        <w:left w:val="none" w:sz="0" w:space="0" w:color="auto"/>
        <w:bottom w:val="none" w:sz="0" w:space="0" w:color="auto"/>
        <w:right w:val="none" w:sz="0" w:space="0" w:color="auto"/>
      </w:divBdr>
    </w:div>
    <w:div w:id="2082870565">
      <w:bodyDiv w:val="1"/>
      <w:marLeft w:val="0"/>
      <w:marRight w:val="0"/>
      <w:marTop w:val="0"/>
      <w:marBottom w:val="0"/>
      <w:divBdr>
        <w:top w:val="none" w:sz="0" w:space="0" w:color="auto"/>
        <w:left w:val="none" w:sz="0" w:space="0" w:color="auto"/>
        <w:bottom w:val="none" w:sz="0" w:space="0" w:color="auto"/>
        <w:right w:val="none" w:sz="0" w:space="0" w:color="auto"/>
      </w:divBdr>
    </w:div>
    <w:div w:id="2097969133">
      <w:bodyDiv w:val="1"/>
      <w:marLeft w:val="0"/>
      <w:marRight w:val="0"/>
      <w:marTop w:val="0"/>
      <w:marBottom w:val="0"/>
      <w:divBdr>
        <w:top w:val="none" w:sz="0" w:space="0" w:color="auto"/>
        <w:left w:val="none" w:sz="0" w:space="0" w:color="auto"/>
        <w:bottom w:val="none" w:sz="0" w:space="0" w:color="auto"/>
        <w:right w:val="none" w:sz="0" w:space="0" w:color="auto"/>
      </w:divBdr>
    </w:div>
    <w:div w:id="2106419430">
      <w:bodyDiv w:val="1"/>
      <w:marLeft w:val="0"/>
      <w:marRight w:val="0"/>
      <w:marTop w:val="0"/>
      <w:marBottom w:val="0"/>
      <w:divBdr>
        <w:top w:val="none" w:sz="0" w:space="0" w:color="auto"/>
        <w:left w:val="none" w:sz="0" w:space="0" w:color="auto"/>
        <w:bottom w:val="none" w:sz="0" w:space="0" w:color="auto"/>
        <w:right w:val="none" w:sz="0" w:space="0" w:color="auto"/>
      </w:divBdr>
    </w:div>
    <w:div w:id="2108228555">
      <w:bodyDiv w:val="1"/>
      <w:marLeft w:val="0"/>
      <w:marRight w:val="0"/>
      <w:marTop w:val="0"/>
      <w:marBottom w:val="0"/>
      <w:divBdr>
        <w:top w:val="none" w:sz="0" w:space="0" w:color="auto"/>
        <w:left w:val="none" w:sz="0" w:space="0" w:color="auto"/>
        <w:bottom w:val="none" w:sz="0" w:space="0" w:color="auto"/>
        <w:right w:val="none" w:sz="0" w:space="0" w:color="auto"/>
      </w:divBdr>
    </w:div>
    <w:div w:id="2116249468">
      <w:bodyDiv w:val="1"/>
      <w:marLeft w:val="0"/>
      <w:marRight w:val="0"/>
      <w:marTop w:val="0"/>
      <w:marBottom w:val="0"/>
      <w:divBdr>
        <w:top w:val="none" w:sz="0" w:space="0" w:color="auto"/>
        <w:left w:val="none" w:sz="0" w:space="0" w:color="auto"/>
        <w:bottom w:val="none" w:sz="0" w:space="0" w:color="auto"/>
        <w:right w:val="none" w:sz="0" w:space="0" w:color="auto"/>
      </w:divBdr>
    </w:div>
    <w:div w:id="2124033537">
      <w:bodyDiv w:val="1"/>
      <w:marLeft w:val="0"/>
      <w:marRight w:val="0"/>
      <w:marTop w:val="0"/>
      <w:marBottom w:val="0"/>
      <w:divBdr>
        <w:top w:val="none" w:sz="0" w:space="0" w:color="auto"/>
        <w:left w:val="none" w:sz="0" w:space="0" w:color="auto"/>
        <w:bottom w:val="none" w:sz="0" w:space="0" w:color="auto"/>
        <w:right w:val="none" w:sz="0" w:space="0" w:color="auto"/>
      </w:divBdr>
    </w:div>
    <w:div w:id="21395623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hyperlink" Target="http://news.gain.org/tagged/events" TargetMode="External"/><Relationship Id="rId23" Type="http://schemas.openxmlformats.org/officeDocument/2006/relationships/hyperlink" Target="https://github.com/globalai/Index-site/tags" TargetMode="External"/><Relationship Id="rId24" Type="http://schemas.openxmlformats.org/officeDocument/2006/relationships/hyperlink" Target="https://github.com/globalai/GaIn-Index/" TargetMode="External"/><Relationship Id="rId25" Type="http://schemas.openxmlformats.org/officeDocument/2006/relationships/hyperlink" Target="https://github.com/globalai/GaIn-Index/issues" TargetMode="External"/><Relationship Id="rId26" Type="http://schemas.openxmlformats.org/officeDocument/2006/relationships/hyperlink" Target="https://github.com/globalai/GaIn-Index/blob/master/GAIN-main-code.vb" TargetMode="External"/><Relationship Id="rId27" Type="http://schemas.openxmlformats.org/officeDocument/2006/relationships/image" Target="media/image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brunosan:Dropbox:GaIn:GAIN%20model:Gain%202012%20update:report:indexwebsit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brunosan:Dropbox:GaIn:GAIN%20model:Gain%20Bruno:report:indexwebs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Page Views</a:t>
            </a:r>
            <a:endParaRPr lang="en-US"/>
          </a:p>
        </c:rich>
      </c:tx>
      <c:layout/>
      <c:overlay val="0"/>
    </c:title>
    <c:autoTitleDeleted val="0"/>
    <c:plotArea>
      <c:layout>
        <c:manualLayout>
          <c:layoutTarget val="inner"/>
          <c:xMode val="edge"/>
          <c:yMode val="edge"/>
          <c:x val="0.135268643748705"/>
          <c:y val="0.213933281901514"/>
          <c:w val="0.415899615785392"/>
          <c:h val="0.66088269989224"/>
        </c:manualLayout>
      </c:layout>
      <c:pieChart>
        <c:varyColors val="1"/>
        <c:ser>
          <c:idx val="0"/>
          <c:order val="0"/>
          <c:dLbls>
            <c:txPr>
              <a:bodyPr/>
              <a:lstStyle/>
              <a:p>
                <a:pPr>
                  <a:defRPr sz="1400"/>
                </a:pPr>
                <a:endParaRPr lang="en-US"/>
              </a:p>
            </c:txPr>
            <c:showLegendKey val="0"/>
            <c:showVal val="0"/>
            <c:showCatName val="0"/>
            <c:showSerName val="0"/>
            <c:showPercent val="1"/>
            <c:showBubbleSize val="0"/>
            <c:showLeaderLines val="1"/>
          </c:dLbls>
          <c:cat>
            <c:strRef>
              <c:f>'Page views'!$A$2:$A$10</c:f>
              <c:strCache>
                <c:ptCount val="9"/>
                <c:pt idx="0">
                  <c:v>/ [Front page]</c:v>
                </c:pt>
                <c:pt idx="1">
                  <c:v>/ranking</c:v>
                </c:pt>
                <c:pt idx="2">
                  <c:v>/matrix</c:v>
                </c:pt>
                <c:pt idx="3">
                  <c:v>/about/methodology</c:v>
                </c:pt>
                <c:pt idx="4">
                  <c:v>/ranking/vulnerability</c:v>
                </c:pt>
                <c:pt idx="5">
                  <c:v>/about</c:v>
                </c:pt>
                <c:pt idx="6">
                  <c:v>/ranking/readiness</c:v>
                </c:pt>
                <c:pt idx="7">
                  <c:v>/about/matrix</c:v>
                </c:pt>
                <c:pt idx="8">
                  <c:v>Rest</c:v>
                </c:pt>
              </c:strCache>
            </c:strRef>
          </c:cat>
          <c:val>
            <c:numRef>
              <c:f>'Page views'!$B$2:$B$10</c:f>
              <c:numCache>
                <c:formatCode>#,##0</c:formatCode>
                <c:ptCount val="9"/>
                <c:pt idx="0">
                  <c:v>34824.0</c:v>
                </c:pt>
                <c:pt idx="1">
                  <c:v>10314.0</c:v>
                </c:pt>
                <c:pt idx="2">
                  <c:v>5636.0</c:v>
                </c:pt>
                <c:pt idx="3">
                  <c:v>4424.0</c:v>
                </c:pt>
                <c:pt idx="4">
                  <c:v>4331.0</c:v>
                </c:pt>
                <c:pt idx="5">
                  <c:v>3376.0</c:v>
                </c:pt>
                <c:pt idx="6">
                  <c:v>2414.0</c:v>
                </c:pt>
                <c:pt idx="7">
                  <c:v>1531.0</c:v>
                </c:pt>
                <c:pt idx="8">
                  <c:v>18614.0</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11051974380068"/>
          <c:y val="0.225242192338317"/>
          <c:w val="0.304702772174139"/>
          <c:h val="0.629852693975051"/>
        </c:manualLayout>
      </c:layout>
      <c:overlay val="0"/>
      <c:spPr>
        <a:solidFill>
          <a:schemeClr val="lt1"/>
        </a:solidFill>
        <a:ln w="25400" cap="flat" cmpd="sng" algn="ctr">
          <a:noFill/>
          <a:prstDash val="solid"/>
        </a:ln>
        <a:effectLst/>
      </c:spPr>
      <c:txPr>
        <a:bodyPr/>
        <a:lstStyle/>
        <a:p>
          <a:pPr>
            <a:defRPr sz="1400">
              <a:solidFill>
                <a:schemeClr val="dk1"/>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800"/>
            </a:pPr>
            <a:r>
              <a:rPr lang="en-US" sz="1800"/>
              <a:t>Traffic</a:t>
            </a:r>
            <a:r>
              <a:rPr lang="en-US" sz="1800" baseline="0"/>
              <a:t> sources</a:t>
            </a:r>
            <a:endParaRPr lang="en-US" sz="1800"/>
          </a:p>
        </c:rich>
      </c:tx>
      <c:layout>
        <c:manualLayout>
          <c:xMode val="edge"/>
          <c:yMode val="edge"/>
          <c:x val="0.352934711286089"/>
          <c:y val="0.0"/>
        </c:manualLayout>
      </c:layout>
      <c:overlay val="0"/>
    </c:title>
    <c:autoTitleDeleted val="0"/>
    <c:plotArea>
      <c:layout/>
      <c:pieChart>
        <c:varyColors val="1"/>
        <c:ser>
          <c:idx val="0"/>
          <c:order val="0"/>
          <c:explosion val="1"/>
          <c:dLbls>
            <c:txPr>
              <a:bodyPr/>
              <a:lstStyle/>
              <a:p>
                <a:pPr>
                  <a:defRPr sz="1200"/>
                </a:pPr>
                <a:endParaRPr lang="en-US"/>
              </a:p>
            </c:txPr>
            <c:showLegendKey val="0"/>
            <c:showVal val="0"/>
            <c:showCatName val="0"/>
            <c:showSerName val="0"/>
            <c:showPercent val="1"/>
            <c:showBubbleSize val="0"/>
            <c:showLeaderLines val="1"/>
          </c:dLbls>
          <c:cat>
            <c:strRef>
              <c:f>Sheet2!$A$9:$A$14</c:f>
              <c:strCache>
                <c:ptCount val="6"/>
                <c:pt idx="0">
                  <c:v>Direct traffic</c:v>
                </c:pt>
                <c:pt idx="1">
                  <c:v>Google organic</c:v>
                </c:pt>
                <c:pt idx="2">
                  <c:v>gain.org / globalai.org</c:v>
                </c:pt>
                <c:pt idx="3">
                  <c:v>andrewsullivan.thedailybeast.com</c:v>
                </c:pt>
                <c:pt idx="4">
                  <c:v>developmentseed.org</c:v>
                </c:pt>
                <c:pt idx="5">
                  <c:v>Twitter</c:v>
                </c:pt>
              </c:strCache>
            </c:strRef>
          </c:cat>
          <c:val>
            <c:numRef>
              <c:f>Sheet2!$B$9:$B$14</c:f>
              <c:numCache>
                <c:formatCode>#,##0</c:formatCode>
                <c:ptCount val="6"/>
                <c:pt idx="0">
                  <c:v>9564.0</c:v>
                </c:pt>
                <c:pt idx="1">
                  <c:v>3410.0</c:v>
                </c:pt>
                <c:pt idx="2">
                  <c:v>3431.0</c:v>
                </c:pt>
                <c:pt idx="3">
                  <c:v>2022.0</c:v>
                </c:pt>
                <c:pt idx="4">
                  <c:v>1221.0</c:v>
                </c:pt>
                <c:pt idx="5" formatCode="General">
                  <c:v>902.0</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541035469524643"/>
          <c:y val="0.156270579813887"/>
          <c:w val="0.342202454737504"/>
          <c:h val="0.772219836156844"/>
        </c:manualLayout>
      </c:layout>
      <c:overlay val="0"/>
      <c:txPr>
        <a:bodyPr/>
        <a:lstStyle/>
        <a:p>
          <a:pPr>
            <a:defRPr sz="12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B4AEA-403C-214A-8D35-BE88A2F5C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4601</Words>
  <Characters>26232</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GAIN</Company>
  <LinksUpToDate>false</LinksUpToDate>
  <CharactersWithSpaces>30772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Cherry</dc:creator>
  <cp:keywords/>
  <dc:description/>
  <cp:lastModifiedBy>Bruno Sanchez-Andrade Nuno</cp:lastModifiedBy>
  <cp:revision>5</cp:revision>
  <cp:lastPrinted>2011-09-28T20:48:00Z</cp:lastPrinted>
  <dcterms:created xsi:type="dcterms:W3CDTF">2012-08-20T19:04:00Z</dcterms:created>
  <dcterms:modified xsi:type="dcterms:W3CDTF">2012-08-20T21:00:00Z</dcterms:modified>
</cp:coreProperties>
</file>