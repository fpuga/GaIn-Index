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37515B" w14:textId="27CD1D7A" w:rsidR="00F7075D" w:rsidRPr="000E47AC" w:rsidDel="0065704F" w:rsidRDefault="00700FF2" w:rsidP="000E47AC">
      <w:pPr>
        <w:rPr>
          <w:del w:id="0" w:author="Bruno Sanchez-Andrade Nuno" w:date="2012-08-14T12:25:00Z"/>
          <w:rFonts w:asciiTheme="majorHAnsi" w:hAnsiTheme="majorHAnsi" w:cs="Palatino"/>
          <w:color w:val="3F691E"/>
          <w:spacing w:val="-50"/>
          <w:kern w:val="1"/>
          <w:sz w:val="16"/>
          <w:szCs w:val="16"/>
        </w:rPr>
        <w:sectPr w:rsidR="00F7075D" w:rsidRPr="000E47AC" w:rsidDel="0065704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170" w:left="1800" w:header="720" w:footer="720" w:gutter="0"/>
          <w:pgNumType w:start="1"/>
          <w:cols w:space="720"/>
          <w:titlePg/>
          <w:docGrid w:linePitch="360"/>
        </w:sectPr>
      </w:pPr>
      <w:r>
        <w:rPr>
          <w:rFonts w:asciiTheme="majorHAnsi" w:hAnsiTheme="majorHAnsi" w:cstheme="majorHAnsi"/>
          <w:noProof/>
          <w:lang w:eastAsia="en-US"/>
        </w:rPr>
        <w:drawing>
          <wp:anchor distT="0" distB="0" distL="114300" distR="114300" simplePos="0" relativeHeight="251739136" behindDoc="0" locked="0" layoutInCell="1" allowOverlap="1" wp14:anchorId="592F79C9" wp14:editId="652CFC53">
            <wp:simplePos x="0" y="0"/>
            <wp:positionH relativeFrom="margin">
              <wp:align>center</wp:align>
            </wp:positionH>
            <wp:positionV relativeFrom="margin">
              <wp:align>top</wp:align>
            </wp:positionV>
            <wp:extent cx="2197100" cy="1371600"/>
            <wp:effectExtent l="0" t="0" r="12700" b="0"/>
            <wp:wrapSquare wrapText="bothSides"/>
            <wp:docPr id="14" name="Picture 3" descr="Macintosh HD:Users:dcherry:Dropbox:o (1):DAVIS:Communications:Branding_Graphics_Logos:new_logos:index_lore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cherry:Dropbox:o (1):DAVIS:Communications:Branding_Graphics_Logos:new_logos:index_lores cop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AE0F1" w14:textId="64FCC64C" w:rsidR="00700FF2" w:rsidDel="0065704F" w:rsidRDefault="00700FF2" w:rsidP="000F338A">
      <w:pPr>
        <w:rPr>
          <w:del w:id="1" w:author="Bruno Sanchez-Andrade Nuno" w:date="2012-08-14T12:24:00Z"/>
          <w:rFonts w:cstheme="majorHAnsi"/>
          <w:i/>
          <w:iCs/>
          <w:color w:val="489D43"/>
          <w:sz w:val="52"/>
          <w:szCs w:val="52"/>
        </w:rPr>
      </w:pPr>
    </w:p>
    <w:p w14:paraId="1A544988" w14:textId="4A4C82F7" w:rsidR="00700FF2" w:rsidDel="0065704F" w:rsidRDefault="00700FF2" w:rsidP="000F338A">
      <w:pPr>
        <w:rPr>
          <w:del w:id="2" w:author="Bruno Sanchez-Andrade Nuno" w:date="2012-08-14T12:24:00Z"/>
          <w:rFonts w:cstheme="majorHAnsi"/>
          <w:i/>
          <w:iCs/>
          <w:color w:val="489D43"/>
          <w:sz w:val="52"/>
          <w:szCs w:val="52"/>
        </w:rPr>
      </w:pPr>
    </w:p>
    <w:p w14:paraId="2E95A0ED" w14:textId="74491C83" w:rsidR="00700FF2" w:rsidDel="0065704F" w:rsidRDefault="00700FF2" w:rsidP="000F338A">
      <w:pPr>
        <w:rPr>
          <w:del w:id="3" w:author="Bruno Sanchez-Andrade Nuno" w:date="2012-08-14T12:24:00Z"/>
          <w:rFonts w:cstheme="majorHAnsi"/>
          <w:i/>
          <w:iCs/>
          <w:color w:val="489D43"/>
          <w:sz w:val="52"/>
          <w:szCs w:val="52"/>
        </w:rPr>
      </w:pPr>
    </w:p>
    <w:p w14:paraId="7D39023F" w14:textId="2E192399" w:rsidR="00DD3BCA" w:rsidRPr="006C5085" w:rsidDel="0065704F" w:rsidRDefault="00DD3BCA" w:rsidP="000F338A">
      <w:pPr>
        <w:rPr>
          <w:del w:id="4" w:author="Bruno Sanchez-Andrade Nuno" w:date="2012-08-14T12:24:00Z"/>
          <w:rFonts w:cstheme="majorHAnsi"/>
          <w:i/>
          <w:iCs/>
          <w:color w:val="4F6228" w:themeColor="accent3" w:themeShade="80"/>
          <w:sz w:val="52"/>
          <w:szCs w:val="52"/>
        </w:rPr>
      </w:pPr>
    </w:p>
    <w:p w14:paraId="0F182433" w14:textId="0C56FFAD" w:rsidR="00DD3BCA" w:rsidRDefault="00DD3BCA">
      <w:pPr>
        <w:rPr>
          <w:ins w:id="5" w:author="Bruno Sanchez-Andrade Nuno" w:date="2012-08-14T12:25:00Z"/>
          <w:rFonts w:cstheme="majorHAnsi"/>
          <w:color w:val="489D43"/>
        </w:rPr>
        <w:pPrChange w:id="6" w:author="Bruno Sanchez-Andrade Nuno" w:date="2012-08-14T12:24:00Z">
          <w:pPr>
            <w:jc w:val="center"/>
          </w:pPr>
        </w:pPrChange>
      </w:pPr>
    </w:p>
    <w:p w14:paraId="19697C09" w14:textId="77777777" w:rsidR="0065704F" w:rsidRDefault="0065704F">
      <w:pPr>
        <w:rPr>
          <w:ins w:id="7" w:author="Bruno Sanchez-Andrade Nuno" w:date="2012-08-14T12:25:00Z"/>
          <w:rFonts w:cstheme="majorHAnsi"/>
          <w:color w:val="489D43"/>
        </w:rPr>
        <w:pPrChange w:id="8" w:author="Bruno Sanchez-Andrade Nuno" w:date="2012-08-14T12:24:00Z">
          <w:pPr>
            <w:jc w:val="center"/>
          </w:pPr>
        </w:pPrChange>
      </w:pPr>
    </w:p>
    <w:p w14:paraId="7EC816A5" w14:textId="77777777" w:rsidR="0065704F" w:rsidRDefault="0065704F">
      <w:pPr>
        <w:rPr>
          <w:ins w:id="9" w:author="Bruno Sanchez-Andrade Nuno" w:date="2012-08-14T12:25:00Z"/>
          <w:rFonts w:cstheme="majorHAnsi"/>
          <w:color w:val="489D43"/>
        </w:rPr>
        <w:pPrChange w:id="10" w:author="Bruno Sanchez-Andrade Nuno" w:date="2012-08-14T12:24:00Z">
          <w:pPr>
            <w:jc w:val="center"/>
          </w:pPr>
        </w:pPrChange>
      </w:pPr>
    </w:p>
    <w:p w14:paraId="5D19ACAE" w14:textId="77777777" w:rsidR="0065704F" w:rsidRDefault="0065704F">
      <w:pPr>
        <w:rPr>
          <w:ins w:id="11" w:author="Bruno Sanchez-Andrade Nuno" w:date="2012-08-14T12:25:00Z"/>
          <w:rFonts w:cstheme="majorHAnsi"/>
          <w:color w:val="489D43"/>
        </w:rPr>
        <w:pPrChange w:id="12" w:author="Bruno Sanchez-Andrade Nuno" w:date="2012-08-14T12:24:00Z">
          <w:pPr>
            <w:jc w:val="center"/>
          </w:pPr>
        </w:pPrChange>
      </w:pPr>
    </w:p>
    <w:p w14:paraId="3D02690D" w14:textId="77777777" w:rsidR="0065704F" w:rsidRDefault="0065704F">
      <w:pPr>
        <w:rPr>
          <w:ins w:id="13" w:author="Bruno Sanchez-Andrade Nuno" w:date="2012-08-14T12:25:00Z"/>
          <w:rFonts w:cstheme="majorHAnsi"/>
          <w:color w:val="489D43"/>
        </w:rPr>
        <w:pPrChange w:id="14" w:author="Bruno Sanchez-Andrade Nuno" w:date="2012-08-14T12:24:00Z">
          <w:pPr>
            <w:jc w:val="center"/>
          </w:pPr>
        </w:pPrChange>
      </w:pPr>
    </w:p>
    <w:p w14:paraId="2084E966" w14:textId="77777777" w:rsidR="0065704F" w:rsidRDefault="0065704F">
      <w:pPr>
        <w:rPr>
          <w:ins w:id="15" w:author="Bruno Sanchez-Andrade Nuno" w:date="2012-08-14T12:25:00Z"/>
          <w:rFonts w:cstheme="majorHAnsi"/>
          <w:color w:val="489D43"/>
        </w:rPr>
        <w:pPrChange w:id="16" w:author="Bruno Sanchez-Andrade Nuno" w:date="2012-08-14T12:24:00Z">
          <w:pPr>
            <w:jc w:val="center"/>
          </w:pPr>
        </w:pPrChange>
      </w:pPr>
    </w:p>
    <w:p w14:paraId="25FAA115" w14:textId="77777777" w:rsidR="0065704F" w:rsidRDefault="0065704F">
      <w:pPr>
        <w:rPr>
          <w:ins w:id="17" w:author="Bruno Sanchez-Andrade Nuno" w:date="2012-08-14T12:25:00Z"/>
          <w:rFonts w:cstheme="majorHAnsi"/>
          <w:color w:val="489D43"/>
        </w:rPr>
        <w:pPrChange w:id="18" w:author="Bruno Sanchez-Andrade Nuno" w:date="2012-08-14T12:24:00Z">
          <w:pPr>
            <w:jc w:val="center"/>
          </w:pPr>
        </w:pPrChange>
      </w:pPr>
    </w:p>
    <w:p w14:paraId="1B0270DB" w14:textId="77777777" w:rsidR="0065704F" w:rsidRDefault="0065704F">
      <w:pPr>
        <w:rPr>
          <w:ins w:id="19" w:author="Bruno Sanchez-Andrade Nuno" w:date="2012-08-14T12:25:00Z"/>
          <w:rFonts w:cstheme="majorHAnsi"/>
          <w:color w:val="489D43"/>
        </w:rPr>
        <w:pPrChange w:id="20" w:author="Bruno Sanchez-Andrade Nuno" w:date="2012-08-14T12:24:00Z">
          <w:pPr>
            <w:jc w:val="center"/>
          </w:pPr>
        </w:pPrChange>
      </w:pPr>
    </w:p>
    <w:p w14:paraId="47B04D50" w14:textId="77777777" w:rsidR="0065704F" w:rsidRDefault="0065704F">
      <w:pPr>
        <w:rPr>
          <w:ins w:id="21" w:author="Bruno Sanchez-Andrade Nuno" w:date="2012-08-14T12:25:00Z"/>
          <w:rFonts w:cstheme="majorHAnsi"/>
          <w:color w:val="489D43"/>
        </w:rPr>
        <w:pPrChange w:id="22" w:author="Bruno Sanchez-Andrade Nuno" w:date="2012-08-14T12:24:00Z">
          <w:pPr>
            <w:jc w:val="center"/>
          </w:pPr>
        </w:pPrChange>
      </w:pPr>
    </w:p>
    <w:p w14:paraId="5192C20A" w14:textId="77777777" w:rsidR="0065704F" w:rsidRDefault="0065704F">
      <w:pPr>
        <w:rPr>
          <w:ins w:id="23" w:author="Bruno Sanchez-Andrade Nuno" w:date="2012-08-14T12:25:00Z"/>
          <w:rFonts w:cstheme="majorHAnsi"/>
          <w:color w:val="489D43"/>
        </w:rPr>
        <w:pPrChange w:id="24" w:author="Bruno Sanchez-Andrade Nuno" w:date="2012-08-14T12:24:00Z">
          <w:pPr>
            <w:jc w:val="center"/>
          </w:pPr>
        </w:pPrChange>
      </w:pPr>
    </w:p>
    <w:p w14:paraId="062ADA85" w14:textId="77777777" w:rsidR="0065704F" w:rsidRDefault="0065704F">
      <w:pPr>
        <w:rPr>
          <w:ins w:id="25" w:author="Bruno Sanchez-Andrade Nuno" w:date="2012-08-14T12:25:00Z"/>
          <w:rFonts w:cstheme="majorHAnsi"/>
          <w:color w:val="489D43"/>
        </w:rPr>
        <w:pPrChange w:id="26" w:author="Bruno Sanchez-Andrade Nuno" w:date="2012-08-14T12:24:00Z">
          <w:pPr>
            <w:jc w:val="center"/>
          </w:pPr>
        </w:pPrChange>
      </w:pPr>
    </w:p>
    <w:p w14:paraId="73ACA593" w14:textId="77777777" w:rsidR="0065704F" w:rsidRPr="006C5085" w:rsidRDefault="0065704F">
      <w:pPr>
        <w:rPr>
          <w:rFonts w:cstheme="majorHAnsi"/>
          <w:color w:val="489D43"/>
        </w:rPr>
        <w:pPrChange w:id="27" w:author="Bruno Sanchez-Andrade Nuno" w:date="2012-08-14T12:24:00Z">
          <w:pPr>
            <w:jc w:val="center"/>
          </w:pPr>
        </w:pPrChange>
      </w:pPr>
    </w:p>
    <w:p w14:paraId="2C316F00" w14:textId="5C876CA9" w:rsidR="00BB61CE" w:rsidRDefault="002E2E2D" w:rsidP="00BB61CE">
      <w:pPr>
        <w:spacing w:line="276" w:lineRule="auto"/>
        <w:ind w:left="-630"/>
        <w:jc w:val="center"/>
        <w:rPr>
          <w:ins w:id="28" w:author="Bruno Sanchez-Andrade Nuno" w:date="2012-08-15T16:54:00Z"/>
          <w:rFonts w:cstheme="majorHAnsi"/>
          <w:sz w:val="44"/>
          <w:szCs w:val="44"/>
        </w:rPr>
      </w:pPr>
      <w:r>
        <w:rPr>
          <w:rFonts w:cstheme="majorHAnsi"/>
          <w:sz w:val="44"/>
          <w:szCs w:val="44"/>
        </w:rPr>
        <w:t>2012 consultation process</w:t>
      </w:r>
      <w:ins w:id="29" w:author="Bruno Sanchez-Andrade Nuno" w:date="2012-08-15T16:55:00Z">
        <w:r w:rsidR="00DC2511">
          <w:rPr>
            <w:rFonts w:cstheme="majorHAnsi"/>
            <w:sz w:val="44"/>
            <w:szCs w:val="44"/>
          </w:rPr>
          <w:t>:</w:t>
        </w:r>
      </w:ins>
    </w:p>
    <w:p w14:paraId="0CAD68A6" w14:textId="1CED048F" w:rsidR="00DC2511" w:rsidRDefault="00DC2511" w:rsidP="00BB61CE">
      <w:pPr>
        <w:spacing w:line="276" w:lineRule="auto"/>
        <w:ind w:left="-630"/>
        <w:jc w:val="center"/>
        <w:rPr>
          <w:rFonts w:cstheme="majorHAnsi"/>
          <w:sz w:val="44"/>
          <w:szCs w:val="44"/>
        </w:rPr>
      </w:pPr>
      <w:ins w:id="30" w:author="Bruno Sanchez-Andrade Nuno" w:date="2012-08-15T16:54:00Z">
        <w:r>
          <w:rPr>
            <w:rFonts w:cstheme="majorHAnsi"/>
            <w:sz w:val="44"/>
            <w:szCs w:val="44"/>
          </w:rPr>
          <w:t>Summary of changes and Feedback</w:t>
        </w:r>
      </w:ins>
    </w:p>
    <w:p w14:paraId="38E66925" w14:textId="7258DB1B" w:rsidR="00F34E4D" w:rsidRPr="002E2E2D" w:rsidRDefault="00700FF2" w:rsidP="002E2E2D">
      <w:pPr>
        <w:spacing w:line="276" w:lineRule="auto"/>
        <w:ind w:left="-630"/>
        <w:jc w:val="center"/>
        <w:rPr>
          <w:rFonts w:cstheme="majorHAnsi"/>
          <w:i/>
          <w:iCs/>
          <w:sz w:val="44"/>
          <w:szCs w:val="44"/>
        </w:rPr>
      </w:pPr>
      <w:r>
        <w:rPr>
          <w:rFonts w:asciiTheme="majorHAnsi" w:hAnsiTheme="majorHAnsi" w:cstheme="majorHAnsi"/>
          <w:i/>
          <w:iCs/>
          <w:noProof/>
          <w:color w:val="33521D"/>
          <w:sz w:val="34"/>
          <w:szCs w:val="34"/>
          <w:lang w:eastAsia="en-US"/>
        </w:rPr>
        <w:t xml:space="preserve"> </w:t>
      </w:r>
    </w:p>
    <w:p w14:paraId="7A5C8C13" w14:textId="0C4C4A95" w:rsidR="00F34E4D" w:rsidRDefault="00F34E4D" w:rsidP="00E34F0C">
      <w:pPr>
        <w:ind w:left="-630"/>
        <w:jc w:val="center"/>
        <w:rPr>
          <w:rFonts w:asciiTheme="majorHAnsi" w:hAnsiTheme="majorHAnsi" w:cstheme="majorHAnsi"/>
          <w:i/>
          <w:iCs/>
          <w:color w:val="33521D"/>
          <w:sz w:val="34"/>
          <w:szCs w:val="34"/>
        </w:rPr>
      </w:pPr>
    </w:p>
    <w:p w14:paraId="4B76BAB9" w14:textId="722F50A8" w:rsidR="00F34E4D" w:rsidRDefault="002E2E2D" w:rsidP="00E34F0C">
      <w:pPr>
        <w:ind w:left="-630"/>
        <w:jc w:val="center"/>
        <w:rPr>
          <w:rFonts w:asciiTheme="majorHAnsi" w:hAnsiTheme="majorHAnsi" w:cstheme="majorHAnsi"/>
          <w:i/>
          <w:iCs/>
          <w:color w:val="33521D"/>
          <w:sz w:val="34"/>
          <w:szCs w:val="34"/>
        </w:rPr>
      </w:pPr>
      <w:r>
        <w:rPr>
          <w:rFonts w:asciiTheme="majorHAnsi" w:hAnsiTheme="majorHAnsi" w:cstheme="majorHAnsi"/>
          <w:i/>
          <w:iCs/>
          <w:noProof/>
          <w:color w:val="33521D"/>
          <w:sz w:val="34"/>
          <w:szCs w:val="34"/>
          <w:lang w:eastAsia="en-US"/>
        </w:rPr>
        <w:drawing>
          <wp:anchor distT="0" distB="0" distL="114300" distR="114300" simplePos="0" relativeHeight="251689983" behindDoc="0" locked="0" layoutInCell="1" allowOverlap="1" wp14:anchorId="517A7E11" wp14:editId="7B43C7E7">
            <wp:simplePos x="0" y="0"/>
            <wp:positionH relativeFrom="margin">
              <wp:align>center</wp:align>
            </wp:positionH>
            <wp:positionV relativeFrom="paragraph">
              <wp:posOffset>219710</wp:posOffset>
            </wp:positionV>
            <wp:extent cx="2446020" cy="2122805"/>
            <wp:effectExtent l="0" t="0" r="0" b="10795"/>
            <wp:wrapTight wrapText="bothSides">
              <wp:wrapPolygon edited="0">
                <wp:start x="0" y="0"/>
                <wp:lineTo x="0" y="21451"/>
                <wp:lineTo x="21308" y="21451"/>
                <wp:lineTo x="21308" y="0"/>
                <wp:lineTo x="0" y="0"/>
              </wp:wrapPolygon>
            </wp:wrapTight>
            <wp:docPr id="24" name="Picture 1" descr="Macintosh HD:Users:dcherry:Desktop:Screen shot 2012-08-09 at 2.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herry:Desktop:Screen shot 2012-08-09 at 2.12.39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0" r="2718"/>
                    <a:stretch/>
                  </pic:blipFill>
                  <pic:spPr bwMode="auto">
                    <a:xfrm>
                      <a:off x="0" y="0"/>
                      <a:ext cx="2446644" cy="21228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634EF" w14:textId="4F5206B7" w:rsidR="00F34E4D" w:rsidRDefault="00F34E4D" w:rsidP="00E34F0C">
      <w:pPr>
        <w:ind w:left="-630"/>
        <w:jc w:val="center"/>
        <w:rPr>
          <w:rFonts w:asciiTheme="majorHAnsi" w:hAnsiTheme="majorHAnsi" w:cstheme="majorHAnsi"/>
          <w:i/>
          <w:iCs/>
          <w:color w:val="33521D"/>
          <w:sz w:val="34"/>
          <w:szCs w:val="34"/>
        </w:rPr>
      </w:pPr>
    </w:p>
    <w:p w14:paraId="2E89739E" w14:textId="65D5EB2D" w:rsidR="00F34E4D" w:rsidRPr="008E606C" w:rsidRDefault="002E2E2D" w:rsidP="00E34F0C">
      <w:pPr>
        <w:ind w:left="-630"/>
        <w:jc w:val="center"/>
        <w:rPr>
          <w:rFonts w:asciiTheme="majorHAnsi" w:hAnsiTheme="majorHAnsi" w:cstheme="majorHAnsi"/>
        </w:rPr>
      </w:pPr>
      <w:r>
        <w:rPr>
          <w:rFonts w:asciiTheme="majorHAnsi" w:hAnsiTheme="majorHAnsi" w:cstheme="majorHAnsi"/>
          <w:i/>
          <w:iCs/>
          <w:noProof/>
          <w:color w:val="33521D"/>
          <w:sz w:val="34"/>
          <w:szCs w:val="34"/>
          <w:lang w:eastAsia="en-US"/>
        </w:rPr>
        <w:drawing>
          <wp:anchor distT="0" distB="0" distL="114300" distR="114300" simplePos="0" relativeHeight="251738112" behindDoc="0" locked="0" layoutInCell="1" allowOverlap="1" wp14:anchorId="686B34CC" wp14:editId="69070DFD">
            <wp:simplePos x="0" y="0"/>
            <wp:positionH relativeFrom="margin">
              <wp:align>center</wp:align>
            </wp:positionH>
            <wp:positionV relativeFrom="paragraph">
              <wp:posOffset>127635</wp:posOffset>
            </wp:positionV>
            <wp:extent cx="1828800" cy="1219200"/>
            <wp:effectExtent l="0" t="0" r="0" b="0"/>
            <wp:wrapTight wrapText="bothSides">
              <wp:wrapPolygon edited="0">
                <wp:start x="300" y="0"/>
                <wp:lineTo x="0" y="1350"/>
                <wp:lineTo x="0" y="20700"/>
                <wp:lineTo x="300" y="21150"/>
                <wp:lineTo x="21000" y="21150"/>
                <wp:lineTo x="21300" y="20700"/>
                <wp:lineTo x="21300" y="1350"/>
                <wp:lineTo x="21000" y="0"/>
                <wp:lineTo x="300" y="0"/>
              </wp:wrapPolygon>
            </wp:wrapTight>
            <wp:docPr id="35" name="Picture 2" descr="Macintosh HD:Users:dcherry:Dropbox:o (1):DAVIS:Pictures:Pictures:People:Vulnerable_People:Pad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dcherry:Dropbox:o (1):DAVIS:Pictures:Pictures:People:Vulnerable_People:Paddling.jpg"/>
                    <pic:cNvPicPr>
                      <a:picLocks noChangeAspect="1" noChangeArrowheads="1"/>
                    </pic:cNvPicPr>
                  </pic:nvPicPr>
                  <pic:blipFill>
                    <a:blip r:embed="rId17">
                      <a:alphaModFix amt="800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A25301D" w14:textId="52413453" w:rsidR="00F34E4D" w:rsidRDefault="00F34E4D" w:rsidP="000E47AC">
      <w:pPr>
        <w:jc w:val="center"/>
        <w:rPr>
          <w:rFonts w:asciiTheme="majorHAnsi" w:hAnsiTheme="majorHAnsi" w:cstheme="majorHAnsi"/>
          <w:sz w:val="32"/>
          <w:szCs w:val="32"/>
        </w:rPr>
      </w:pPr>
    </w:p>
    <w:p w14:paraId="2FB3BFD3" w14:textId="72828C6A" w:rsidR="00F34E4D" w:rsidRDefault="00F34E4D" w:rsidP="000E47AC">
      <w:pPr>
        <w:jc w:val="center"/>
        <w:rPr>
          <w:rFonts w:asciiTheme="majorHAnsi" w:hAnsiTheme="majorHAnsi" w:cstheme="majorHAnsi"/>
          <w:sz w:val="32"/>
          <w:szCs w:val="32"/>
        </w:rPr>
      </w:pPr>
    </w:p>
    <w:p w14:paraId="1DD2BBB9" w14:textId="0891E3C3" w:rsidR="00F34E4D" w:rsidRDefault="00F34E4D" w:rsidP="000E47AC">
      <w:pPr>
        <w:jc w:val="center"/>
        <w:rPr>
          <w:rFonts w:asciiTheme="majorHAnsi" w:hAnsiTheme="majorHAnsi" w:cstheme="majorHAnsi"/>
          <w:sz w:val="32"/>
          <w:szCs w:val="32"/>
        </w:rPr>
      </w:pPr>
    </w:p>
    <w:p w14:paraId="38787948" w14:textId="3C735E93" w:rsidR="00F34E4D" w:rsidRDefault="00F34E4D" w:rsidP="000E47AC">
      <w:pPr>
        <w:jc w:val="center"/>
        <w:rPr>
          <w:rFonts w:asciiTheme="majorHAnsi" w:hAnsiTheme="majorHAnsi" w:cstheme="majorHAnsi"/>
          <w:sz w:val="32"/>
          <w:szCs w:val="32"/>
        </w:rPr>
      </w:pPr>
    </w:p>
    <w:p w14:paraId="00D1872B" w14:textId="54C150AE" w:rsidR="00F34E4D" w:rsidRDefault="00F34E4D" w:rsidP="000E47AC">
      <w:pPr>
        <w:jc w:val="center"/>
        <w:rPr>
          <w:rFonts w:asciiTheme="majorHAnsi" w:hAnsiTheme="majorHAnsi" w:cstheme="majorHAnsi"/>
          <w:sz w:val="32"/>
          <w:szCs w:val="32"/>
        </w:rPr>
      </w:pPr>
    </w:p>
    <w:p w14:paraId="013B1F18" w14:textId="3A4D21ED" w:rsidR="00F34E4D" w:rsidRDefault="00F34E4D" w:rsidP="000E47AC">
      <w:pPr>
        <w:jc w:val="center"/>
        <w:rPr>
          <w:rFonts w:asciiTheme="majorHAnsi" w:hAnsiTheme="majorHAnsi" w:cstheme="majorHAnsi"/>
          <w:sz w:val="32"/>
          <w:szCs w:val="32"/>
        </w:rPr>
      </w:pPr>
    </w:p>
    <w:p w14:paraId="54247E1C" w14:textId="535B2861" w:rsidR="008721CC" w:rsidRDefault="008721CC" w:rsidP="00F34E4D">
      <w:pPr>
        <w:rPr>
          <w:rFonts w:asciiTheme="majorHAnsi" w:hAnsiTheme="majorHAnsi" w:cstheme="majorHAnsi"/>
          <w:sz w:val="32"/>
          <w:szCs w:val="32"/>
        </w:rPr>
      </w:pPr>
    </w:p>
    <w:p w14:paraId="2A13BF19" w14:textId="77777777" w:rsidR="000F338A" w:rsidRDefault="000F338A" w:rsidP="00F34E4D">
      <w:pPr>
        <w:rPr>
          <w:rFonts w:cstheme="majorHAnsi"/>
          <w:sz w:val="32"/>
          <w:szCs w:val="32"/>
        </w:rPr>
      </w:pPr>
    </w:p>
    <w:p w14:paraId="5296FDDE" w14:textId="77777777" w:rsidR="000F338A" w:rsidRDefault="000F338A" w:rsidP="00F34E4D">
      <w:pPr>
        <w:rPr>
          <w:rFonts w:cstheme="majorHAnsi"/>
          <w:sz w:val="32"/>
          <w:szCs w:val="32"/>
        </w:rPr>
      </w:pPr>
    </w:p>
    <w:p w14:paraId="55DA941E" w14:textId="77777777" w:rsidR="002E2E2D" w:rsidRDefault="002E2E2D" w:rsidP="00F34E4D">
      <w:pPr>
        <w:rPr>
          <w:ins w:id="31" w:author="Bruno Sanchez-Andrade Nuno" w:date="2012-08-14T12:25:00Z"/>
          <w:rFonts w:cstheme="majorHAnsi"/>
          <w:sz w:val="32"/>
          <w:szCs w:val="32"/>
        </w:rPr>
      </w:pPr>
    </w:p>
    <w:p w14:paraId="63BC3CB1" w14:textId="77777777" w:rsidR="0065704F" w:rsidRDefault="0065704F" w:rsidP="00F34E4D">
      <w:pPr>
        <w:rPr>
          <w:ins w:id="32" w:author="Bruno Sanchez-Andrade Nuno" w:date="2012-08-14T12:25:00Z"/>
          <w:rFonts w:cstheme="majorHAnsi"/>
          <w:sz w:val="32"/>
          <w:szCs w:val="32"/>
        </w:rPr>
      </w:pPr>
    </w:p>
    <w:p w14:paraId="4771332F" w14:textId="77777777" w:rsidR="0065704F" w:rsidRDefault="0065704F" w:rsidP="00F34E4D">
      <w:pPr>
        <w:rPr>
          <w:rFonts w:cstheme="majorHAnsi"/>
          <w:sz w:val="32"/>
          <w:szCs w:val="32"/>
        </w:rPr>
      </w:pPr>
    </w:p>
    <w:p w14:paraId="27988DCB" w14:textId="5256762E" w:rsidR="00700FF2" w:rsidRDefault="00F34E4D" w:rsidP="00F34E4D">
      <w:pPr>
        <w:rPr>
          <w:rFonts w:cstheme="majorHAnsi"/>
          <w:sz w:val="32"/>
          <w:szCs w:val="32"/>
        </w:rPr>
      </w:pPr>
      <w:r w:rsidRPr="00180722">
        <w:rPr>
          <w:rFonts w:cstheme="majorHAnsi"/>
          <w:sz w:val="32"/>
          <w:szCs w:val="32"/>
        </w:rPr>
        <w:t>Building resilience to climate change and other global forces</w:t>
      </w:r>
      <w:r w:rsidR="00700FF2">
        <w:rPr>
          <w:rFonts w:cstheme="majorHAnsi"/>
          <w:sz w:val="32"/>
          <w:szCs w:val="32"/>
        </w:rPr>
        <w:t xml:space="preserve">. </w:t>
      </w:r>
    </w:p>
    <w:p w14:paraId="4A75B1AA" w14:textId="18A8901A" w:rsidR="00700FF2" w:rsidRDefault="00700FF2" w:rsidP="00F34E4D">
      <w:pPr>
        <w:rPr>
          <w:rFonts w:cstheme="majorHAnsi"/>
          <w:sz w:val="32"/>
          <w:szCs w:val="32"/>
        </w:rPr>
      </w:pPr>
    </w:p>
    <w:p w14:paraId="0FED10FA" w14:textId="394B7367" w:rsidR="00700FF2" w:rsidRDefault="00700FF2" w:rsidP="000F338A">
      <w:pPr>
        <w:jc w:val="center"/>
        <w:rPr>
          <w:rFonts w:cstheme="majorHAnsi"/>
          <w:sz w:val="32"/>
          <w:szCs w:val="32"/>
        </w:rPr>
      </w:pPr>
    </w:p>
    <w:p w14:paraId="184F4ABA" w14:textId="77777777" w:rsidR="002E2E2D" w:rsidRDefault="002E2E2D" w:rsidP="000F338A">
      <w:pPr>
        <w:jc w:val="center"/>
        <w:rPr>
          <w:rFonts w:cstheme="majorHAnsi"/>
          <w:sz w:val="44"/>
          <w:szCs w:val="44"/>
        </w:rPr>
      </w:pPr>
    </w:p>
    <w:p w14:paraId="34F28768" w14:textId="08196D21" w:rsidR="002E2E2D" w:rsidDel="0065704F" w:rsidRDefault="002E2E2D" w:rsidP="000F338A">
      <w:pPr>
        <w:jc w:val="center"/>
        <w:rPr>
          <w:del w:id="33" w:author="Bruno Sanchez-Andrade Nuno" w:date="2012-08-14T12:25:00Z"/>
          <w:rFonts w:cstheme="majorHAnsi"/>
          <w:sz w:val="44"/>
          <w:szCs w:val="44"/>
        </w:rPr>
      </w:pPr>
    </w:p>
    <w:p w14:paraId="1706EBD3" w14:textId="6A0BDA22" w:rsidR="00F34E4D" w:rsidRPr="000F338A" w:rsidDel="0065704F" w:rsidRDefault="00700FF2" w:rsidP="000F338A">
      <w:pPr>
        <w:jc w:val="center"/>
        <w:rPr>
          <w:del w:id="34" w:author="Bruno Sanchez-Andrade Nuno" w:date="2012-08-14T12:25:00Z"/>
          <w:rFonts w:cstheme="majorHAnsi"/>
          <w:sz w:val="44"/>
          <w:szCs w:val="44"/>
        </w:rPr>
      </w:pPr>
      <w:del w:id="35" w:author="Bruno Sanchez-Andrade Nuno" w:date="2012-08-14T12:25:00Z">
        <w:r w:rsidRPr="000F338A" w:rsidDel="0065704F">
          <w:rPr>
            <w:rFonts w:cstheme="majorHAnsi"/>
            <w:sz w:val="44"/>
            <w:szCs w:val="44"/>
          </w:rPr>
          <w:delText>A</w:delText>
        </w:r>
        <w:r w:rsidRPr="00700FF2" w:rsidDel="0065704F">
          <w:rPr>
            <w:rFonts w:cstheme="majorHAnsi"/>
            <w:sz w:val="44"/>
            <w:szCs w:val="44"/>
          </w:rPr>
          <w:delText>daptation C</w:delText>
        </w:r>
        <w:r w:rsidRPr="000F338A" w:rsidDel="0065704F">
          <w:rPr>
            <w:rFonts w:cstheme="majorHAnsi"/>
            <w:sz w:val="44"/>
            <w:szCs w:val="44"/>
          </w:rPr>
          <w:delText>an’</w:delText>
        </w:r>
        <w:r w:rsidDel="0065704F">
          <w:rPr>
            <w:rFonts w:cstheme="majorHAnsi"/>
            <w:sz w:val="44"/>
            <w:szCs w:val="44"/>
          </w:rPr>
          <w:delText>t W</w:delText>
        </w:r>
        <w:r w:rsidRPr="00700FF2" w:rsidDel="0065704F">
          <w:rPr>
            <w:rFonts w:cstheme="majorHAnsi"/>
            <w:sz w:val="44"/>
            <w:szCs w:val="44"/>
          </w:rPr>
          <w:delText>ait</w:delText>
        </w:r>
      </w:del>
    </w:p>
    <w:p w14:paraId="7F91BB3D" w14:textId="259ED050" w:rsidR="002E2E2D" w:rsidRDefault="002E2E2D">
      <w:pPr>
        <w:rPr>
          <w:rFonts w:cstheme="majorHAnsi"/>
          <w:sz w:val="32"/>
          <w:szCs w:val="32"/>
        </w:rPr>
      </w:pPr>
      <w:r>
        <w:rPr>
          <w:rFonts w:cstheme="majorHAnsi"/>
          <w:sz w:val="32"/>
          <w:szCs w:val="32"/>
        </w:rPr>
        <w:br w:type="page"/>
      </w:r>
    </w:p>
    <w:p w14:paraId="58AA4CC0" w14:textId="77777777" w:rsidR="00F34E4D" w:rsidRPr="00180722" w:rsidRDefault="00F34E4D" w:rsidP="00F34E4D">
      <w:pPr>
        <w:rPr>
          <w:rFonts w:cstheme="majorHAnsi"/>
          <w:sz w:val="32"/>
          <w:szCs w:val="32"/>
        </w:rPr>
      </w:pPr>
    </w:p>
    <w:sdt>
      <w:sdtPr>
        <w:rPr>
          <w:rFonts w:asciiTheme="minorHAnsi" w:eastAsiaTheme="minorEastAsia" w:hAnsiTheme="minorHAnsi" w:cstheme="minorBidi"/>
          <w:b/>
          <w:bCs/>
          <w:color w:val="auto"/>
          <w:sz w:val="24"/>
          <w:szCs w:val="24"/>
        </w:rPr>
        <w:id w:val="-1616980293"/>
        <w:docPartObj>
          <w:docPartGallery w:val="Table of Contents"/>
          <w:docPartUnique/>
        </w:docPartObj>
      </w:sdtPr>
      <w:sdtEndPr>
        <w:rPr>
          <w:rFonts w:ascii="Georgia" w:hAnsi="Georgia" w:cs="Arial"/>
          <w:b w:val="0"/>
          <w:bCs w:val="0"/>
          <w:noProof/>
          <w:color w:val="192C43"/>
          <w:sz w:val="22"/>
          <w:szCs w:val="22"/>
        </w:rPr>
      </w:sdtEndPr>
      <w:sdtContent>
        <w:p w14:paraId="1857A87A" w14:textId="77777777" w:rsidR="0074244C" w:rsidRPr="00C91AB5" w:rsidRDefault="0074244C" w:rsidP="0074244C">
          <w:pPr>
            <w:pStyle w:val="TOCHeading"/>
            <w:rPr>
              <w:color w:val="192C43"/>
            </w:rPr>
          </w:pPr>
          <w:r w:rsidRPr="00C91AB5">
            <w:rPr>
              <w:color w:val="192C43"/>
            </w:rPr>
            <w:t>Table of Contents</w:t>
          </w:r>
        </w:p>
        <w:p w14:paraId="16118E0B" w14:textId="77777777" w:rsidR="00621779" w:rsidRDefault="0074244C">
          <w:pPr>
            <w:pStyle w:val="TOC2"/>
            <w:tabs>
              <w:tab w:val="right" w:leader="dot" w:pos="8630"/>
            </w:tabs>
            <w:rPr>
              <w:ins w:id="36" w:author="Bruno Sanchez-Andrade Nuno" w:date="2012-08-15T16:52:00Z"/>
              <w:rFonts w:asciiTheme="minorHAnsi" w:hAnsiTheme="minorHAnsi" w:cstheme="minorBidi"/>
              <w:b w:val="0"/>
              <w:noProof/>
              <w:sz w:val="24"/>
              <w:szCs w:val="24"/>
            </w:rPr>
          </w:pPr>
          <w:r w:rsidRPr="00C91AB5">
            <w:rPr>
              <w:rFonts w:asciiTheme="majorHAnsi" w:hAnsiTheme="majorHAnsi" w:cstheme="majorHAnsi"/>
              <w:color w:val="192C43"/>
            </w:rPr>
            <w:fldChar w:fldCharType="begin"/>
          </w:r>
          <w:r w:rsidRPr="00C91AB5">
            <w:rPr>
              <w:rFonts w:asciiTheme="majorHAnsi" w:hAnsiTheme="majorHAnsi" w:cstheme="majorHAnsi"/>
              <w:color w:val="192C43"/>
            </w:rPr>
            <w:instrText xml:space="preserve"> TOC \o "1-3" \h \z \u </w:instrText>
          </w:r>
          <w:r w:rsidRPr="00C91AB5">
            <w:rPr>
              <w:rFonts w:asciiTheme="majorHAnsi" w:hAnsiTheme="majorHAnsi" w:cstheme="majorHAnsi"/>
              <w:color w:val="192C43"/>
            </w:rPr>
            <w:fldChar w:fldCharType="separate"/>
          </w:r>
          <w:ins w:id="37" w:author="Bruno Sanchez-Andrade Nuno" w:date="2012-08-15T16:52:00Z">
            <w:r w:rsidR="00621779">
              <w:rPr>
                <w:noProof/>
              </w:rPr>
              <w:t>GAIN Advisory Council</w:t>
            </w:r>
            <w:r w:rsidR="00621779">
              <w:rPr>
                <w:noProof/>
              </w:rPr>
              <w:tab/>
            </w:r>
            <w:r w:rsidR="00621779">
              <w:rPr>
                <w:noProof/>
              </w:rPr>
              <w:fldChar w:fldCharType="begin"/>
            </w:r>
            <w:r w:rsidR="00621779">
              <w:rPr>
                <w:noProof/>
              </w:rPr>
              <w:instrText xml:space="preserve"> PAGEREF _Toc206668851 \h </w:instrText>
            </w:r>
          </w:ins>
          <w:r w:rsidR="00621779">
            <w:rPr>
              <w:noProof/>
            </w:rPr>
          </w:r>
          <w:r w:rsidR="00621779">
            <w:rPr>
              <w:noProof/>
            </w:rPr>
            <w:fldChar w:fldCharType="separate"/>
          </w:r>
          <w:ins w:id="38" w:author="Bruno Sanchez-Andrade Nuno" w:date="2012-08-15T16:52:00Z">
            <w:r w:rsidR="00621779">
              <w:rPr>
                <w:noProof/>
              </w:rPr>
              <w:t>3</w:t>
            </w:r>
            <w:r w:rsidR="00621779">
              <w:rPr>
                <w:noProof/>
              </w:rPr>
              <w:fldChar w:fldCharType="end"/>
            </w:r>
          </w:ins>
        </w:p>
        <w:p w14:paraId="3A82EDE6" w14:textId="77777777" w:rsidR="00621779" w:rsidRDefault="00621779">
          <w:pPr>
            <w:pStyle w:val="TOC2"/>
            <w:tabs>
              <w:tab w:val="right" w:leader="dot" w:pos="8630"/>
            </w:tabs>
            <w:rPr>
              <w:ins w:id="39" w:author="Bruno Sanchez-Andrade Nuno" w:date="2012-08-15T16:52:00Z"/>
              <w:rFonts w:asciiTheme="minorHAnsi" w:hAnsiTheme="minorHAnsi" w:cstheme="minorBidi"/>
              <w:b w:val="0"/>
              <w:noProof/>
              <w:sz w:val="24"/>
              <w:szCs w:val="24"/>
            </w:rPr>
          </w:pPr>
          <w:ins w:id="40" w:author="Bruno Sanchez-Andrade Nuno" w:date="2012-08-15T16:52:00Z">
            <w:r>
              <w:rPr>
                <w:noProof/>
              </w:rPr>
              <w:t>Council of Scientific Advisors</w:t>
            </w:r>
            <w:r>
              <w:rPr>
                <w:noProof/>
              </w:rPr>
              <w:tab/>
            </w:r>
            <w:r>
              <w:rPr>
                <w:noProof/>
              </w:rPr>
              <w:fldChar w:fldCharType="begin"/>
            </w:r>
            <w:r>
              <w:rPr>
                <w:noProof/>
              </w:rPr>
              <w:instrText xml:space="preserve"> PAGEREF _Toc206668852 \h </w:instrText>
            </w:r>
          </w:ins>
          <w:r>
            <w:rPr>
              <w:noProof/>
            </w:rPr>
          </w:r>
          <w:r>
            <w:rPr>
              <w:noProof/>
            </w:rPr>
            <w:fldChar w:fldCharType="separate"/>
          </w:r>
          <w:ins w:id="41" w:author="Bruno Sanchez-Andrade Nuno" w:date="2012-08-15T16:52:00Z">
            <w:r>
              <w:rPr>
                <w:noProof/>
              </w:rPr>
              <w:t>4</w:t>
            </w:r>
            <w:r>
              <w:rPr>
                <w:noProof/>
              </w:rPr>
              <w:fldChar w:fldCharType="end"/>
            </w:r>
          </w:ins>
        </w:p>
        <w:p w14:paraId="4BED6958" w14:textId="77777777" w:rsidR="00621779" w:rsidRDefault="00621779">
          <w:pPr>
            <w:pStyle w:val="TOC2"/>
            <w:tabs>
              <w:tab w:val="right" w:leader="dot" w:pos="8630"/>
            </w:tabs>
            <w:rPr>
              <w:ins w:id="42" w:author="Bruno Sanchez-Andrade Nuno" w:date="2012-08-15T16:52:00Z"/>
              <w:rFonts w:asciiTheme="minorHAnsi" w:hAnsiTheme="minorHAnsi" w:cstheme="minorBidi"/>
              <w:b w:val="0"/>
              <w:noProof/>
              <w:sz w:val="24"/>
              <w:szCs w:val="24"/>
            </w:rPr>
          </w:pPr>
          <w:ins w:id="43" w:author="Bruno Sanchez-Andrade Nuno" w:date="2012-08-15T16:52:00Z">
            <w:r>
              <w:rPr>
                <w:noProof/>
              </w:rPr>
              <w:t>GAIN Staff</w:t>
            </w:r>
            <w:r>
              <w:rPr>
                <w:noProof/>
              </w:rPr>
              <w:tab/>
            </w:r>
            <w:r>
              <w:rPr>
                <w:noProof/>
              </w:rPr>
              <w:fldChar w:fldCharType="begin"/>
            </w:r>
            <w:r>
              <w:rPr>
                <w:noProof/>
              </w:rPr>
              <w:instrText xml:space="preserve"> PAGEREF _Toc206668853 \h </w:instrText>
            </w:r>
          </w:ins>
          <w:r>
            <w:rPr>
              <w:noProof/>
            </w:rPr>
          </w:r>
          <w:r>
            <w:rPr>
              <w:noProof/>
            </w:rPr>
            <w:fldChar w:fldCharType="separate"/>
          </w:r>
          <w:ins w:id="44" w:author="Bruno Sanchez-Andrade Nuno" w:date="2012-08-15T16:52:00Z">
            <w:r>
              <w:rPr>
                <w:noProof/>
              </w:rPr>
              <w:t>5</w:t>
            </w:r>
            <w:r>
              <w:rPr>
                <w:noProof/>
              </w:rPr>
              <w:fldChar w:fldCharType="end"/>
            </w:r>
          </w:ins>
        </w:p>
        <w:p w14:paraId="6DEF382C" w14:textId="77777777" w:rsidR="00621779" w:rsidRDefault="00621779">
          <w:pPr>
            <w:pStyle w:val="TOC1"/>
            <w:rPr>
              <w:ins w:id="45" w:author="Bruno Sanchez-Andrade Nuno" w:date="2012-08-15T16:52:00Z"/>
              <w:rFonts w:asciiTheme="minorHAnsi" w:hAnsiTheme="minorHAnsi" w:cstheme="minorBidi"/>
              <w:b w:val="0"/>
              <w:color w:val="auto"/>
              <w:sz w:val="24"/>
              <w:szCs w:val="24"/>
            </w:rPr>
          </w:pPr>
          <w:ins w:id="46" w:author="Bruno Sanchez-Andrade Nuno" w:date="2012-08-15T16:52:00Z">
            <w:r w:rsidRPr="00297D2F">
              <w:rPr>
                <w:color w:val="1C354C"/>
              </w:rPr>
              <w:t>Mission for the Index</w:t>
            </w:r>
            <w:r>
              <w:tab/>
            </w:r>
            <w:r>
              <w:fldChar w:fldCharType="begin"/>
            </w:r>
            <w:r>
              <w:instrText xml:space="preserve"> PAGEREF _Toc206668854 \h </w:instrText>
            </w:r>
          </w:ins>
          <w:r>
            <w:fldChar w:fldCharType="separate"/>
          </w:r>
          <w:ins w:id="47" w:author="Bruno Sanchez-Andrade Nuno" w:date="2012-08-15T16:52:00Z">
            <w:r>
              <w:t>6</w:t>
            </w:r>
            <w:r>
              <w:fldChar w:fldCharType="end"/>
            </w:r>
          </w:ins>
        </w:p>
        <w:p w14:paraId="0D4ADCB5" w14:textId="77777777" w:rsidR="00621779" w:rsidRDefault="00621779">
          <w:pPr>
            <w:pStyle w:val="TOC2"/>
            <w:tabs>
              <w:tab w:val="right" w:leader="dot" w:pos="8630"/>
            </w:tabs>
            <w:rPr>
              <w:ins w:id="48" w:author="Bruno Sanchez-Andrade Nuno" w:date="2012-08-15T16:52:00Z"/>
              <w:rFonts w:asciiTheme="minorHAnsi" w:hAnsiTheme="minorHAnsi" w:cstheme="minorBidi"/>
              <w:b w:val="0"/>
              <w:noProof/>
              <w:sz w:val="24"/>
              <w:szCs w:val="24"/>
            </w:rPr>
          </w:pPr>
          <w:ins w:id="49" w:author="Bruno Sanchez-Andrade Nuno" w:date="2012-08-15T16:52:00Z">
            <w:r>
              <w:rPr>
                <w:noProof/>
              </w:rPr>
              <w:t>What Makes The GAIN Index Unique?</w:t>
            </w:r>
            <w:r>
              <w:rPr>
                <w:noProof/>
              </w:rPr>
              <w:tab/>
            </w:r>
            <w:r>
              <w:rPr>
                <w:noProof/>
              </w:rPr>
              <w:fldChar w:fldCharType="begin"/>
            </w:r>
            <w:r>
              <w:rPr>
                <w:noProof/>
              </w:rPr>
              <w:instrText xml:space="preserve"> PAGEREF _Toc206668855 \h </w:instrText>
            </w:r>
          </w:ins>
          <w:r>
            <w:rPr>
              <w:noProof/>
            </w:rPr>
          </w:r>
          <w:r>
            <w:rPr>
              <w:noProof/>
            </w:rPr>
            <w:fldChar w:fldCharType="separate"/>
          </w:r>
          <w:ins w:id="50" w:author="Bruno Sanchez-Andrade Nuno" w:date="2012-08-15T16:52:00Z">
            <w:r>
              <w:rPr>
                <w:noProof/>
              </w:rPr>
              <w:t>6</w:t>
            </w:r>
            <w:r>
              <w:rPr>
                <w:noProof/>
              </w:rPr>
              <w:fldChar w:fldCharType="end"/>
            </w:r>
          </w:ins>
        </w:p>
        <w:p w14:paraId="0C01D4D0" w14:textId="77777777" w:rsidR="00621779" w:rsidRDefault="00621779">
          <w:pPr>
            <w:pStyle w:val="TOC1"/>
            <w:rPr>
              <w:ins w:id="51" w:author="Bruno Sanchez-Andrade Nuno" w:date="2012-08-15T16:52:00Z"/>
              <w:rFonts w:asciiTheme="minorHAnsi" w:hAnsiTheme="minorHAnsi" w:cstheme="minorBidi"/>
              <w:b w:val="0"/>
              <w:color w:val="auto"/>
              <w:sz w:val="24"/>
              <w:szCs w:val="24"/>
            </w:rPr>
          </w:pPr>
          <w:ins w:id="52" w:author="Bruno Sanchez-Andrade Nuno" w:date="2012-08-15T16:52:00Z">
            <w:r>
              <w:t>The consultation process</w:t>
            </w:r>
            <w:r>
              <w:tab/>
            </w:r>
            <w:r>
              <w:fldChar w:fldCharType="begin"/>
            </w:r>
            <w:r>
              <w:instrText xml:space="preserve"> PAGEREF _Toc206668856 \h </w:instrText>
            </w:r>
          </w:ins>
          <w:r>
            <w:fldChar w:fldCharType="separate"/>
          </w:r>
          <w:ins w:id="53" w:author="Bruno Sanchez-Andrade Nuno" w:date="2012-08-15T16:52:00Z">
            <w:r>
              <w:t>7</w:t>
            </w:r>
            <w:r>
              <w:fldChar w:fldCharType="end"/>
            </w:r>
          </w:ins>
        </w:p>
        <w:p w14:paraId="3D4DE6DC" w14:textId="77777777" w:rsidR="00621779" w:rsidRDefault="00621779">
          <w:pPr>
            <w:pStyle w:val="TOC1"/>
            <w:rPr>
              <w:ins w:id="54" w:author="Bruno Sanchez-Andrade Nuno" w:date="2012-08-15T16:52:00Z"/>
              <w:rFonts w:asciiTheme="minorHAnsi" w:hAnsiTheme="minorHAnsi" w:cstheme="minorBidi"/>
              <w:b w:val="0"/>
              <w:color w:val="auto"/>
              <w:sz w:val="24"/>
              <w:szCs w:val="24"/>
            </w:rPr>
          </w:pPr>
          <w:ins w:id="55" w:author="Bruno Sanchez-Andrade Nuno" w:date="2012-08-15T16:52:00Z">
            <w:r w:rsidRPr="00297D2F">
              <w:t>Summary of 2012 Changes</w:t>
            </w:r>
            <w:r>
              <w:tab/>
            </w:r>
            <w:r>
              <w:fldChar w:fldCharType="begin"/>
            </w:r>
            <w:r>
              <w:instrText xml:space="preserve"> PAGEREF _Toc206668857 \h </w:instrText>
            </w:r>
          </w:ins>
          <w:r>
            <w:fldChar w:fldCharType="separate"/>
          </w:r>
          <w:ins w:id="56" w:author="Bruno Sanchez-Andrade Nuno" w:date="2012-08-15T16:52:00Z">
            <w:r>
              <w:t>8</w:t>
            </w:r>
            <w:r>
              <w:fldChar w:fldCharType="end"/>
            </w:r>
          </w:ins>
        </w:p>
        <w:p w14:paraId="709E61B5" w14:textId="77777777" w:rsidR="00621779" w:rsidRDefault="00621779">
          <w:pPr>
            <w:pStyle w:val="TOC2"/>
            <w:tabs>
              <w:tab w:val="right" w:leader="dot" w:pos="8630"/>
            </w:tabs>
            <w:rPr>
              <w:ins w:id="57" w:author="Bruno Sanchez-Andrade Nuno" w:date="2012-08-15T16:52:00Z"/>
              <w:rFonts w:asciiTheme="minorHAnsi" w:hAnsiTheme="minorHAnsi" w:cstheme="minorBidi"/>
              <w:b w:val="0"/>
              <w:noProof/>
              <w:sz w:val="24"/>
              <w:szCs w:val="24"/>
            </w:rPr>
          </w:pPr>
          <w:ins w:id="58" w:author="Bruno Sanchez-Andrade Nuno" w:date="2012-08-15T16:52:00Z">
            <w:r w:rsidRPr="00297D2F">
              <w:rPr>
                <w:noProof/>
                <w:color w:val="192C43"/>
              </w:rPr>
              <w:t>Feedback: Year 1</w:t>
            </w:r>
            <w:r>
              <w:rPr>
                <w:noProof/>
              </w:rPr>
              <w:tab/>
            </w:r>
            <w:r>
              <w:rPr>
                <w:noProof/>
              </w:rPr>
              <w:fldChar w:fldCharType="begin"/>
            </w:r>
            <w:r>
              <w:rPr>
                <w:noProof/>
              </w:rPr>
              <w:instrText xml:space="preserve"> PAGEREF _Toc206668858 \h </w:instrText>
            </w:r>
          </w:ins>
          <w:r>
            <w:rPr>
              <w:noProof/>
            </w:rPr>
          </w:r>
          <w:r>
            <w:rPr>
              <w:noProof/>
            </w:rPr>
            <w:fldChar w:fldCharType="separate"/>
          </w:r>
          <w:ins w:id="59" w:author="Bruno Sanchez-Andrade Nuno" w:date="2012-08-15T16:52:00Z">
            <w:r>
              <w:rPr>
                <w:noProof/>
              </w:rPr>
              <w:t>8</w:t>
            </w:r>
            <w:r>
              <w:rPr>
                <w:noProof/>
              </w:rPr>
              <w:fldChar w:fldCharType="end"/>
            </w:r>
          </w:ins>
        </w:p>
        <w:p w14:paraId="07174A27" w14:textId="77777777" w:rsidR="00621779" w:rsidRDefault="00621779">
          <w:pPr>
            <w:pStyle w:val="TOC3"/>
            <w:tabs>
              <w:tab w:val="right" w:leader="dot" w:pos="8630"/>
            </w:tabs>
            <w:rPr>
              <w:ins w:id="60" w:author="Bruno Sanchez-Andrade Nuno" w:date="2012-08-15T16:52:00Z"/>
              <w:rFonts w:asciiTheme="minorHAnsi" w:hAnsiTheme="minorHAnsi" w:cstheme="minorBidi"/>
              <w:noProof/>
              <w:sz w:val="24"/>
              <w:szCs w:val="24"/>
            </w:rPr>
          </w:pPr>
          <w:ins w:id="61" w:author="Bruno Sanchez-Andrade Nuno" w:date="2012-08-15T16:52:00Z">
            <w:r w:rsidRPr="00297D2F">
              <w:rPr>
                <w:noProof/>
                <w:color w:val="192C43"/>
              </w:rPr>
              <w:t>GAIN Index Website Analytics</w:t>
            </w:r>
            <w:r>
              <w:rPr>
                <w:noProof/>
              </w:rPr>
              <w:tab/>
            </w:r>
            <w:r>
              <w:rPr>
                <w:noProof/>
              </w:rPr>
              <w:fldChar w:fldCharType="begin"/>
            </w:r>
            <w:r>
              <w:rPr>
                <w:noProof/>
              </w:rPr>
              <w:instrText xml:space="preserve"> PAGEREF _Toc206668859 \h </w:instrText>
            </w:r>
          </w:ins>
          <w:r>
            <w:rPr>
              <w:noProof/>
            </w:rPr>
          </w:r>
          <w:r>
            <w:rPr>
              <w:noProof/>
            </w:rPr>
            <w:fldChar w:fldCharType="separate"/>
          </w:r>
          <w:ins w:id="62" w:author="Bruno Sanchez-Andrade Nuno" w:date="2012-08-15T16:52:00Z">
            <w:r>
              <w:rPr>
                <w:noProof/>
              </w:rPr>
              <w:t>8</w:t>
            </w:r>
            <w:r>
              <w:rPr>
                <w:noProof/>
              </w:rPr>
              <w:fldChar w:fldCharType="end"/>
            </w:r>
          </w:ins>
        </w:p>
        <w:p w14:paraId="23847523" w14:textId="77777777" w:rsidR="00621779" w:rsidRDefault="00621779">
          <w:pPr>
            <w:pStyle w:val="TOC3"/>
            <w:tabs>
              <w:tab w:val="right" w:leader="dot" w:pos="8630"/>
            </w:tabs>
            <w:rPr>
              <w:ins w:id="63" w:author="Bruno Sanchez-Andrade Nuno" w:date="2012-08-15T16:52:00Z"/>
              <w:rFonts w:asciiTheme="minorHAnsi" w:hAnsiTheme="minorHAnsi" w:cstheme="minorBidi"/>
              <w:noProof/>
              <w:sz w:val="24"/>
              <w:szCs w:val="24"/>
            </w:rPr>
          </w:pPr>
          <w:ins w:id="64" w:author="Bruno Sanchez-Andrade Nuno" w:date="2012-08-15T16:52:00Z">
            <w:r w:rsidRPr="00297D2F">
              <w:rPr>
                <w:noProof/>
                <w:color w:val="192C43"/>
              </w:rPr>
              <w:t>Presentations</w:t>
            </w:r>
            <w:r>
              <w:rPr>
                <w:noProof/>
              </w:rPr>
              <w:tab/>
            </w:r>
            <w:r>
              <w:rPr>
                <w:noProof/>
              </w:rPr>
              <w:fldChar w:fldCharType="begin"/>
            </w:r>
            <w:r>
              <w:rPr>
                <w:noProof/>
              </w:rPr>
              <w:instrText xml:space="preserve"> PAGEREF _Toc206668860 \h </w:instrText>
            </w:r>
          </w:ins>
          <w:r>
            <w:rPr>
              <w:noProof/>
            </w:rPr>
          </w:r>
          <w:r>
            <w:rPr>
              <w:noProof/>
            </w:rPr>
            <w:fldChar w:fldCharType="separate"/>
          </w:r>
          <w:ins w:id="65" w:author="Bruno Sanchez-Andrade Nuno" w:date="2012-08-15T16:52:00Z">
            <w:r>
              <w:rPr>
                <w:noProof/>
              </w:rPr>
              <w:t>11</w:t>
            </w:r>
            <w:r>
              <w:rPr>
                <w:noProof/>
              </w:rPr>
              <w:fldChar w:fldCharType="end"/>
            </w:r>
          </w:ins>
        </w:p>
        <w:p w14:paraId="2B8E97AF" w14:textId="77777777" w:rsidR="00621779" w:rsidRDefault="00621779">
          <w:pPr>
            <w:pStyle w:val="TOC3"/>
            <w:tabs>
              <w:tab w:val="right" w:leader="dot" w:pos="8630"/>
            </w:tabs>
            <w:rPr>
              <w:ins w:id="66" w:author="Bruno Sanchez-Andrade Nuno" w:date="2012-08-15T16:52:00Z"/>
              <w:rFonts w:asciiTheme="minorHAnsi" w:hAnsiTheme="minorHAnsi" w:cstheme="minorBidi"/>
              <w:noProof/>
              <w:sz w:val="24"/>
              <w:szCs w:val="24"/>
            </w:rPr>
          </w:pPr>
          <w:ins w:id="67" w:author="Bruno Sanchez-Andrade Nuno" w:date="2012-08-15T16:52:00Z">
            <w:r w:rsidRPr="00297D2F">
              <w:rPr>
                <w:noProof/>
                <w:color w:val="192C43"/>
              </w:rPr>
              <w:t>Email and Personal Feedback</w:t>
            </w:r>
            <w:r>
              <w:rPr>
                <w:noProof/>
              </w:rPr>
              <w:tab/>
            </w:r>
            <w:r>
              <w:rPr>
                <w:noProof/>
              </w:rPr>
              <w:fldChar w:fldCharType="begin"/>
            </w:r>
            <w:r>
              <w:rPr>
                <w:noProof/>
              </w:rPr>
              <w:instrText xml:space="preserve"> PAGEREF _Toc206668861 \h </w:instrText>
            </w:r>
          </w:ins>
          <w:r>
            <w:rPr>
              <w:noProof/>
            </w:rPr>
          </w:r>
          <w:r>
            <w:rPr>
              <w:noProof/>
            </w:rPr>
            <w:fldChar w:fldCharType="separate"/>
          </w:r>
          <w:ins w:id="68" w:author="Bruno Sanchez-Andrade Nuno" w:date="2012-08-15T16:52:00Z">
            <w:r>
              <w:rPr>
                <w:noProof/>
              </w:rPr>
              <w:t>12</w:t>
            </w:r>
            <w:r>
              <w:rPr>
                <w:noProof/>
              </w:rPr>
              <w:fldChar w:fldCharType="end"/>
            </w:r>
          </w:ins>
        </w:p>
        <w:p w14:paraId="185DD17E" w14:textId="77777777" w:rsidR="00621779" w:rsidRDefault="00621779">
          <w:pPr>
            <w:pStyle w:val="TOC2"/>
            <w:tabs>
              <w:tab w:val="right" w:leader="dot" w:pos="8630"/>
            </w:tabs>
            <w:rPr>
              <w:ins w:id="69" w:author="Bruno Sanchez-Andrade Nuno" w:date="2012-08-15T16:52:00Z"/>
              <w:rFonts w:asciiTheme="minorHAnsi" w:hAnsiTheme="minorHAnsi" w:cstheme="minorBidi"/>
              <w:b w:val="0"/>
              <w:noProof/>
              <w:sz w:val="24"/>
              <w:szCs w:val="24"/>
            </w:rPr>
          </w:pPr>
          <w:ins w:id="70" w:author="Bruno Sanchez-Andrade Nuno" w:date="2012-08-15T16:52:00Z">
            <w:r w:rsidRPr="00297D2F">
              <w:rPr>
                <w:noProof/>
              </w:rPr>
              <w:t>GAIN Index 2012</w:t>
            </w:r>
            <w:r>
              <w:rPr>
                <w:noProof/>
              </w:rPr>
              <w:tab/>
            </w:r>
            <w:r>
              <w:rPr>
                <w:noProof/>
              </w:rPr>
              <w:fldChar w:fldCharType="begin"/>
            </w:r>
            <w:r>
              <w:rPr>
                <w:noProof/>
              </w:rPr>
              <w:instrText xml:space="preserve"> PAGEREF _Toc206668862 \h </w:instrText>
            </w:r>
          </w:ins>
          <w:r>
            <w:rPr>
              <w:noProof/>
            </w:rPr>
          </w:r>
          <w:r>
            <w:rPr>
              <w:noProof/>
            </w:rPr>
            <w:fldChar w:fldCharType="separate"/>
          </w:r>
          <w:ins w:id="71" w:author="Bruno Sanchez-Andrade Nuno" w:date="2012-08-15T16:52:00Z">
            <w:r>
              <w:rPr>
                <w:noProof/>
              </w:rPr>
              <w:t>12</w:t>
            </w:r>
            <w:r>
              <w:rPr>
                <w:noProof/>
              </w:rPr>
              <w:fldChar w:fldCharType="end"/>
            </w:r>
          </w:ins>
        </w:p>
        <w:p w14:paraId="623A9C19" w14:textId="77777777" w:rsidR="00621779" w:rsidRDefault="00621779">
          <w:pPr>
            <w:pStyle w:val="TOC3"/>
            <w:tabs>
              <w:tab w:val="right" w:leader="dot" w:pos="8630"/>
            </w:tabs>
            <w:rPr>
              <w:ins w:id="72" w:author="Bruno Sanchez-Andrade Nuno" w:date="2012-08-15T16:52:00Z"/>
              <w:rFonts w:asciiTheme="minorHAnsi" w:hAnsiTheme="minorHAnsi" w:cstheme="minorBidi"/>
              <w:noProof/>
              <w:sz w:val="24"/>
              <w:szCs w:val="24"/>
            </w:rPr>
          </w:pPr>
          <w:ins w:id="73" w:author="Bruno Sanchez-Andrade Nuno" w:date="2012-08-15T16:52:00Z">
            <w:r>
              <w:rPr>
                <w:noProof/>
              </w:rPr>
              <w:t>Changes in the code</w:t>
            </w:r>
            <w:r>
              <w:rPr>
                <w:noProof/>
              </w:rPr>
              <w:tab/>
            </w:r>
            <w:r>
              <w:rPr>
                <w:noProof/>
              </w:rPr>
              <w:fldChar w:fldCharType="begin"/>
            </w:r>
            <w:r>
              <w:rPr>
                <w:noProof/>
              </w:rPr>
              <w:instrText xml:space="preserve"> PAGEREF _Toc206668863 \h </w:instrText>
            </w:r>
          </w:ins>
          <w:r>
            <w:rPr>
              <w:noProof/>
            </w:rPr>
          </w:r>
          <w:r>
            <w:rPr>
              <w:noProof/>
            </w:rPr>
            <w:fldChar w:fldCharType="separate"/>
          </w:r>
          <w:ins w:id="74" w:author="Bruno Sanchez-Andrade Nuno" w:date="2012-08-15T16:52:00Z">
            <w:r>
              <w:rPr>
                <w:noProof/>
              </w:rPr>
              <w:t>13</w:t>
            </w:r>
            <w:r>
              <w:rPr>
                <w:noProof/>
              </w:rPr>
              <w:fldChar w:fldCharType="end"/>
            </w:r>
          </w:ins>
        </w:p>
        <w:p w14:paraId="7D83564D" w14:textId="77777777" w:rsidR="00621779" w:rsidRDefault="00621779">
          <w:pPr>
            <w:pStyle w:val="TOC3"/>
            <w:tabs>
              <w:tab w:val="right" w:leader="dot" w:pos="8630"/>
            </w:tabs>
            <w:rPr>
              <w:ins w:id="75" w:author="Bruno Sanchez-Andrade Nuno" w:date="2012-08-15T16:52:00Z"/>
              <w:rFonts w:asciiTheme="minorHAnsi" w:hAnsiTheme="minorHAnsi" w:cstheme="minorBidi"/>
              <w:noProof/>
              <w:sz w:val="24"/>
              <w:szCs w:val="24"/>
            </w:rPr>
          </w:pPr>
          <w:ins w:id="76" w:author="Bruno Sanchez-Andrade Nuno" w:date="2012-08-15T16:52:00Z">
            <w:r>
              <w:rPr>
                <w:noProof/>
              </w:rPr>
              <w:t>Re-sourced data</w:t>
            </w:r>
            <w:r>
              <w:rPr>
                <w:noProof/>
              </w:rPr>
              <w:tab/>
            </w:r>
            <w:r>
              <w:rPr>
                <w:noProof/>
              </w:rPr>
              <w:fldChar w:fldCharType="begin"/>
            </w:r>
            <w:r>
              <w:rPr>
                <w:noProof/>
              </w:rPr>
              <w:instrText xml:space="preserve"> PAGEREF _Toc206668864 \h </w:instrText>
            </w:r>
          </w:ins>
          <w:r>
            <w:rPr>
              <w:noProof/>
            </w:rPr>
          </w:r>
          <w:r>
            <w:rPr>
              <w:noProof/>
            </w:rPr>
            <w:fldChar w:fldCharType="separate"/>
          </w:r>
          <w:ins w:id="77" w:author="Bruno Sanchez-Andrade Nuno" w:date="2012-08-15T16:52:00Z">
            <w:r>
              <w:rPr>
                <w:noProof/>
              </w:rPr>
              <w:t>13</w:t>
            </w:r>
            <w:r>
              <w:rPr>
                <w:noProof/>
              </w:rPr>
              <w:fldChar w:fldCharType="end"/>
            </w:r>
          </w:ins>
        </w:p>
        <w:p w14:paraId="3292C567" w14:textId="77777777" w:rsidR="00621779" w:rsidRDefault="00621779">
          <w:pPr>
            <w:pStyle w:val="TOC3"/>
            <w:tabs>
              <w:tab w:val="right" w:leader="dot" w:pos="8630"/>
            </w:tabs>
            <w:rPr>
              <w:ins w:id="78" w:author="Bruno Sanchez-Andrade Nuno" w:date="2012-08-15T16:52:00Z"/>
              <w:rFonts w:asciiTheme="minorHAnsi" w:hAnsiTheme="minorHAnsi" w:cstheme="minorBidi"/>
              <w:noProof/>
              <w:sz w:val="24"/>
              <w:szCs w:val="24"/>
            </w:rPr>
          </w:pPr>
          <w:ins w:id="79" w:author="Bruno Sanchez-Andrade Nuno" w:date="2012-08-15T16:52:00Z">
            <w:r>
              <w:rPr>
                <w:noProof/>
              </w:rPr>
              <w:t>Tolerance for Missing Numbers</w:t>
            </w:r>
            <w:r>
              <w:rPr>
                <w:noProof/>
              </w:rPr>
              <w:tab/>
            </w:r>
            <w:r>
              <w:rPr>
                <w:noProof/>
              </w:rPr>
              <w:fldChar w:fldCharType="begin"/>
            </w:r>
            <w:r>
              <w:rPr>
                <w:noProof/>
              </w:rPr>
              <w:instrText xml:space="preserve"> PAGEREF _Toc206668865 \h </w:instrText>
            </w:r>
          </w:ins>
          <w:r>
            <w:rPr>
              <w:noProof/>
            </w:rPr>
          </w:r>
          <w:r>
            <w:rPr>
              <w:noProof/>
            </w:rPr>
            <w:fldChar w:fldCharType="separate"/>
          </w:r>
          <w:ins w:id="80" w:author="Bruno Sanchez-Andrade Nuno" w:date="2012-08-15T16:52:00Z">
            <w:r>
              <w:rPr>
                <w:noProof/>
              </w:rPr>
              <w:t>13</w:t>
            </w:r>
            <w:r>
              <w:rPr>
                <w:noProof/>
              </w:rPr>
              <w:fldChar w:fldCharType="end"/>
            </w:r>
          </w:ins>
        </w:p>
        <w:p w14:paraId="43ABDCF4" w14:textId="77777777" w:rsidR="00621779" w:rsidRDefault="00621779">
          <w:pPr>
            <w:pStyle w:val="TOC3"/>
            <w:tabs>
              <w:tab w:val="right" w:leader="dot" w:pos="8630"/>
            </w:tabs>
            <w:rPr>
              <w:ins w:id="81" w:author="Bruno Sanchez-Andrade Nuno" w:date="2012-08-15T16:52:00Z"/>
              <w:rFonts w:asciiTheme="minorHAnsi" w:hAnsiTheme="minorHAnsi" w:cstheme="minorBidi"/>
              <w:noProof/>
              <w:sz w:val="24"/>
              <w:szCs w:val="24"/>
            </w:rPr>
          </w:pPr>
          <w:ins w:id="82" w:author="Bruno Sanchez-Andrade Nuno" w:date="2012-08-15T16:52:00Z">
            <w:r w:rsidRPr="00297D2F">
              <w:rPr>
                <w:noProof/>
                <w:color w:val="192C43"/>
              </w:rPr>
              <w:t>Preliminary Ranking</w:t>
            </w:r>
            <w:r>
              <w:rPr>
                <w:noProof/>
              </w:rPr>
              <w:tab/>
            </w:r>
            <w:r>
              <w:rPr>
                <w:noProof/>
              </w:rPr>
              <w:fldChar w:fldCharType="begin"/>
            </w:r>
            <w:r>
              <w:rPr>
                <w:noProof/>
              </w:rPr>
              <w:instrText xml:space="preserve"> PAGEREF _Toc206668866 \h </w:instrText>
            </w:r>
          </w:ins>
          <w:r>
            <w:rPr>
              <w:noProof/>
            </w:rPr>
          </w:r>
          <w:r>
            <w:rPr>
              <w:noProof/>
            </w:rPr>
            <w:fldChar w:fldCharType="separate"/>
          </w:r>
          <w:ins w:id="83" w:author="Bruno Sanchez-Andrade Nuno" w:date="2012-08-15T16:52:00Z">
            <w:r>
              <w:rPr>
                <w:noProof/>
              </w:rPr>
              <w:t>14</w:t>
            </w:r>
            <w:r>
              <w:rPr>
                <w:noProof/>
              </w:rPr>
              <w:fldChar w:fldCharType="end"/>
            </w:r>
          </w:ins>
        </w:p>
        <w:p w14:paraId="334862FE" w14:textId="77777777" w:rsidR="00621779" w:rsidRDefault="00621779">
          <w:pPr>
            <w:pStyle w:val="TOC3"/>
            <w:tabs>
              <w:tab w:val="right" w:leader="dot" w:pos="8630"/>
            </w:tabs>
            <w:rPr>
              <w:ins w:id="84" w:author="Bruno Sanchez-Andrade Nuno" w:date="2012-08-15T16:52:00Z"/>
              <w:rFonts w:asciiTheme="minorHAnsi" w:hAnsiTheme="minorHAnsi" w:cstheme="minorBidi"/>
              <w:noProof/>
              <w:sz w:val="24"/>
              <w:szCs w:val="24"/>
            </w:rPr>
          </w:pPr>
          <w:ins w:id="85" w:author="Bruno Sanchez-Andrade Nuno" w:date="2012-08-15T16:52:00Z">
            <w:r>
              <w:rPr>
                <w:noProof/>
              </w:rPr>
              <w:t>Differences in the Score for 2010</w:t>
            </w:r>
            <w:r>
              <w:rPr>
                <w:noProof/>
              </w:rPr>
              <w:tab/>
            </w:r>
            <w:r>
              <w:rPr>
                <w:noProof/>
              </w:rPr>
              <w:fldChar w:fldCharType="begin"/>
            </w:r>
            <w:r>
              <w:rPr>
                <w:noProof/>
              </w:rPr>
              <w:instrText xml:space="preserve"> PAGEREF _Toc206668867 \h </w:instrText>
            </w:r>
          </w:ins>
          <w:r>
            <w:rPr>
              <w:noProof/>
            </w:rPr>
          </w:r>
          <w:r>
            <w:rPr>
              <w:noProof/>
            </w:rPr>
            <w:fldChar w:fldCharType="separate"/>
          </w:r>
          <w:ins w:id="86" w:author="Bruno Sanchez-Andrade Nuno" w:date="2012-08-15T16:52:00Z">
            <w:r>
              <w:rPr>
                <w:noProof/>
              </w:rPr>
              <w:t>15</w:t>
            </w:r>
            <w:r>
              <w:rPr>
                <w:noProof/>
              </w:rPr>
              <w:fldChar w:fldCharType="end"/>
            </w:r>
          </w:ins>
        </w:p>
        <w:p w14:paraId="7B0A88C1" w14:textId="77777777" w:rsidR="00621779" w:rsidRDefault="00621779">
          <w:pPr>
            <w:pStyle w:val="TOC3"/>
            <w:tabs>
              <w:tab w:val="right" w:leader="dot" w:pos="8630"/>
            </w:tabs>
            <w:rPr>
              <w:ins w:id="87" w:author="Bruno Sanchez-Andrade Nuno" w:date="2012-08-15T16:52:00Z"/>
              <w:rFonts w:asciiTheme="minorHAnsi" w:hAnsiTheme="minorHAnsi" w:cstheme="minorBidi"/>
              <w:noProof/>
              <w:sz w:val="24"/>
              <w:szCs w:val="24"/>
            </w:rPr>
          </w:pPr>
          <w:ins w:id="88" w:author="Bruno Sanchez-Andrade Nuno" w:date="2012-08-15T16:52:00Z">
            <w:r>
              <w:rPr>
                <w:noProof/>
              </w:rPr>
              <w:t>GAIN 2012 Additional Measures</w:t>
            </w:r>
            <w:r>
              <w:rPr>
                <w:noProof/>
              </w:rPr>
              <w:tab/>
            </w:r>
            <w:r>
              <w:rPr>
                <w:noProof/>
              </w:rPr>
              <w:fldChar w:fldCharType="begin"/>
            </w:r>
            <w:r>
              <w:rPr>
                <w:noProof/>
              </w:rPr>
              <w:instrText xml:space="preserve"> PAGEREF _Toc206668868 \h </w:instrText>
            </w:r>
          </w:ins>
          <w:r>
            <w:rPr>
              <w:noProof/>
            </w:rPr>
          </w:r>
          <w:r>
            <w:rPr>
              <w:noProof/>
            </w:rPr>
            <w:fldChar w:fldCharType="separate"/>
          </w:r>
          <w:ins w:id="89" w:author="Bruno Sanchez-Andrade Nuno" w:date="2012-08-15T16:52:00Z">
            <w:r>
              <w:rPr>
                <w:noProof/>
              </w:rPr>
              <w:t>16</w:t>
            </w:r>
            <w:r>
              <w:rPr>
                <w:noProof/>
              </w:rPr>
              <w:fldChar w:fldCharType="end"/>
            </w:r>
          </w:ins>
        </w:p>
        <w:p w14:paraId="5E2D5630" w14:textId="77777777" w:rsidR="00621779" w:rsidRDefault="00621779">
          <w:pPr>
            <w:pStyle w:val="TOC2"/>
            <w:tabs>
              <w:tab w:val="right" w:leader="dot" w:pos="8630"/>
            </w:tabs>
            <w:rPr>
              <w:ins w:id="90" w:author="Bruno Sanchez-Andrade Nuno" w:date="2012-08-15T16:52:00Z"/>
              <w:rFonts w:asciiTheme="minorHAnsi" w:hAnsiTheme="minorHAnsi" w:cstheme="minorBidi"/>
              <w:b w:val="0"/>
              <w:noProof/>
              <w:sz w:val="24"/>
              <w:szCs w:val="24"/>
            </w:rPr>
          </w:pPr>
          <w:ins w:id="91" w:author="Bruno Sanchez-Andrade Nuno" w:date="2012-08-15T16:52:00Z">
            <w:r>
              <w:rPr>
                <w:noProof/>
              </w:rPr>
              <w:t>Specific Open Issues</w:t>
            </w:r>
            <w:r>
              <w:rPr>
                <w:noProof/>
              </w:rPr>
              <w:tab/>
            </w:r>
            <w:r>
              <w:rPr>
                <w:noProof/>
              </w:rPr>
              <w:fldChar w:fldCharType="begin"/>
            </w:r>
            <w:r>
              <w:rPr>
                <w:noProof/>
              </w:rPr>
              <w:instrText xml:space="preserve"> PAGEREF _Toc206668869 \h </w:instrText>
            </w:r>
          </w:ins>
          <w:r>
            <w:rPr>
              <w:noProof/>
            </w:rPr>
          </w:r>
          <w:r>
            <w:rPr>
              <w:noProof/>
            </w:rPr>
            <w:fldChar w:fldCharType="separate"/>
          </w:r>
          <w:ins w:id="92" w:author="Bruno Sanchez-Andrade Nuno" w:date="2012-08-15T16:52:00Z">
            <w:r>
              <w:rPr>
                <w:noProof/>
              </w:rPr>
              <w:t>16</w:t>
            </w:r>
            <w:r>
              <w:rPr>
                <w:noProof/>
              </w:rPr>
              <w:fldChar w:fldCharType="end"/>
            </w:r>
          </w:ins>
        </w:p>
        <w:p w14:paraId="0C5055DE" w14:textId="77777777" w:rsidR="00621779" w:rsidRDefault="00621779">
          <w:pPr>
            <w:pStyle w:val="TOC3"/>
            <w:tabs>
              <w:tab w:val="right" w:leader="dot" w:pos="8630"/>
            </w:tabs>
            <w:rPr>
              <w:ins w:id="93" w:author="Bruno Sanchez-Andrade Nuno" w:date="2012-08-15T16:52:00Z"/>
              <w:rFonts w:asciiTheme="minorHAnsi" w:hAnsiTheme="minorHAnsi" w:cstheme="minorBidi"/>
              <w:noProof/>
              <w:sz w:val="24"/>
              <w:szCs w:val="24"/>
            </w:rPr>
          </w:pPr>
          <w:ins w:id="94" w:author="Bruno Sanchez-Andrade Nuno" w:date="2012-08-15T16:52:00Z">
            <w:r>
              <w:rPr>
                <w:noProof/>
              </w:rPr>
              <w:t>Website update-upgrade</w:t>
            </w:r>
            <w:r>
              <w:rPr>
                <w:noProof/>
              </w:rPr>
              <w:tab/>
            </w:r>
            <w:r>
              <w:rPr>
                <w:noProof/>
              </w:rPr>
              <w:fldChar w:fldCharType="begin"/>
            </w:r>
            <w:r>
              <w:rPr>
                <w:noProof/>
              </w:rPr>
              <w:instrText xml:space="preserve"> PAGEREF _Toc206668870 \h </w:instrText>
            </w:r>
          </w:ins>
          <w:r>
            <w:rPr>
              <w:noProof/>
            </w:rPr>
          </w:r>
          <w:r>
            <w:rPr>
              <w:noProof/>
            </w:rPr>
            <w:fldChar w:fldCharType="separate"/>
          </w:r>
          <w:ins w:id="95" w:author="Bruno Sanchez-Andrade Nuno" w:date="2012-08-15T16:52:00Z">
            <w:r>
              <w:rPr>
                <w:noProof/>
              </w:rPr>
              <w:t>16</w:t>
            </w:r>
            <w:r>
              <w:rPr>
                <w:noProof/>
              </w:rPr>
              <w:fldChar w:fldCharType="end"/>
            </w:r>
          </w:ins>
        </w:p>
        <w:p w14:paraId="00FAE4BE" w14:textId="77777777" w:rsidR="00621779" w:rsidRDefault="00621779">
          <w:pPr>
            <w:pStyle w:val="TOC3"/>
            <w:tabs>
              <w:tab w:val="right" w:leader="dot" w:pos="8630"/>
            </w:tabs>
            <w:rPr>
              <w:ins w:id="96" w:author="Bruno Sanchez-Andrade Nuno" w:date="2012-08-15T16:52:00Z"/>
              <w:rFonts w:asciiTheme="minorHAnsi" w:hAnsiTheme="minorHAnsi" w:cstheme="minorBidi"/>
              <w:noProof/>
              <w:sz w:val="24"/>
              <w:szCs w:val="24"/>
            </w:rPr>
          </w:pPr>
          <w:ins w:id="97" w:author="Bruno Sanchez-Andrade Nuno" w:date="2012-08-15T16:52:00Z">
            <w:r>
              <w:rPr>
                <w:noProof/>
              </w:rPr>
              <w:t>Readiness Axis</w:t>
            </w:r>
            <w:r>
              <w:rPr>
                <w:noProof/>
              </w:rPr>
              <w:tab/>
            </w:r>
            <w:r>
              <w:rPr>
                <w:noProof/>
              </w:rPr>
              <w:fldChar w:fldCharType="begin"/>
            </w:r>
            <w:r>
              <w:rPr>
                <w:noProof/>
              </w:rPr>
              <w:instrText xml:space="preserve"> PAGEREF _Toc206668871 \h </w:instrText>
            </w:r>
          </w:ins>
          <w:r>
            <w:rPr>
              <w:noProof/>
            </w:rPr>
          </w:r>
          <w:r>
            <w:rPr>
              <w:noProof/>
            </w:rPr>
            <w:fldChar w:fldCharType="separate"/>
          </w:r>
          <w:ins w:id="98" w:author="Bruno Sanchez-Andrade Nuno" w:date="2012-08-15T16:52:00Z">
            <w:r>
              <w:rPr>
                <w:noProof/>
              </w:rPr>
              <w:t>16</w:t>
            </w:r>
            <w:r>
              <w:rPr>
                <w:noProof/>
              </w:rPr>
              <w:fldChar w:fldCharType="end"/>
            </w:r>
          </w:ins>
        </w:p>
        <w:p w14:paraId="3425FE41" w14:textId="77777777" w:rsidR="00621779" w:rsidRDefault="00621779">
          <w:pPr>
            <w:pStyle w:val="TOC2"/>
            <w:tabs>
              <w:tab w:val="right" w:leader="dot" w:pos="8630"/>
            </w:tabs>
            <w:rPr>
              <w:ins w:id="99" w:author="Bruno Sanchez-Andrade Nuno" w:date="2012-08-15T16:52:00Z"/>
              <w:rFonts w:asciiTheme="minorHAnsi" w:hAnsiTheme="minorHAnsi" w:cstheme="minorBidi"/>
              <w:b w:val="0"/>
              <w:noProof/>
              <w:sz w:val="24"/>
              <w:szCs w:val="24"/>
            </w:rPr>
          </w:pPr>
          <w:ins w:id="100" w:author="Bruno Sanchez-Andrade Nuno" w:date="2012-08-15T16:52:00Z">
            <w:r w:rsidRPr="00297D2F">
              <w:rPr>
                <w:noProof/>
              </w:rPr>
              <w:t>Complementary Activities of the Institute</w:t>
            </w:r>
            <w:r>
              <w:rPr>
                <w:noProof/>
              </w:rPr>
              <w:tab/>
            </w:r>
            <w:r>
              <w:rPr>
                <w:noProof/>
              </w:rPr>
              <w:fldChar w:fldCharType="begin"/>
            </w:r>
            <w:r>
              <w:rPr>
                <w:noProof/>
              </w:rPr>
              <w:instrText xml:space="preserve"> PAGEREF _Toc206668872 \h </w:instrText>
            </w:r>
          </w:ins>
          <w:r>
            <w:rPr>
              <w:noProof/>
            </w:rPr>
          </w:r>
          <w:r>
            <w:rPr>
              <w:noProof/>
            </w:rPr>
            <w:fldChar w:fldCharType="separate"/>
          </w:r>
          <w:ins w:id="101" w:author="Bruno Sanchez-Andrade Nuno" w:date="2012-08-15T16:52:00Z">
            <w:r>
              <w:rPr>
                <w:noProof/>
              </w:rPr>
              <w:t>17</w:t>
            </w:r>
            <w:r>
              <w:rPr>
                <w:noProof/>
              </w:rPr>
              <w:fldChar w:fldCharType="end"/>
            </w:r>
          </w:ins>
        </w:p>
        <w:p w14:paraId="7FFC5556" w14:textId="77777777" w:rsidR="0074244C" w:rsidRPr="00C91AB5" w:rsidRDefault="0074244C" w:rsidP="0074244C">
          <w:pPr>
            <w:rPr>
              <w:color w:val="192C43"/>
            </w:rPr>
          </w:pPr>
          <w:r w:rsidRPr="00C91AB5">
            <w:rPr>
              <w:rFonts w:asciiTheme="majorHAnsi" w:hAnsiTheme="majorHAnsi" w:cstheme="majorHAnsi"/>
              <w:b/>
              <w:bCs/>
              <w:noProof/>
              <w:color w:val="192C43"/>
            </w:rPr>
            <w:fldChar w:fldCharType="end"/>
          </w:r>
        </w:p>
      </w:sdtContent>
    </w:sdt>
    <w:p w14:paraId="14C91F34" w14:textId="77777777" w:rsidR="008721CC" w:rsidDel="003E7A10" w:rsidRDefault="008721CC" w:rsidP="00F34E4D">
      <w:pPr>
        <w:jc w:val="center"/>
        <w:rPr>
          <w:del w:id="102" w:author="Bruno Sanchez-Andrade Nuno" w:date="2012-08-13T19:43:00Z"/>
          <w:rFonts w:cstheme="majorHAnsi"/>
          <w:sz w:val="32"/>
          <w:szCs w:val="32"/>
        </w:rPr>
      </w:pPr>
    </w:p>
    <w:p w14:paraId="62071747" w14:textId="025FB01E" w:rsidR="00196AFF" w:rsidDel="003E7A10" w:rsidRDefault="00196AFF" w:rsidP="006E0F43">
      <w:pPr>
        <w:rPr>
          <w:del w:id="103" w:author="Bruno Sanchez-Andrade Nuno" w:date="2012-08-13T19:43:00Z"/>
        </w:rPr>
        <w:sectPr w:rsidR="00196AFF" w:rsidDel="003E7A10">
          <w:headerReference w:type="default" r:id="rId18"/>
          <w:type w:val="continuous"/>
          <w:pgSz w:w="12240" w:h="15840"/>
          <w:pgMar w:top="1440" w:right="1800" w:bottom="1170" w:left="1800" w:header="720" w:footer="720" w:gutter="0"/>
          <w:cols w:space="720"/>
          <w:titlePg/>
          <w:docGrid w:linePitch="360"/>
        </w:sectPr>
      </w:pPr>
    </w:p>
    <w:p w14:paraId="7F810534" w14:textId="77777777" w:rsidR="00AB17C7" w:rsidDel="003E7A10" w:rsidRDefault="00AB17C7">
      <w:pPr>
        <w:pStyle w:val="TOC2"/>
        <w:tabs>
          <w:tab w:val="right" w:leader="dot" w:pos="8630"/>
        </w:tabs>
        <w:rPr>
          <w:del w:id="104" w:author="Bruno Sanchez-Andrade Nuno" w:date="2012-08-13T19:43:00Z"/>
        </w:rPr>
      </w:pPr>
    </w:p>
    <w:p w14:paraId="713D4F3C" w14:textId="77777777" w:rsidR="008E3B03" w:rsidRPr="00C91AB5" w:rsidDel="003E7A10" w:rsidRDefault="008E3B03" w:rsidP="00AB17C7">
      <w:pPr>
        <w:pStyle w:val="Heading1"/>
        <w:rPr>
          <w:del w:id="105" w:author="Bruno Sanchez-Andrade Nuno" w:date="2012-08-13T19:43:00Z"/>
          <w:rFonts w:ascii="Georgia" w:eastAsiaTheme="minorEastAsia" w:hAnsi="Georgia" w:cs="Arial"/>
          <w:b/>
          <w:color w:val="192C43"/>
          <w:sz w:val="22"/>
          <w:szCs w:val="22"/>
        </w:rPr>
      </w:pPr>
      <w:bookmarkStart w:id="106" w:name="_Toc171734274"/>
    </w:p>
    <w:p w14:paraId="43C30D68" w14:textId="3E02888D" w:rsidR="00573147" w:rsidRPr="00C91AB5" w:rsidDel="003E7A10" w:rsidRDefault="00573147" w:rsidP="00573147">
      <w:pPr>
        <w:rPr>
          <w:del w:id="107" w:author="Bruno Sanchez-Andrade Nuno" w:date="2012-08-13T19:43:00Z"/>
          <w:color w:val="192C43"/>
        </w:rPr>
        <w:sectPr w:rsidR="00573147" w:rsidRPr="00C91AB5" w:rsidDel="003E7A10">
          <w:headerReference w:type="default" r:id="rId19"/>
          <w:type w:val="nextColumn"/>
          <w:pgSz w:w="12240" w:h="15840"/>
          <w:pgMar w:top="1440" w:right="1800" w:bottom="1440" w:left="1800" w:header="720" w:footer="720" w:gutter="0"/>
          <w:cols w:space="720"/>
          <w:docGrid w:linePitch="360"/>
        </w:sectPr>
      </w:pPr>
    </w:p>
    <w:p w14:paraId="627A4D13" w14:textId="023D6E9B" w:rsidR="00EF1265" w:rsidRDefault="00EF1265" w:rsidP="00AB17C7">
      <w:pPr>
        <w:pStyle w:val="Heading1"/>
        <w:rPr>
          <w:rFonts w:ascii="Georgia" w:hAnsi="Georgia"/>
          <w:b/>
          <w:color w:val="1C354C"/>
          <w:sz w:val="36"/>
          <w:szCs w:val="36"/>
        </w:rPr>
      </w:pPr>
      <w:del w:id="108" w:author="Bruno Sanchez-Andrade Nuno" w:date="2012-08-13T19:43:00Z">
        <w:r w:rsidDel="003E7A10">
          <w:rPr>
            <w:rFonts w:ascii="Georgia" w:hAnsi="Georgia"/>
            <w:b/>
            <w:color w:val="1C354C"/>
            <w:sz w:val="36"/>
            <w:szCs w:val="36"/>
          </w:rPr>
          <w:br w:type="page"/>
        </w:r>
      </w:del>
    </w:p>
    <w:p w14:paraId="48C19E98" w14:textId="77777777" w:rsidR="003E7A10" w:rsidRDefault="003E7A10">
      <w:pPr>
        <w:rPr>
          <w:ins w:id="109" w:author="Bruno Sanchez-Andrade Nuno" w:date="2012-08-13T19:43:00Z"/>
          <w:color w:val="192C43"/>
          <w:sz w:val="32"/>
          <w:szCs w:val="32"/>
        </w:rPr>
      </w:pPr>
      <w:bookmarkStart w:id="110" w:name="_Toc171734279"/>
      <w:bookmarkEnd w:id="106"/>
      <w:ins w:id="111" w:author="Bruno Sanchez-Andrade Nuno" w:date="2012-08-13T19:43:00Z">
        <w:r>
          <w:rPr>
            <w:color w:val="192C43"/>
            <w:sz w:val="32"/>
            <w:szCs w:val="32"/>
          </w:rPr>
          <w:br w:type="page"/>
        </w:r>
      </w:ins>
    </w:p>
    <w:p w14:paraId="20FCC71A" w14:textId="47BD6524" w:rsidR="00F15DA6" w:rsidRPr="00B614AF" w:rsidRDefault="002E2E2D">
      <w:pPr>
        <w:pStyle w:val="Heading2"/>
        <w:pPrChange w:id="112" w:author="Bruno Sanchez-Andrade Nuno" w:date="2012-08-14T12:49:00Z">
          <w:pPr/>
        </w:pPrChange>
      </w:pPr>
      <w:bookmarkStart w:id="113" w:name="_Toc206668851"/>
      <w:r>
        <w:lastRenderedPageBreak/>
        <w:t xml:space="preserve">GAIN </w:t>
      </w:r>
      <w:r w:rsidR="00F15DA6" w:rsidRPr="00B614AF">
        <w:t>Advisory Council</w:t>
      </w:r>
      <w:bookmarkEnd w:id="113"/>
      <w:r w:rsidR="00F15DA6" w:rsidRPr="00B614AF">
        <w:tab/>
      </w:r>
      <w:r w:rsidR="00F15DA6" w:rsidRPr="00B614AF">
        <w:tab/>
      </w:r>
      <w:r w:rsidR="00F15DA6" w:rsidRPr="00B614AF">
        <w:tab/>
      </w:r>
    </w:p>
    <w:p w14:paraId="556008A2" w14:textId="77777777" w:rsidR="003E7A10" w:rsidRDefault="003E7A10" w:rsidP="00F15DA6">
      <w:pPr>
        <w:tabs>
          <w:tab w:val="left" w:pos="7707"/>
        </w:tabs>
        <w:rPr>
          <w:ins w:id="114" w:author="Bruno Sanchez-Andrade Nuno" w:date="2012-08-13T19:44:00Z"/>
          <w:u w:val="single"/>
        </w:rPr>
        <w:sectPr w:rsidR="003E7A10" w:rsidSect="00493101">
          <w:pgSz w:w="12240" w:h="15840"/>
          <w:pgMar w:top="1440" w:right="1800" w:bottom="1440" w:left="1800" w:header="720" w:footer="720" w:gutter="0"/>
          <w:cols w:space="720"/>
          <w:titlePg/>
          <w:docGrid w:linePitch="360"/>
        </w:sectPr>
      </w:pPr>
    </w:p>
    <w:p w14:paraId="1C6EE7F8" w14:textId="091B43E6" w:rsidR="00F15DA6" w:rsidRPr="006C5085" w:rsidRDefault="00F15DA6" w:rsidP="00F15DA6">
      <w:pPr>
        <w:tabs>
          <w:tab w:val="left" w:pos="7707"/>
        </w:tabs>
        <w:rPr>
          <w:u w:val="single"/>
        </w:rPr>
      </w:pPr>
    </w:p>
    <w:p w14:paraId="518AF4BD" w14:textId="77777777" w:rsidR="003E7A10" w:rsidRDefault="003E7A10" w:rsidP="00F15DA6">
      <w:pPr>
        <w:tabs>
          <w:tab w:val="left" w:pos="7707"/>
        </w:tabs>
        <w:rPr>
          <w:ins w:id="115" w:author="Bruno Sanchez-Andrade Nuno" w:date="2012-08-13T19:44:00Z"/>
          <w:b/>
          <w:color w:val="1B2F36"/>
        </w:rPr>
        <w:sectPr w:rsidR="003E7A10" w:rsidSect="003E7A10">
          <w:type w:val="continuous"/>
          <w:pgSz w:w="12240" w:h="15840"/>
          <w:pgMar w:top="1440" w:right="1800" w:bottom="1440" w:left="1800" w:header="720" w:footer="720" w:gutter="0"/>
          <w:cols w:num="2" w:space="720"/>
          <w:titlePg/>
          <w:docGrid w:linePitch="360"/>
        </w:sectPr>
      </w:pPr>
    </w:p>
    <w:p w14:paraId="65C5DF6C" w14:textId="706D5E08" w:rsidR="00F15DA6" w:rsidRPr="003E36DE" w:rsidDel="007806A7" w:rsidRDefault="00F15DA6" w:rsidP="00F15DA6">
      <w:pPr>
        <w:tabs>
          <w:tab w:val="left" w:pos="7707"/>
        </w:tabs>
        <w:rPr>
          <w:del w:id="116" w:author="Bruno Sanchez-Andrade Nuno" w:date="2012-08-14T12:43:00Z"/>
          <w:b/>
          <w:color w:val="1B2F36"/>
        </w:rPr>
      </w:pPr>
      <w:del w:id="117" w:author="Bruno Sanchez-Andrade Nuno" w:date="2012-08-14T12:43:00Z">
        <w:r w:rsidRPr="003E36DE" w:rsidDel="007806A7">
          <w:rPr>
            <w:b/>
            <w:color w:val="1B2F36"/>
          </w:rPr>
          <w:lastRenderedPageBreak/>
          <w:delText>The Honorable José María Aznar</w:delText>
        </w:r>
      </w:del>
    </w:p>
    <w:p w14:paraId="73191344" w14:textId="2EBD55AA" w:rsidR="00F15DA6" w:rsidRPr="003E36DE" w:rsidDel="007806A7" w:rsidRDefault="00F15DA6" w:rsidP="00F15DA6">
      <w:pPr>
        <w:tabs>
          <w:tab w:val="left" w:pos="7707"/>
        </w:tabs>
        <w:rPr>
          <w:del w:id="118" w:author="Bruno Sanchez-Andrade Nuno" w:date="2012-08-14T12:43:00Z"/>
          <w:color w:val="000000" w:themeColor="text1"/>
        </w:rPr>
      </w:pPr>
      <w:del w:id="119" w:author="Bruno Sanchez-Andrade Nuno" w:date="2012-08-14T12:43:00Z">
        <w:r w:rsidRPr="003E36DE" w:rsidDel="007806A7">
          <w:rPr>
            <w:color w:val="000000" w:themeColor="text1"/>
          </w:rPr>
          <w:delText>Chairman of the Advisory Council,</w:delText>
        </w:r>
      </w:del>
    </w:p>
    <w:p w14:paraId="2404FA29" w14:textId="308C1EDE" w:rsidR="00F15DA6" w:rsidRPr="003E36DE" w:rsidDel="007806A7" w:rsidRDefault="00F15DA6" w:rsidP="00F15DA6">
      <w:pPr>
        <w:tabs>
          <w:tab w:val="left" w:pos="7707"/>
        </w:tabs>
        <w:rPr>
          <w:del w:id="120" w:author="Bruno Sanchez-Andrade Nuno" w:date="2012-08-14T12:43:00Z"/>
          <w:color w:val="000000" w:themeColor="text1"/>
        </w:rPr>
      </w:pPr>
      <w:del w:id="121" w:author="Bruno Sanchez-Andrade Nuno" w:date="2012-08-14T12:43:00Z">
        <w:r w:rsidRPr="003E36DE" w:rsidDel="007806A7">
          <w:rPr>
            <w:color w:val="000000" w:themeColor="text1"/>
          </w:rPr>
          <w:delText>Global Adaptation Institute</w:delText>
        </w:r>
      </w:del>
    </w:p>
    <w:p w14:paraId="6DFDC471" w14:textId="0A8908C3" w:rsidR="00F15DA6" w:rsidRPr="003E36DE" w:rsidDel="007806A7" w:rsidRDefault="00F15DA6" w:rsidP="00F15DA6">
      <w:pPr>
        <w:tabs>
          <w:tab w:val="left" w:pos="7707"/>
        </w:tabs>
        <w:rPr>
          <w:del w:id="122" w:author="Bruno Sanchez-Andrade Nuno" w:date="2012-08-14T12:43:00Z"/>
          <w:color w:val="000000" w:themeColor="text1"/>
        </w:rPr>
      </w:pPr>
      <w:del w:id="123" w:author="Bruno Sanchez-Andrade Nuno" w:date="2012-08-14T12:43:00Z">
        <w:r w:rsidRPr="003E36DE" w:rsidDel="007806A7">
          <w:rPr>
            <w:color w:val="000000" w:themeColor="text1"/>
          </w:rPr>
          <w:delText xml:space="preserve">Mr. Aznar is the former President </w:delText>
        </w:r>
      </w:del>
    </w:p>
    <w:p w14:paraId="3B66232E" w14:textId="4621D9B6" w:rsidR="00F15DA6" w:rsidRPr="003E36DE" w:rsidDel="007806A7" w:rsidRDefault="00F15DA6" w:rsidP="00F15DA6">
      <w:pPr>
        <w:tabs>
          <w:tab w:val="left" w:pos="7707"/>
        </w:tabs>
        <w:rPr>
          <w:del w:id="124" w:author="Bruno Sanchez-Andrade Nuno" w:date="2012-08-14T12:43:00Z"/>
          <w:color w:val="000000" w:themeColor="text1"/>
        </w:rPr>
      </w:pPr>
      <w:del w:id="125" w:author="Bruno Sanchez-Andrade Nuno" w:date="2012-08-14T12:43:00Z">
        <w:r w:rsidRPr="003E36DE" w:rsidDel="007806A7">
          <w:rPr>
            <w:color w:val="000000" w:themeColor="text1"/>
          </w:rPr>
          <w:delText>of Spain (1996-2004)</w:delText>
        </w:r>
      </w:del>
    </w:p>
    <w:p w14:paraId="58606690" w14:textId="1BA9EFCA" w:rsidR="00F15DA6" w:rsidDel="007806A7" w:rsidRDefault="00F15DA6" w:rsidP="00F15DA6">
      <w:pPr>
        <w:tabs>
          <w:tab w:val="left" w:pos="7707"/>
        </w:tabs>
        <w:rPr>
          <w:del w:id="126" w:author="Bruno Sanchez-Andrade Nuno" w:date="2012-08-14T12:43:00Z"/>
          <w:color w:val="1B2F36"/>
        </w:rPr>
      </w:pPr>
    </w:p>
    <w:p w14:paraId="054B8DC3" w14:textId="6160D599" w:rsidR="00F15DA6" w:rsidRPr="003E36DE" w:rsidDel="007806A7" w:rsidRDefault="00F15DA6" w:rsidP="00F15DA6">
      <w:pPr>
        <w:tabs>
          <w:tab w:val="left" w:pos="7707"/>
        </w:tabs>
        <w:rPr>
          <w:del w:id="127" w:author="Bruno Sanchez-Andrade Nuno" w:date="2012-08-14T12:43:00Z"/>
          <w:b/>
          <w:color w:val="1B2F36"/>
        </w:rPr>
      </w:pPr>
      <w:del w:id="128" w:author="Bruno Sanchez-Andrade Nuno" w:date="2012-08-14T12:43:00Z">
        <w:r w:rsidRPr="003E36DE" w:rsidDel="007806A7">
          <w:rPr>
            <w:b/>
            <w:color w:val="1B2F36"/>
          </w:rPr>
          <w:delText>Anthony Morris</w:delText>
        </w:r>
      </w:del>
    </w:p>
    <w:p w14:paraId="3E8A3773" w14:textId="5AEF37C8" w:rsidR="00F15DA6" w:rsidRPr="003E36DE" w:rsidDel="007806A7" w:rsidRDefault="00F15DA6" w:rsidP="00F15DA6">
      <w:pPr>
        <w:tabs>
          <w:tab w:val="left" w:pos="7707"/>
        </w:tabs>
        <w:rPr>
          <w:del w:id="129" w:author="Bruno Sanchez-Andrade Nuno" w:date="2012-08-14T12:43:00Z"/>
          <w:color w:val="000000" w:themeColor="text1"/>
        </w:rPr>
      </w:pPr>
      <w:del w:id="130" w:author="Bruno Sanchez-Andrade Nuno" w:date="2012-08-14T12:43:00Z">
        <w:r w:rsidRPr="003E36DE" w:rsidDel="007806A7">
          <w:rPr>
            <w:color w:val="000000" w:themeColor="text1"/>
          </w:rPr>
          <w:delText>Founder, The Morris Company</w:delText>
        </w:r>
      </w:del>
    </w:p>
    <w:p w14:paraId="577E06CD" w14:textId="263BCE65" w:rsidR="00F15DA6" w:rsidDel="007806A7" w:rsidRDefault="00F15DA6" w:rsidP="00F15DA6">
      <w:pPr>
        <w:tabs>
          <w:tab w:val="left" w:pos="7707"/>
        </w:tabs>
        <w:rPr>
          <w:del w:id="131" w:author="Bruno Sanchez-Andrade Nuno" w:date="2012-08-14T12:43:00Z"/>
          <w:color w:val="1B2F36"/>
        </w:rPr>
      </w:pPr>
    </w:p>
    <w:p w14:paraId="18D7C004" w14:textId="5F69D141" w:rsidR="00F15DA6" w:rsidRPr="003E36DE" w:rsidDel="007806A7" w:rsidRDefault="00F15DA6" w:rsidP="00F15DA6">
      <w:pPr>
        <w:tabs>
          <w:tab w:val="left" w:pos="7707"/>
        </w:tabs>
        <w:rPr>
          <w:del w:id="132" w:author="Bruno Sanchez-Andrade Nuno" w:date="2012-08-14T12:43:00Z"/>
          <w:b/>
          <w:color w:val="1B2F36"/>
        </w:rPr>
      </w:pPr>
      <w:del w:id="133" w:author="Bruno Sanchez-Andrade Nuno" w:date="2012-08-14T12:43:00Z">
        <w:r w:rsidRPr="003E36DE" w:rsidDel="007806A7">
          <w:rPr>
            <w:b/>
            <w:color w:val="1B2F36"/>
          </w:rPr>
          <w:delText>Ana Palacio</w:delText>
        </w:r>
      </w:del>
    </w:p>
    <w:p w14:paraId="27EE0F41" w14:textId="798D9F46" w:rsidR="00F15DA6" w:rsidRPr="003E36DE" w:rsidDel="007806A7" w:rsidRDefault="00F15DA6" w:rsidP="00F15DA6">
      <w:pPr>
        <w:tabs>
          <w:tab w:val="left" w:pos="7707"/>
        </w:tabs>
        <w:rPr>
          <w:del w:id="134" w:author="Bruno Sanchez-Andrade Nuno" w:date="2012-08-14T12:43:00Z"/>
          <w:color w:val="000000" w:themeColor="text1"/>
        </w:rPr>
      </w:pPr>
      <w:del w:id="135" w:author="Bruno Sanchez-Andrade Nuno" w:date="2012-08-14T12:43:00Z">
        <w:r w:rsidRPr="003E36DE" w:rsidDel="007806A7">
          <w:rPr>
            <w:color w:val="000000" w:themeColor="text1"/>
          </w:rPr>
          <w:delText>Foreign Minister of Spain (2002-2004)</w:delText>
        </w:r>
      </w:del>
    </w:p>
    <w:p w14:paraId="72CBF41F" w14:textId="49243983" w:rsidR="00F15DA6" w:rsidDel="007806A7" w:rsidRDefault="00F15DA6" w:rsidP="00F15DA6">
      <w:pPr>
        <w:tabs>
          <w:tab w:val="left" w:pos="7707"/>
        </w:tabs>
        <w:rPr>
          <w:del w:id="136" w:author="Bruno Sanchez-Andrade Nuno" w:date="2012-08-14T12:43:00Z"/>
          <w:color w:val="1B2F36"/>
        </w:rPr>
      </w:pPr>
    </w:p>
    <w:p w14:paraId="15613C5B" w14:textId="0DBF44D0" w:rsidR="00F15DA6" w:rsidRPr="003E36DE" w:rsidDel="007806A7" w:rsidRDefault="00F15DA6" w:rsidP="00F15DA6">
      <w:pPr>
        <w:tabs>
          <w:tab w:val="left" w:pos="7707"/>
        </w:tabs>
        <w:rPr>
          <w:del w:id="137" w:author="Bruno Sanchez-Andrade Nuno" w:date="2012-08-14T12:43:00Z"/>
          <w:b/>
          <w:color w:val="1B2F36"/>
        </w:rPr>
      </w:pPr>
      <w:del w:id="138" w:author="Bruno Sanchez-Andrade Nuno" w:date="2012-08-14T12:43:00Z">
        <w:r w:rsidRPr="003E36DE" w:rsidDel="007806A7">
          <w:rPr>
            <w:b/>
            <w:color w:val="1B2F36"/>
          </w:rPr>
          <w:delText>Jorge Quiroga</w:delText>
        </w:r>
      </w:del>
    </w:p>
    <w:p w14:paraId="4E552289" w14:textId="3A954B81" w:rsidR="00F15DA6" w:rsidRPr="003E36DE" w:rsidDel="007806A7" w:rsidRDefault="00F15DA6" w:rsidP="00F15DA6">
      <w:pPr>
        <w:tabs>
          <w:tab w:val="left" w:pos="7707"/>
        </w:tabs>
        <w:rPr>
          <w:del w:id="139" w:author="Bruno Sanchez-Andrade Nuno" w:date="2012-08-14T12:43:00Z"/>
          <w:color w:val="000000" w:themeColor="text1"/>
        </w:rPr>
      </w:pPr>
      <w:del w:id="140" w:author="Bruno Sanchez-Andrade Nuno" w:date="2012-08-14T12:43:00Z">
        <w:r w:rsidRPr="003E36DE" w:rsidDel="007806A7">
          <w:rPr>
            <w:color w:val="000000" w:themeColor="text1"/>
          </w:rPr>
          <w:delText>President of Bolivia (2001-2002)</w:delText>
        </w:r>
      </w:del>
    </w:p>
    <w:p w14:paraId="331AB371" w14:textId="0C7E54FB" w:rsidR="00F15DA6" w:rsidRPr="003E36DE" w:rsidDel="007806A7" w:rsidRDefault="00F15DA6" w:rsidP="00F15DA6">
      <w:pPr>
        <w:tabs>
          <w:tab w:val="left" w:pos="7707"/>
        </w:tabs>
        <w:rPr>
          <w:del w:id="141" w:author="Bruno Sanchez-Andrade Nuno" w:date="2012-08-14T12:43:00Z"/>
          <w:color w:val="000000" w:themeColor="text1"/>
        </w:rPr>
      </w:pPr>
      <w:del w:id="142" w:author="Bruno Sanchez-Andrade Nuno" w:date="2012-08-14T12:43:00Z">
        <w:r w:rsidRPr="003E36DE" w:rsidDel="007806A7">
          <w:rPr>
            <w:color w:val="000000" w:themeColor="text1"/>
          </w:rPr>
          <w:delText>Vice President of Bolivia (1997-2001)</w:delText>
        </w:r>
      </w:del>
    </w:p>
    <w:p w14:paraId="2262CF71" w14:textId="658ECEBD" w:rsidR="00F15DA6" w:rsidRPr="003E36DE" w:rsidDel="007806A7" w:rsidRDefault="00F15DA6" w:rsidP="00F15DA6">
      <w:pPr>
        <w:tabs>
          <w:tab w:val="left" w:pos="7707"/>
        </w:tabs>
        <w:rPr>
          <w:del w:id="143" w:author="Bruno Sanchez-Andrade Nuno" w:date="2012-08-14T12:43:00Z"/>
          <w:b/>
          <w:color w:val="1B2F36"/>
        </w:rPr>
      </w:pPr>
    </w:p>
    <w:p w14:paraId="43BCF047" w14:textId="329E1349" w:rsidR="00F15DA6" w:rsidRPr="003E36DE" w:rsidDel="007806A7" w:rsidRDefault="00F15DA6" w:rsidP="00F15DA6">
      <w:pPr>
        <w:tabs>
          <w:tab w:val="left" w:pos="7707"/>
        </w:tabs>
        <w:rPr>
          <w:del w:id="144" w:author="Bruno Sanchez-Andrade Nuno" w:date="2012-08-14T12:43:00Z"/>
          <w:b/>
          <w:color w:val="1B2F36"/>
        </w:rPr>
      </w:pPr>
      <w:del w:id="145" w:author="Bruno Sanchez-Andrade Nuno" w:date="2012-08-14T12:43:00Z">
        <w:r w:rsidRPr="003E36DE" w:rsidDel="007806A7">
          <w:rPr>
            <w:b/>
            <w:color w:val="1B2F36"/>
          </w:rPr>
          <w:delText>Andreas Widmer</w:delText>
        </w:r>
      </w:del>
    </w:p>
    <w:p w14:paraId="235A3C9F" w14:textId="63152BB9" w:rsidR="007806A7" w:rsidRDefault="00F15DA6" w:rsidP="00F15DA6">
      <w:pPr>
        <w:tabs>
          <w:tab w:val="left" w:pos="7707"/>
        </w:tabs>
        <w:rPr>
          <w:ins w:id="146" w:author="Bruno Sanchez-Andrade Nuno" w:date="2012-08-13T19:45:00Z"/>
          <w:color w:val="000000" w:themeColor="text1"/>
        </w:rPr>
        <w:sectPr w:rsidR="007806A7" w:rsidSect="003E7A10">
          <w:type w:val="continuous"/>
          <w:pgSz w:w="12240" w:h="15840"/>
          <w:pgMar w:top="1440" w:right="1800" w:bottom="1440" w:left="1800" w:header="720" w:footer="720" w:gutter="0"/>
          <w:cols w:num="2" w:space="720"/>
          <w:titlePg/>
          <w:docGrid w:linePitch="360"/>
        </w:sectPr>
      </w:pPr>
      <w:del w:id="147" w:author="Bruno Sanchez-Andrade Nuno" w:date="2012-08-14T12:43:00Z">
        <w:r w:rsidRPr="003E36DE" w:rsidDel="007806A7">
          <w:rPr>
            <w:color w:val="000000" w:themeColor="text1"/>
          </w:rPr>
          <w:delText>Co-Founder, Seven Fun</w:delText>
        </w:r>
      </w:del>
    </w:p>
    <w:p w14:paraId="7BADCCC8" w14:textId="645F5080" w:rsidR="007806A7" w:rsidRDefault="007806A7" w:rsidP="00F15DA6">
      <w:pPr>
        <w:tabs>
          <w:tab w:val="left" w:pos="7707"/>
        </w:tabs>
        <w:rPr>
          <w:ins w:id="148" w:author="Bruno Sanchez-Andrade Nuno" w:date="2012-08-14T12:42:00Z"/>
          <w:color w:val="1C354C"/>
          <w:sz w:val="32"/>
          <w:szCs w:val="32"/>
        </w:rPr>
        <w:sectPr w:rsidR="007806A7" w:rsidSect="007806A7">
          <w:type w:val="continuous"/>
          <w:pgSz w:w="12240" w:h="15840"/>
          <w:pgMar w:top="1440" w:right="1800" w:bottom="1440" w:left="1800" w:header="720" w:footer="720" w:gutter="0"/>
          <w:cols w:num="2" w:space="720"/>
          <w:titlePg/>
          <w:docGrid w:linePitch="360"/>
        </w:sectPr>
      </w:pPr>
      <w:ins w:id="149" w:author="Bruno Sanchez-Andrade Nuno" w:date="2012-08-14T12:43:00Z">
        <w:r>
          <w:rPr>
            <w:noProof/>
            <w:u w:val="single"/>
            <w:lang w:eastAsia="en-US"/>
            <w:rPrChange w:id="150" w:author="Unknown">
              <w:rPr>
                <w:noProof/>
                <w:lang w:eastAsia="en-US"/>
              </w:rPr>
            </w:rPrChange>
          </w:rPr>
          <w:lastRenderedPageBreak/>
          <mc:AlternateContent>
            <mc:Choice Requires="wps">
              <w:drawing>
                <wp:anchor distT="0" distB="0" distL="114300" distR="114300" simplePos="0" relativeHeight="251740160" behindDoc="0" locked="0" layoutInCell="1" allowOverlap="1" wp14:anchorId="6CE7B9FB" wp14:editId="5437290C">
                  <wp:simplePos x="0" y="0"/>
                  <wp:positionH relativeFrom="column">
                    <wp:posOffset>0</wp:posOffset>
                  </wp:positionH>
                  <wp:positionV relativeFrom="paragraph">
                    <wp:posOffset>22860</wp:posOffset>
                  </wp:positionV>
                  <wp:extent cx="2857500" cy="2057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1">
                          <w:txbxContent>
                            <w:p w14:paraId="69551A3B" w14:textId="77777777" w:rsidR="00017F27" w:rsidRPr="003E36DE" w:rsidRDefault="00017F27" w:rsidP="007806A7">
                              <w:pPr>
                                <w:tabs>
                                  <w:tab w:val="left" w:pos="7707"/>
                                </w:tabs>
                                <w:rPr>
                                  <w:ins w:id="151" w:author="Bruno Sanchez-Andrade Nuno" w:date="2012-08-14T12:43:00Z"/>
                                  <w:b/>
                                  <w:color w:val="1B2F36"/>
                                </w:rPr>
                              </w:pPr>
                              <w:ins w:id="152" w:author="Bruno Sanchez-Andrade Nuno" w:date="2012-08-14T12:43:00Z">
                                <w:r w:rsidRPr="003E36DE">
                                  <w:rPr>
                                    <w:b/>
                                    <w:color w:val="1B2F36"/>
                                  </w:rPr>
                                  <w:t xml:space="preserve">The Honorable José </w:t>
                                </w:r>
                                <w:proofErr w:type="spellStart"/>
                                <w:r w:rsidRPr="003E36DE">
                                  <w:rPr>
                                    <w:b/>
                                    <w:color w:val="1B2F36"/>
                                  </w:rPr>
                                  <w:t>María</w:t>
                                </w:r>
                                <w:proofErr w:type="spellEnd"/>
                                <w:r w:rsidRPr="003E36DE">
                                  <w:rPr>
                                    <w:b/>
                                    <w:color w:val="1B2F36"/>
                                  </w:rPr>
                                  <w:t xml:space="preserve"> Aznar</w:t>
                                </w:r>
                              </w:ins>
                            </w:p>
                            <w:p w14:paraId="00DC26B9" w14:textId="77777777" w:rsidR="00017F27" w:rsidRPr="003E36DE" w:rsidRDefault="00017F27" w:rsidP="007806A7">
                              <w:pPr>
                                <w:tabs>
                                  <w:tab w:val="left" w:pos="7707"/>
                                </w:tabs>
                                <w:rPr>
                                  <w:ins w:id="153" w:author="Bruno Sanchez-Andrade Nuno" w:date="2012-08-14T12:43:00Z"/>
                                  <w:color w:val="000000" w:themeColor="text1"/>
                                </w:rPr>
                              </w:pPr>
                              <w:ins w:id="154" w:author="Bruno Sanchez-Andrade Nuno" w:date="2012-08-14T12:43:00Z">
                                <w:r w:rsidRPr="003E36DE">
                                  <w:rPr>
                                    <w:color w:val="000000" w:themeColor="text1"/>
                                  </w:rPr>
                                  <w:t>Chairman of the Advisory Council,</w:t>
                                </w:r>
                              </w:ins>
                            </w:p>
                            <w:p w14:paraId="18C64028" w14:textId="77777777" w:rsidR="00017F27" w:rsidRPr="003E36DE" w:rsidRDefault="00017F27" w:rsidP="007806A7">
                              <w:pPr>
                                <w:tabs>
                                  <w:tab w:val="left" w:pos="7707"/>
                                </w:tabs>
                                <w:rPr>
                                  <w:ins w:id="155" w:author="Bruno Sanchez-Andrade Nuno" w:date="2012-08-14T12:43:00Z"/>
                                  <w:color w:val="000000" w:themeColor="text1"/>
                                </w:rPr>
                              </w:pPr>
                              <w:ins w:id="156" w:author="Bruno Sanchez-Andrade Nuno" w:date="2012-08-14T12:43:00Z">
                                <w:r w:rsidRPr="003E36DE">
                                  <w:rPr>
                                    <w:color w:val="000000" w:themeColor="text1"/>
                                  </w:rPr>
                                  <w:t>Global Adaptation Institute</w:t>
                                </w:r>
                              </w:ins>
                            </w:p>
                            <w:p w14:paraId="0897F3CF" w14:textId="77777777" w:rsidR="00017F27" w:rsidRPr="003E36DE" w:rsidRDefault="00017F27" w:rsidP="007806A7">
                              <w:pPr>
                                <w:tabs>
                                  <w:tab w:val="left" w:pos="7707"/>
                                </w:tabs>
                                <w:rPr>
                                  <w:ins w:id="157" w:author="Bruno Sanchez-Andrade Nuno" w:date="2012-08-14T12:43:00Z"/>
                                  <w:color w:val="000000" w:themeColor="text1"/>
                                </w:rPr>
                              </w:pPr>
                              <w:ins w:id="158" w:author="Bruno Sanchez-Andrade Nuno" w:date="2012-08-14T12:43:00Z">
                                <w:r w:rsidRPr="003E36DE">
                                  <w:rPr>
                                    <w:color w:val="000000" w:themeColor="text1"/>
                                  </w:rPr>
                                  <w:t xml:space="preserve">Mr. Aznar is the former President </w:t>
                                </w:r>
                              </w:ins>
                            </w:p>
                            <w:p w14:paraId="487110CC" w14:textId="77777777" w:rsidR="00017F27" w:rsidRPr="003E36DE" w:rsidRDefault="00017F27" w:rsidP="007806A7">
                              <w:pPr>
                                <w:tabs>
                                  <w:tab w:val="left" w:pos="7707"/>
                                </w:tabs>
                                <w:rPr>
                                  <w:ins w:id="159" w:author="Bruno Sanchez-Andrade Nuno" w:date="2012-08-14T12:43:00Z"/>
                                  <w:color w:val="000000" w:themeColor="text1"/>
                                </w:rPr>
                              </w:pPr>
                              <w:proofErr w:type="gramStart"/>
                              <w:ins w:id="160" w:author="Bruno Sanchez-Andrade Nuno" w:date="2012-08-14T12:43:00Z">
                                <w:r w:rsidRPr="003E36DE">
                                  <w:rPr>
                                    <w:color w:val="000000" w:themeColor="text1"/>
                                  </w:rPr>
                                  <w:t>of</w:t>
                                </w:r>
                                <w:proofErr w:type="gramEnd"/>
                                <w:r w:rsidRPr="003E36DE">
                                  <w:rPr>
                                    <w:color w:val="000000" w:themeColor="text1"/>
                                  </w:rPr>
                                  <w:t xml:space="preserve"> Spain (1996-2004)</w:t>
                                </w:r>
                              </w:ins>
                            </w:p>
                            <w:p w14:paraId="349E33F8" w14:textId="77777777" w:rsidR="00017F27" w:rsidRDefault="00017F27" w:rsidP="007806A7">
                              <w:pPr>
                                <w:tabs>
                                  <w:tab w:val="left" w:pos="7707"/>
                                </w:tabs>
                                <w:rPr>
                                  <w:ins w:id="161" w:author="Bruno Sanchez-Andrade Nuno" w:date="2012-08-14T12:43:00Z"/>
                                  <w:color w:val="1B2F36"/>
                                </w:rPr>
                              </w:pPr>
                            </w:p>
                            <w:p w14:paraId="343C88C3" w14:textId="77777777" w:rsidR="00017F27" w:rsidRPr="003E36DE" w:rsidRDefault="00017F27" w:rsidP="007806A7">
                              <w:pPr>
                                <w:tabs>
                                  <w:tab w:val="left" w:pos="7707"/>
                                </w:tabs>
                                <w:rPr>
                                  <w:ins w:id="162" w:author="Bruno Sanchez-Andrade Nuno" w:date="2012-08-14T12:43:00Z"/>
                                  <w:b/>
                                  <w:color w:val="1B2F36"/>
                                </w:rPr>
                              </w:pPr>
                              <w:ins w:id="163" w:author="Bruno Sanchez-Andrade Nuno" w:date="2012-08-14T12:43:00Z">
                                <w:r w:rsidRPr="003E36DE">
                                  <w:rPr>
                                    <w:b/>
                                    <w:color w:val="1B2F36"/>
                                  </w:rPr>
                                  <w:t>Anthony Morris</w:t>
                                </w:r>
                              </w:ins>
                            </w:p>
                            <w:p w14:paraId="11576840" w14:textId="77777777" w:rsidR="00017F27" w:rsidRPr="003E36DE" w:rsidRDefault="00017F27" w:rsidP="007806A7">
                              <w:pPr>
                                <w:tabs>
                                  <w:tab w:val="left" w:pos="7707"/>
                                </w:tabs>
                                <w:rPr>
                                  <w:ins w:id="164" w:author="Bruno Sanchez-Andrade Nuno" w:date="2012-08-14T12:43:00Z"/>
                                  <w:color w:val="000000" w:themeColor="text1"/>
                                </w:rPr>
                              </w:pPr>
                              <w:ins w:id="165" w:author="Bruno Sanchez-Andrade Nuno" w:date="2012-08-14T12:43:00Z">
                                <w:r w:rsidRPr="003E36DE">
                                  <w:rPr>
                                    <w:color w:val="000000" w:themeColor="text1"/>
                                  </w:rPr>
                                  <w:t>Founder, The Morris Company</w:t>
                                </w:r>
                              </w:ins>
                            </w:p>
                            <w:p w14:paraId="614716B2" w14:textId="77777777" w:rsidR="00017F27" w:rsidRDefault="00017F27" w:rsidP="007806A7">
                              <w:pPr>
                                <w:tabs>
                                  <w:tab w:val="left" w:pos="7707"/>
                                </w:tabs>
                                <w:rPr>
                                  <w:ins w:id="166" w:author="Bruno Sanchez-Andrade Nuno" w:date="2012-08-14T12:43:00Z"/>
                                  <w:color w:val="1B2F36"/>
                                </w:rPr>
                              </w:pPr>
                            </w:p>
                            <w:p w14:paraId="7F3E9462" w14:textId="77777777" w:rsidR="00017F27" w:rsidRPr="003E36DE" w:rsidRDefault="00017F27" w:rsidP="007806A7">
                              <w:pPr>
                                <w:tabs>
                                  <w:tab w:val="left" w:pos="7707"/>
                                </w:tabs>
                                <w:rPr>
                                  <w:ins w:id="167" w:author="Bruno Sanchez-Andrade Nuno" w:date="2012-08-14T12:43:00Z"/>
                                  <w:b/>
                                  <w:color w:val="1B2F36"/>
                                </w:rPr>
                              </w:pPr>
                              <w:ins w:id="168" w:author="Bruno Sanchez-Andrade Nuno" w:date="2012-08-14T12:43:00Z">
                                <w:r w:rsidRPr="003E36DE">
                                  <w:rPr>
                                    <w:b/>
                                    <w:color w:val="1B2F36"/>
                                  </w:rPr>
                                  <w:t>Ana Palacio</w:t>
                                </w:r>
                              </w:ins>
                            </w:p>
                            <w:p w14:paraId="1ECF7F1F" w14:textId="77777777" w:rsidR="00017F27" w:rsidRPr="003E36DE" w:rsidRDefault="00017F27" w:rsidP="007806A7">
                              <w:pPr>
                                <w:tabs>
                                  <w:tab w:val="left" w:pos="7707"/>
                                </w:tabs>
                                <w:rPr>
                                  <w:ins w:id="169" w:author="Bruno Sanchez-Andrade Nuno" w:date="2012-08-14T12:43:00Z"/>
                                  <w:color w:val="000000" w:themeColor="text1"/>
                                </w:rPr>
                              </w:pPr>
                              <w:ins w:id="170" w:author="Bruno Sanchez-Andrade Nuno" w:date="2012-08-14T12:43:00Z">
                                <w:r w:rsidRPr="003E36DE">
                                  <w:rPr>
                                    <w:color w:val="000000" w:themeColor="text1"/>
                                  </w:rPr>
                                  <w:t>Foreign Minister of Spain (2002-2004)</w:t>
                                </w:r>
                              </w:ins>
                            </w:p>
                            <w:p w14:paraId="194C8422" w14:textId="77777777" w:rsidR="00017F27" w:rsidRDefault="00017F27" w:rsidP="007806A7">
                              <w:pPr>
                                <w:tabs>
                                  <w:tab w:val="left" w:pos="7707"/>
                                </w:tabs>
                                <w:rPr>
                                  <w:ins w:id="171" w:author="Bruno Sanchez-Andrade Nuno" w:date="2012-08-14T12:43:00Z"/>
                                  <w:color w:val="1B2F36"/>
                                </w:rPr>
                              </w:pPr>
                            </w:p>
                            <w:p w14:paraId="2775C4D9" w14:textId="77777777" w:rsidR="00017F27" w:rsidRPr="003E36DE" w:rsidRDefault="00017F27" w:rsidP="007806A7">
                              <w:pPr>
                                <w:tabs>
                                  <w:tab w:val="left" w:pos="7707"/>
                                </w:tabs>
                                <w:rPr>
                                  <w:ins w:id="172" w:author="Bruno Sanchez-Andrade Nuno" w:date="2012-08-14T12:43:00Z"/>
                                  <w:b/>
                                  <w:color w:val="1B2F36"/>
                                </w:rPr>
                              </w:pPr>
                              <w:ins w:id="173" w:author="Bruno Sanchez-Andrade Nuno" w:date="2012-08-14T12:43:00Z">
                                <w:r w:rsidRPr="003E36DE">
                                  <w:rPr>
                                    <w:b/>
                                    <w:color w:val="1B2F36"/>
                                  </w:rPr>
                                  <w:t xml:space="preserve">Jorge </w:t>
                                </w:r>
                                <w:proofErr w:type="spellStart"/>
                                <w:r w:rsidRPr="003E36DE">
                                  <w:rPr>
                                    <w:b/>
                                    <w:color w:val="1B2F36"/>
                                  </w:rPr>
                                  <w:t>Quiroga</w:t>
                                </w:r>
                                <w:proofErr w:type="spellEnd"/>
                              </w:ins>
                            </w:p>
                            <w:p w14:paraId="6C0D9105" w14:textId="77777777" w:rsidR="00017F27" w:rsidRPr="003E36DE" w:rsidRDefault="00017F27" w:rsidP="007806A7">
                              <w:pPr>
                                <w:tabs>
                                  <w:tab w:val="left" w:pos="7707"/>
                                </w:tabs>
                                <w:rPr>
                                  <w:ins w:id="174" w:author="Bruno Sanchez-Andrade Nuno" w:date="2012-08-14T12:43:00Z"/>
                                  <w:color w:val="000000" w:themeColor="text1"/>
                                </w:rPr>
                              </w:pPr>
                              <w:ins w:id="175" w:author="Bruno Sanchez-Andrade Nuno" w:date="2012-08-14T12:43:00Z">
                                <w:r w:rsidRPr="003E36DE">
                                  <w:rPr>
                                    <w:color w:val="000000" w:themeColor="text1"/>
                                  </w:rPr>
                                  <w:t>President of Bolivia (2001-2002)</w:t>
                                </w:r>
                              </w:ins>
                            </w:p>
                            <w:p w14:paraId="5F816500" w14:textId="77777777" w:rsidR="00017F27" w:rsidRPr="003E36DE" w:rsidRDefault="00017F27" w:rsidP="007806A7">
                              <w:pPr>
                                <w:tabs>
                                  <w:tab w:val="left" w:pos="7707"/>
                                </w:tabs>
                                <w:rPr>
                                  <w:ins w:id="176" w:author="Bruno Sanchez-Andrade Nuno" w:date="2012-08-14T12:43:00Z"/>
                                  <w:color w:val="000000" w:themeColor="text1"/>
                                </w:rPr>
                              </w:pPr>
                              <w:ins w:id="177" w:author="Bruno Sanchez-Andrade Nuno" w:date="2012-08-14T12:43:00Z">
                                <w:r w:rsidRPr="003E36DE">
                                  <w:rPr>
                                    <w:color w:val="000000" w:themeColor="text1"/>
                                  </w:rPr>
                                  <w:t>Vice President of Bolivia (1997-2001)</w:t>
                                </w:r>
                              </w:ins>
                            </w:p>
                            <w:p w14:paraId="020C9855" w14:textId="77777777" w:rsidR="00017F27" w:rsidRPr="003E36DE" w:rsidRDefault="00017F27" w:rsidP="007806A7">
                              <w:pPr>
                                <w:tabs>
                                  <w:tab w:val="left" w:pos="7707"/>
                                </w:tabs>
                                <w:rPr>
                                  <w:ins w:id="178" w:author="Bruno Sanchez-Andrade Nuno" w:date="2012-08-14T12:43:00Z"/>
                                  <w:b/>
                                  <w:color w:val="1B2F36"/>
                                </w:rPr>
                              </w:pPr>
                            </w:p>
                            <w:p w14:paraId="383C9480" w14:textId="77777777" w:rsidR="00017F27" w:rsidRPr="003E36DE" w:rsidRDefault="00017F27" w:rsidP="007806A7">
                              <w:pPr>
                                <w:tabs>
                                  <w:tab w:val="left" w:pos="7707"/>
                                </w:tabs>
                                <w:rPr>
                                  <w:ins w:id="179" w:author="Bruno Sanchez-Andrade Nuno" w:date="2012-08-14T12:43:00Z"/>
                                  <w:b/>
                                  <w:color w:val="1B2F36"/>
                                </w:rPr>
                              </w:pPr>
                              <w:ins w:id="180" w:author="Bruno Sanchez-Andrade Nuno" w:date="2012-08-14T12:43:00Z">
                                <w:r w:rsidRPr="003E36DE">
                                  <w:rPr>
                                    <w:b/>
                                    <w:color w:val="1B2F36"/>
                                  </w:rPr>
                                  <w:t xml:space="preserve">Andreas </w:t>
                                </w:r>
                                <w:proofErr w:type="spellStart"/>
                                <w:r w:rsidRPr="003E36DE">
                                  <w:rPr>
                                    <w:b/>
                                    <w:color w:val="1B2F36"/>
                                  </w:rPr>
                                  <w:t>Widmer</w:t>
                                </w:r>
                                <w:proofErr w:type="spellEnd"/>
                              </w:ins>
                            </w:p>
                            <w:p w14:paraId="0719BF02" w14:textId="77777777" w:rsidR="00017F27" w:rsidRDefault="00017F27" w:rsidP="007806A7">
                              <w:pPr>
                                <w:tabs>
                                  <w:tab w:val="left" w:pos="7707"/>
                                </w:tabs>
                                <w:rPr>
                                  <w:ins w:id="181" w:author="Bruno Sanchez-Andrade Nuno" w:date="2012-08-14T12:43:00Z"/>
                                  <w:color w:val="000000" w:themeColor="text1"/>
                                </w:rPr>
                              </w:pPr>
                              <w:ins w:id="182" w:author="Bruno Sanchez-Andrade Nuno" w:date="2012-08-14T12:43:00Z">
                                <w:r w:rsidRPr="003E36DE">
                                  <w:rPr>
                                    <w:color w:val="000000" w:themeColor="text1"/>
                                  </w:rPr>
                                  <w:t>Co-Founder, Seven Fun</w:t>
                                </w:r>
                                <w:r>
                                  <w:rPr>
                                    <w:color w:val="000000" w:themeColor="text1"/>
                                  </w:rPr>
                                  <w:t>d</w:t>
                                </w:r>
                              </w:ins>
                            </w:p>
                            <w:p w14:paraId="181082A7" w14:textId="77777777" w:rsidR="00017F27" w:rsidRDefault="00017F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1.8pt;width:225pt;height:16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" filled="f" stroked="f">
                  <v:textbox style="mso-next-textbox:#Text Box 41">
                    <w:txbxContent>
                      <w:p w14:paraId="69551A3B" w14:textId="77777777" w:rsidR="00017F27" w:rsidRPr="003E36DE" w:rsidRDefault="00017F27" w:rsidP="007806A7">
                        <w:pPr>
                          <w:tabs>
                            <w:tab w:val="left" w:pos="7707"/>
                          </w:tabs>
                          <w:rPr>
                            <w:ins w:id="183" w:author="Bruno Sanchez-Andrade Nuno" w:date="2012-08-14T12:43:00Z"/>
                            <w:b/>
                            <w:color w:val="1B2F36"/>
                          </w:rPr>
                        </w:pPr>
                        <w:ins w:id="184" w:author="Bruno Sanchez-Andrade Nuno" w:date="2012-08-14T12:43:00Z">
                          <w:r w:rsidRPr="003E36DE">
                            <w:rPr>
                              <w:b/>
                              <w:color w:val="1B2F36"/>
                            </w:rPr>
                            <w:t xml:space="preserve">The Honorable José </w:t>
                          </w:r>
                          <w:proofErr w:type="spellStart"/>
                          <w:r w:rsidRPr="003E36DE">
                            <w:rPr>
                              <w:b/>
                              <w:color w:val="1B2F36"/>
                            </w:rPr>
                            <w:t>María</w:t>
                          </w:r>
                          <w:proofErr w:type="spellEnd"/>
                          <w:r w:rsidRPr="003E36DE">
                            <w:rPr>
                              <w:b/>
                              <w:color w:val="1B2F36"/>
                            </w:rPr>
                            <w:t xml:space="preserve"> Aznar</w:t>
                          </w:r>
                        </w:ins>
                      </w:p>
                      <w:p w14:paraId="00DC26B9" w14:textId="77777777" w:rsidR="00017F27" w:rsidRPr="003E36DE" w:rsidRDefault="00017F27" w:rsidP="007806A7">
                        <w:pPr>
                          <w:tabs>
                            <w:tab w:val="left" w:pos="7707"/>
                          </w:tabs>
                          <w:rPr>
                            <w:ins w:id="185" w:author="Bruno Sanchez-Andrade Nuno" w:date="2012-08-14T12:43:00Z"/>
                            <w:color w:val="000000" w:themeColor="text1"/>
                          </w:rPr>
                        </w:pPr>
                        <w:ins w:id="186" w:author="Bruno Sanchez-Andrade Nuno" w:date="2012-08-14T12:43:00Z">
                          <w:r w:rsidRPr="003E36DE">
                            <w:rPr>
                              <w:color w:val="000000" w:themeColor="text1"/>
                            </w:rPr>
                            <w:t>Chairman of the Advisory Council,</w:t>
                          </w:r>
                        </w:ins>
                      </w:p>
                      <w:p w14:paraId="18C64028" w14:textId="77777777" w:rsidR="00017F27" w:rsidRPr="003E36DE" w:rsidRDefault="00017F27" w:rsidP="007806A7">
                        <w:pPr>
                          <w:tabs>
                            <w:tab w:val="left" w:pos="7707"/>
                          </w:tabs>
                          <w:rPr>
                            <w:ins w:id="187" w:author="Bruno Sanchez-Andrade Nuno" w:date="2012-08-14T12:43:00Z"/>
                            <w:color w:val="000000" w:themeColor="text1"/>
                          </w:rPr>
                        </w:pPr>
                        <w:ins w:id="188" w:author="Bruno Sanchez-Andrade Nuno" w:date="2012-08-14T12:43:00Z">
                          <w:r w:rsidRPr="003E36DE">
                            <w:rPr>
                              <w:color w:val="000000" w:themeColor="text1"/>
                            </w:rPr>
                            <w:t>Global Adaptation Institute</w:t>
                          </w:r>
                        </w:ins>
                      </w:p>
                      <w:p w14:paraId="0897F3CF" w14:textId="77777777" w:rsidR="00017F27" w:rsidRPr="003E36DE" w:rsidRDefault="00017F27" w:rsidP="007806A7">
                        <w:pPr>
                          <w:tabs>
                            <w:tab w:val="left" w:pos="7707"/>
                          </w:tabs>
                          <w:rPr>
                            <w:ins w:id="189" w:author="Bruno Sanchez-Andrade Nuno" w:date="2012-08-14T12:43:00Z"/>
                            <w:color w:val="000000" w:themeColor="text1"/>
                          </w:rPr>
                        </w:pPr>
                        <w:ins w:id="190" w:author="Bruno Sanchez-Andrade Nuno" w:date="2012-08-14T12:43:00Z">
                          <w:r w:rsidRPr="003E36DE">
                            <w:rPr>
                              <w:color w:val="000000" w:themeColor="text1"/>
                            </w:rPr>
                            <w:t xml:space="preserve">Mr. Aznar is the former President </w:t>
                          </w:r>
                        </w:ins>
                      </w:p>
                      <w:p w14:paraId="487110CC" w14:textId="77777777" w:rsidR="00017F27" w:rsidRPr="003E36DE" w:rsidRDefault="00017F27" w:rsidP="007806A7">
                        <w:pPr>
                          <w:tabs>
                            <w:tab w:val="left" w:pos="7707"/>
                          </w:tabs>
                          <w:rPr>
                            <w:ins w:id="191" w:author="Bruno Sanchez-Andrade Nuno" w:date="2012-08-14T12:43:00Z"/>
                            <w:color w:val="000000" w:themeColor="text1"/>
                          </w:rPr>
                        </w:pPr>
                        <w:proofErr w:type="gramStart"/>
                        <w:ins w:id="192" w:author="Bruno Sanchez-Andrade Nuno" w:date="2012-08-14T12:43:00Z">
                          <w:r w:rsidRPr="003E36DE">
                            <w:rPr>
                              <w:color w:val="000000" w:themeColor="text1"/>
                            </w:rPr>
                            <w:t>of</w:t>
                          </w:r>
                          <w:proofErr w:type="gramEnd"/>
                          <w:r w:rsidRPr="003E36DE">
                            <w:rPr>
                              <w:color w:val="000000" w:themeColor="text1"/>
                            </w:rPr>
                            <w:t xml:space="preserve"> Spain (1996-2004)</w:t>
                          </w:r>
                        </w:ins>
                      </w:p>
                      <w:p w14:paraId="349E33F8" w14:textId="77777777" w:rsidR="00017F27" w:rsidRDefault="00017F27" w:rsidP="007806A7">
                        <w:pPr>
                          <w:tabs>
                            <w:tab w:val="left" w:pos="7707"/>
                          </w:tabs>
                          <w:rPr>
                            <w:ins w:id="193" w:author="Bruno Sanchez-Andrade Nuno" w:date="2012-08-14T12:43:00Z"/>
                            <w:color w:val="1B2F36"/>
                          </w:rPr>
                        </w:pPr>
                      </w:p>
                      <w:p w14:paraId="343C88C3" w14:textId="77777777" w:rsidR="00017F27" w:rsidRPr="003E36DE" w:rsidRDefault="00017F27" w:rsidP="007806A7">
                        <w:pPr>
                          <w:tabs>
                            <w:tab w:val="left" w:pos="7707"/>
                          </w:tabs>
                          <w:rPr>
                            <w:ins w:id="194" w:author="Bruno Sanchez-Andrade Nuno" w:date="2012-08-14T12:43:00Z"/>
                            <w:b/>
                            <w:color w:val="1B2F36"/>
                          </w:rPr>
                        </w:pPr>
                        <w:ins w:id="195" w:author="Bruno Sanchez-Andrade Nuno" w:date="2012-08-14T12:43:00Z">
                          <w:r w:rsidRPr="003E36DE">
                            <w:rPr>
                              <w:b/>
                              <w:color w:val="1B2F36"/>
                            </w:rPr>
                            <w:t>Anthony Morris</w:t>
                          </w:r>
                        </w:ins>
                      </w:p>
                      <w:p w14:paraId="11576840" w14:textId="77777777" w:rsidR="00017F27" w:rsidRPr="003E36DE" w:rsidRDefault="00017F27" w:rsidP="007806A7">
                        <w:pPr>
                          <w:tabs>
                            <w:tab w:val="left" w:pos="7707"/>
                          </w:tabs>
                          <w:rPr>
                            <w:ins w:id="196" w:author="Bruno Sanchez-Andrade Nuno" w:date="2012-08-14T12:43:00Z"/>
                            <w:color w:val="000000" w:themeColor="text1"/>
                          </w:rPr>
                        </w:pPr>
                        <w:ins w:id="197" w:author="Bruno Sanchez-Andrade Nuno" w:date="2012-08-14T12:43:00Z">
                          <w:r w:rsidRPr="003E36DE">
                            <w:rPr>
                              <w:color w:val="000000" w:themeColor="text1"/>
                            </w:rPr>
                            <w:t>Founder, The Morris Company</w:t>
                          </w:r>
                        </w:ins>
                      </w:p>
                      <w:p w14:paraId="614716B2" w14:textId="77777777" w:rsidR="00017F27" w:rsidRDefault="00017F27" w:rsidP="007806A7">
                        <w:pPr>
                          <w:tabs>
                            <w:tab w:val="left" w:pos="7707"/>
                          </w:tabs>
                          <w:rPr>
                            <w:ins w:id="198" w:author="Bruno Sanchez-Andrade Nuno" w:date="2012-08-14T12:43:00Z"/>
                            <w:color w:val="1B2F36"/>
                          </w:rPr>
                        </w:pPr>
                      </w:p>
                      <w:p w14:paraId="7F3E9462" w14:textId="77777777" w:rsidR="00017F27" w:rsidRPr="003E36DE" w:rsidRDefault="00017F27" w:rsidP="007806A7">
                        <w:pPr>
                          <w:tabs>
                            <w:tab w:val="left" w:pos="7707"/>
                          </w:tabs>
                          <w:rPr>
                            <w:ins w:id="199" w:author="Bruno Sanchez-Andrade Nuno" w:date="2012-08-14T12:43:00Z"/>
                            <w:b/>
                            <w:color w:val="1B2F36"/>
                          </w:rPr>
                        </w:pPr>
                        <w:ins w:id="200" w:author="Bruno Sanchez-Andrade Nuno" w:date="2012-08-14T12:43:00Z">
                          <w:r w:rsidRPr="003E36DE">
                            <w:rPr>
                              <w:b/>
                              <w:color w:val="1B2F36"/>
                            </w:rPr>
                            <w:t>Ana Palacio</w:t>
                          </w:r>
                        </w:ins>
                      </w:p>
                      <w:p w14:paraId="1ECF7F1F" w14:textId="77777777" w:rsidR="00017F27" w:rsidRPr="003E36DE" w:rsidRDefault="00017F27" w:rsidP="007806A7">
                        <w:pPr>
                          <w:tabs>
                            <w:tab w:val="left" w:pos="7707"/>
                          </w:tabs>
                          <w:rPr>
                            <w:ins w:id="201" w:author="Bruno Sanchez-Andrade Nuno" w:date="2012-08-14T12:43:00Z"/>
                            <w:color w:val="000000" w:themeColor="text1"/>
                          </w:rPr>
                        </w:pPr>
                        <w:ins w:id="202" w:author="Bruno Sanchez-Andrade Nuno" w:date="2012-08-14T12:43:00Z">
                          <w:r w:rsidRPr="003E36DE">
                            <w:rPr>
                              <w:color w:val="000000" w:themeColor="text1"/>
                            </w:rPr>
                            <w:t>Foreign Minister of Spain (2002-2004)</w:t>
                          </w:r>
                        </w:ins>
                      </w:p>
                      <w:p w14:paraId="194C8422" w14:textId="77777777" w:rsidR="00017F27" w:rsidRDefault="00017F27" w:rsidP="007806A7">
                        <w:pPr>
                          <w:tabs>
                            <w:tab w:val="left" w:pos="7707"/>
                          </w:tabs>
                          <w:rPr>
                            <w:ins w:id="203" w:author="Bruno Sanchez-Andrade Nuno" w:date="2012-08-14T12:43:00Z"/>
                            <w:color w:val="1B2F36"/>
                          </w:rPr>
                        </w:pPr>
                      </w:p>
                      <w:p w14:paraId="2775C4D9" w14:textId="77777777" w:rsidR="00017F27" w:rsidRPr="003E36DE" w:rsidRDefault="00017F27" w:rsidP="007806A7">
                        <w:pPr>
                          <w:tabs>
                            <w:tab w:val="left" w:pos="7707"/>
                          </w:tabs>
                          <w:rPr>
                            <w:ins w:id="204" w:author="Bruno Sanchez-Andrade Nuno" w:date="2012-08-14T12:43:00Z"/>
                            <w:b/>
                            <w:color w:val="1B2F36"/>
                          </w:rPr>
                        </w:pPr>
                        <w:ins w:id="205" w:author="Bruno Sanchez-Andrade Nuno" w:date="2012-08-14T12:43:00Z">
                          <w:r w:rsidRPr="003E36DE">
                            <w:rPr>
                              <w:b/>
                              <w:color w:val="1B2F36"/>
                            </w:rPr>
                            <w:t xml:space="preserve">Jorge </w:t>
                          </w:r>
                          <w:proofErr w:type="spellStart"/>
                          <w:r w:rsidRPr="003E36DE">
                            <w:rPr>
                              <w:b/>
                              <w:color w:val="1B2F36"/>
                            </w:rPr>
                            <w:t>Quiroga</w:t>
                          </w:r>
                          <w:proofErr w:type="spellEnd"/>
                        </w:ins>
                      </w:p>
                      <w:p w14:paraId="6C0D9105" w14:textId="77777777" w:rsidR="00017F27" w:rsidRPr="003E36DE" w:rsidRDefault="00017F27" w:rsidP="007806A7">
                        <w:pPr>
                          <w:tabs>
                            <w:tab w:val="left" w:pos="7707"/>
                          </w:tabs>
                          <w:rPr>
                            <w:ins w:id="206" w:author="Bruno Sanchez-Andrade Nuno" w:date="2012-08-14T12:43:00Z"/>
                            <w:color w:val="000000" w:themeColor="text1"/>
                          </w:rPr>
                        </w:pPr>
                        <w:ins w:id="207" w:author="Bruno Sanchez-Andrade Nuno" w:date="2012-08-14T12:43:00Z">
                          <w:r w:rsidRPr="003E36DE">
                            <w:rPr>
                              <w:color w:val="000000" w:themeColor="text1"/>
                            </w:rPr>
                            <w:t>President of Bolivia (2001-2002)</w:t>
                          </w:r>
                        </w:ins>
                      </w:p>
                      <w:p w14:paraId="5F816500" w14:textId="77777777" w:rsidR="00017F27" w:rsidRPr="003E36DE" w:rsidRDefault="00017F27" w:rsidP="007806A7">
                        <w:pPr>
                          <w:tabs>
                            <w:tab w:val="left" w:pos="7707"/>
                          </w:tabs>
                          <w:rPr>
                            <w:ins w:id="208" w:author="Bruno Sanchez-Andrade Nuno" w:date="2012-08-14T12:43:00Z"/>
                            <w:color w:val="000000" w:themeColor="text1"/>
                          </w:rPr>
                        </w:pPr>
                        <w:ins w:id="209" w:author="Bruno Sanchez-Andrade Nuno" w:date="2012-08-14T12:43:00Z">
                          <w:r w:rsidRPr="003E36DE">
                            <w:rPr>
                              <w:color w:val="000000" w:themeColor="text1"/>
                            </w:rPr>
                            <w:t>Vice President of Bolivia (1997-2001)</w:t>
                          </w:r>
                        </w:ins>
                      </w:p>
                      <w:p w14:paraId="020C9855" w14:textId="77777777" w:rsidR="00017F27" w:rsidRPr="003E36DE" w:rsidRDefault="00017F27" w:rsidP="007806A7">
                        <w:pPr>
                          <w:tabs>
                            <w:tab w:val="left" w:pos="7707"/>
                          </w:tabs>
                          <w:rPr>
                            <w:ins w:id="210" w:author="Bruno Sanchez-Andrade Nuno" w:date="2012-08-14T12:43:00Z"/>
                            <w:b/>
                            <w:color w:val="1B2F36"/>
                          </w:rPr>
                        </w:pPr>
                      </w:p>
                      <w:p w14:paraId="383C9480" w14:textId="77777777" w:rsidR="00017F27" w:rsidRPr="003E36DE" w:rsidRDefault="00017F27" w:rsidP="007806A7">
                        <w:pPr>
                          <w:tabs>
                            <w:tab w:val="left" w:pos="7707"/>
                          </w:tabs>
                          <w:rPr>
                            <w:ins w:id="211" w:author="Bruno Sanchez-Andrade Nuno" w:date="2012-08-14T12:43:00Z"/>
                            <w:b/>
                            <w:color w:val="1B2F36"/>
                          </w:rPr>
                        </w:pPr>
                        <w:ins w:id="212" w:author="Bruno Sanchez-Andrade Nuno" w:date="2012-08-14T12:43:00Z">
                          <w:r w:rsidRPr="003E36DE">
                            <w:rPr>
                              <w:b/>
                              <w:color w:val="1B2F36"/>
                            </w:rPr>
                            <w:t xml:space="preserve">Andreas </w:t>
                          </w:r>
                          <w:proofErr w:type="spellStart"/>
                          <w:r w:rsidRPr="003E36DE">
                            <w:rPr>
                              <w:b/>
                              <w:color w:val="1B2F36"/>
                            </w:rPr>
                            <w:t>Widmer</w:t>
                          </w:r>
                          <w:proofErr w:type="spellEnd"/>
                        </w:ins>
                      </w:p>
                      <w:p w14:paraId="0719BF02" w14:textId="77777777" w:rsidR="00017F27" w:rsidRDefault="00017F27" w:rsidP="007806A7">
                        <w:pPr>
                          <w:tabs>
                            <w:tab w:val="left" w:pos="7707"/>
                          </w:tabs>
                          <w:rPr>
                            <w:ins w:id="213" w:author="Bruno Sanchez-Andrade Nuno" w:date="2012-08-14T12:43:00Z"/>
                            <w:color w:val="000000" w:themeColor="text1"/>
                          </w:rPr>
                        </w:pPr>
                        <w:ins w:id="214" w:author="Bruno Sanchez-Andrade Nuno" w:date="2012-08-14T12:43:00Z">
                          <w:r w:rsidRPr="003E36DE">
                            <w:rPr>
                              <w:color w:val="000000" w:themeColor="text1"/>
                            </w:rPr>
                            <w:t>Co-Founder, Seven Fun</w:t>
                          </w:r>
                          <w:r>
                            <w:rPr>
                              <w:color w:val="000000" w:themeColor="text1"/>
                            </w:rPr>
                            <w:t>d</w:t>
                          </w:r>
                        </w:ins>
                      </w:p>
                      <w:p w14:paraId="181082A7" w14:textId="77777777" w:rsidR="00017F27" w:rsidRDefault="00017F27"/>
                    </w:txbxContent>
                  </v:textbox>
                  <w10:wrap type="square"/>
                </v:shape>
              </w:pict>
            </mc:Fallback>
          </mc:AlternateContent>
        </w:r>
      </w:ins>
      <w:ins w:id="215" w:author="Bruno Sanchez-Andrade Nuno" w:date="2012-08-14T12:44:00Z">
        <w:r>
          <w:rPr>
            <w:noProof/>
            <w:u w:val="single"/>
            <w:lang w:eastAsia="en-US"/>
            <w:rPrChange w:id="216" w:author="Unknown">
              <w:rPr>
                <w:noProof/>
                <w:lang w:eastAsia="en-US"/>
              </w:rPr>
            </w:rPrChange>
          </w:rPr>
          <mc:AlternateContent>
            <mc:Choice Requires="wps">
              <w:drawing>
                <wp:anchor distT="0" distB="0" distL="114300" distR="114300" simplePos="0" relativeHeight="251741184" behindDoc="0" locked="0" layoutInCell="1" allowOverlap="1" wp14:anchorId="6E97221E" wp14:editId="37A0393C">
                  <wp:simplePos x="0" y="0"/>
                  <wp:positionH relativeFrom="column">
                    <wp:posOffset>2971800</wp:posOffset>
                  </wp:positionH>
                  <wp:positionV relativeFrom="paragraph">
                    <wp:posOffset>22860</wp:posOffset>
                  </wp:positionV>
                  <wp:extent cx="2400300" cy="16002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4003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27" type="#_x0000_t202" style="position:absolute;margin-left:234pt;margin-top:1.8pt;width:189pt;height:126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" filled="f" stroked="f">
                  <v:textbox>
                    <w:txbxContent/>
                  </v:textbox>
                  <w10:wrap type="square"/>
                </v:shape>
              </w:pict>
            </mc:Fallback>
          </mc:AlternateContent>
        </w:r>
      </w:ins>
    </w:p>
    <w:bookmarkStart w:id="217" w:name="_Toc206668852"/>
    <w:p w14:paraId="25041579" w14:textId="007BB346" w:rsidR="00F15DA6" w:rsidRPr="00B614AF" w:rsidRDefault="00D73173">
      <w:pPr>
        <w:pStyle w:val="Heading2"/>
        <w:pPrChange w:id="218" w:author="Bruno Sanchez-Andrade Nuno" w:date="2012-08-14T12:49:00Z">
          <w:pPr>
            <w:tabs>
              <w:tab w:val="left" w:pos="7707"/>
            </w:tabs>
          </w:pPr>
        </w:pPrChange>
      </w:pPr>
      <w:ins w:id="219" w:author="Bruno Sanchez-Andrade Nuno" w:date="2012-08-14T12:45:00Z">
        <w:r>
          <w:rPr>
            <w:rFonts w:eastAsia="Times New Roman" w:cs="Times New Roman"/>
            <w:b/>
            <w:noProof/>
            <w:color w:val="1C354C"/>
            <w:lang w:eastAsia="en-US"/>
            <w:rPrChange w:id="220" w:author="Unknown">
              <w:rPr>
                <w:noProof/>
                <w:lang w:eastAsia="en-US"/>
              </w:rPr>
            </w:rPrChange>
          </w:rPr>
          <w:lastRenderedPageBreak/>
          <mc:AlternateContent>
            <mc:Choice Requires="wps">
              <w:drawing>
                <wp:anchor distT="0" distB="0" distL="114300" distR="114300" simplePos="0" relativeHeight="251743232" behindDoc="0" locked="0" layoutInCell="1" allowOverlap="1" wp14:anchorId="6BAA353C" wp14:editId="25BED30E">
                  <wp:simplePos x="0" y="0"/>
                  <wp:positionH relativeFrom="column">
                    <wp:posOffset>2628900</wp:posOffset>
                  </wp:positionH>
                  <wp:positionV relativeFrom="paragraph">
                    <wp:posOffset>800100</wp:posOffset>
                  </wp:positionV>
                  <wp:extent cx="2628900" cy="50292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6289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8" type="#_x0000_t202" style="position:absolute;margin-left:207pt;margin-top:63pt;width:207pt;height:396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" filled="f" stroked="f">
                  <v:textbox>
                    <w:txbxContent/>
                  </v:textbox>
                  <w10:wrap type="square"/>
                </v:shape>
              </w:pict>
            </mc:Fallback>
          </mc:AlternateContent>
        </w:r>
        <w:r>
          <w:rPr>
            <w:rFonts w:eastAsia="Times New Roman" w:cs="Times New Roman"/>
            <w:b/>
            <w:noProof/>
            <w:color w:val="1C354C"/>
            <w:lang w:eastAsia="en-US"/>
            <w:rPrChange w:id="221" w:author="Unknown">
              <w:rPr>
                <w:noProof/>
                <w:lang w:eastAsia="en-US"/>
              </w:rPr>
            </w:rPrChange>
          </w:rPr>
          <mc:AlternateContent>
            <mc:Choice Requires="wps">
              <w:drawing>
                <wp:anchor distT="0" distB="0" distL="114300" distR="114300" simplePos="0" relativeHeight="251742208" behindDoc="0" locked="0" layoutInCell="1" allowOverlap="1" wp14:anchorId="5277DF56" wp14:editId="03E27BBC">
                  <wp:simplePos x="0" y="0"/>
                  <wp:positionH relativeFrom="column">
                    <wp:posOffset>0</wp:posOffset>
                  </wp:positionH>
                  <wp:positionV relativeFrom="paragraph">
                    <wp:posOffset>800100</wp:posOffset>
                  </wp:positionV>
                  <wp:extent cx="2514600" cy="5029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5146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2">
                          <w:txbxContent>
                            <w:p w14:paraId="0FEBA630" w14:textId="77777777" w:rsidR="00017F27" w:rsidRPr="00B2070A" w:rsidRDefault="00017F27" w:rsidP="007806A7">
                              <w:pPr>
                                <w:tabs>
                                  <w:tab w:val="left" w:pos="7707"/>
                                </w:tabs>
                                <w:rPr>
                                  <w:rStyle w:val="Strong"/>
                                </w:rPr>
                              </w:pPr>
                              <w:moveToRangeStart w:id="222" w:author="Bruno Sanchez-Andrade Nuno" w:date="2012-08-14T12:45:00Z" w:name="move206567660"/>
                              <w:moveTo w:id="223" w:author="Bruno Sanchez-Andrade Nuno" w:date="2012-08-14T12:45:00Z">
                                <w:r w:rsidRPr="00B2070A">
                                  <w:rPr>
                                    <w:rStyle w:val="Strong"/>
                                    <w:rFonts w:eastAsia="Times New Roman" w:cs="Times New Roman"/>
                                    <w:color w:val="1C354C"/>
                                  </w:rPr>
                                  <w:t xml:space="preserve">Dr. Maria de Lourdes </w:t>
                                </w:r>
                                <w:proofErr w:type="spellStart"/>
                                <w:r w:rsidRPr="00B2070A">
                                  <w:rPr>
                                    <w:rStyle w:val="Strong"/>
                                    <w:rFonts w:eastAsia="Times New Roman" w:cs="Times New Roman"/>
                                    <w:color w:val="1C354C"/>
                                  </w:rPr>
                                  <w:t>Dieck</w:t>
                                </w:r>
                                <w:proofErr w:type="spellEnd"/>
                                <w:r w:rsidRPr="00B2070A">
                                  <w:rPr>
                                    <w:rStyle w:val="Strong"/>
                                    <w:rFonts w:eastAsia="Times New Roman" w:cs="Times New Roman"/>
                                    <w:color w:val="1C354C"/>
                                  </w:rPr>
                                  <w:t>-Assad</w:t>
                                </w:r>
                              </w:moveTo>
                            </w:p>
                            <w:p w14:paraId="5E5347AB" w14:textId="77777777" w:rsidR="00017F27" w:rsidRPr="006C5085" w:rsidRDefault="00017F27" w:rsidP="007806A7">
                              <w:pPr>
                                <w:tabs>
                                  <w:tab w:val="left" w:pos="7707"/>
                                </w:tabs>
                              </w:pPr>
                              <w:moveTo w:id="224" w:author="Bruno Sanchez-Andrade Nuno" w:date="2012-08-14T12:45:00Z">
                                <w:r w:rsidRPr="006C5085">
                                  <w:t>Director General of Graduate Schools of Business and Government</w:t>
                                </w:r>
                              </w:moveTo>
                            </w:p>
                            <w:p w14:paraId="3BF148DB" w14:textId="77777777" w:rsidR="00017F27" w:rsidRDefault="00017F27" w:rsidP="007806A7">
                              <w:pPr>
                                <w:tabs>
                                  <w:tab w:val="left" w:pos="7707"/>
                                </w:tabs>
                                <w:rPr>
                                  <w:rStyle w:val="Strong"/>
                                  <w:b w:val="0"/>
                                </w:rPr>
                              </w:pPr>
                              <w:moveTo w:id="225" w:author="Bruno Sanchez-Andrade Nuno" w:date="2012-08-14T12:45:00Z">
                                <w:r w:rsidRPr="006C5085">
                                  <w:t xml:space="preserve">ITESM – </w:t>
                                </w:r>
                                <w:proofErr w:type="spellStart"/>
                                <w:r w:rsidRPr="006C5085">
                                  <w:t>Tecnológico</w:t>
                                </w:r>
                                <w:proofErr w:type="spellEnd"/>
                                <w:r w:rsidRPr="006C5085">
                                  <w:t xml:space="preserve"> de Monterrey</w:t>
                                </w:r>
                                <w:r w:rsidRPr="006C5085">
                                  <w:rPr>
                                    <w:rStyle w:val="Strong"/>
                                  </w:rPr>
                                  <w:t xml:space="preserve">, </w:t>
                                </w:r>
                                <w:r w:rsidRPr="006C5085">
                                  <w:rPr>
                                    <w:rStyle w:val="Strong"/>
                                    <w:b w:val="0"/>
                                  </w:rPr>
                                  <w:t>Mexico</w:t>
                                </w:r>
                              </w:moveTo>
                            </w:p>
                            <w:p w14:paraId="3284DC51" w14:textId="77777777" w:rsidR="00017F27" w:rsidRDefault="00017F27" w:rsidP="007806A7">
                              <w:pPr>
                                <w:tabs>
                                  <w:tab w:val="left" w:pos="7707"/>
                                </w:tabs>
                                <w:rPr>
                                  <w:color w:val="1C354C"/>
                                  <w:sz w:val="32"/>
                                  <w:szCs w:val="32"/>
                                </w:rPr>
                              </w:pPr>
                            </w:p>
                            <w:p w14:paraId="2E04D257" w14:textId="77777777" w:rsidR="00017F27" w:rsidRDefault="00017F27" w:rsidP="007806A7">
                              <w:pPr>
                                <w:tabs>
                                  <w:tab w:val="left" w:pos="7707"/>
                                </w:tabs>
                                <w:rPr>
                                  <w:rFonts w:eastAsia="Times New Roman" w:cs="Times New Roman"/>
                                </w:rPr>
                              </w:pPr>
                              <w:moveTo w:id="226" w:author="Bruno Sanchez-Andrade Nuno" w:date="2012-08-14T12:45:00Z">
                                <w:r w:rsidRPr="00B2070A">
                                  <w:rPr>
                                    <w:rStyle w:val="Strong"/>
                                    <w:rFonts w:eastAsia="Times New Roman" w:cs="Times New Roman"/>
                                    <w:color w:val="1C354C"/>
                                  </w:rPr>
                                  <w:t xml:space="preserve">Dr. Hans-Martin </w:t>
                                </w:r>
                                <w:proofErr w:type="spellStart"/>
                                <w:r w:rsidRPr="00B2070A">
                                  <w:rPr>
                                    <w:rStyle w:val="Strong"/>
                                    <w:rFonts w:eastAsia="Times New Roman" w:cs="Times New Roman"/>
                                    <w:color w:val="1C354C"/>
                                  </w:rPr>
                                  <w:t>Füssel</w:t>
                                </w:r>
                                <w:proofErr w:type="spellEnd"/>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moveTo>
                            </w:p>
                            <w:p w14:paraId="0A060EF4" w14:textId="77777777" w:rsidR="00017F27" w:rsidRDefault="00017F27" w:rsidP="007806A7">
                              <w:pPr>
                                <w:tabs>
                                  <w:tab w:val="left" w:pos="7707"/>
                                </w:tabs>
                                <w:rPr>
                                  <w:rFonts w:eastAsia="Times New Roman" w:cs="Times New Roman"/>
                                </w:rPr>
                              </w:pPr>
                            </w:p>
                            <w:p w14:paraId="257854B9" w14:textId="77777777" w:rsidR="00017F27" w:rsidRDefault="00017F27" w:rsidP="007806A7">
                              <w:pPr>
                                <w:tabs>
                                  <w:tab w:val="left" w:pos="7707"/>
                                </w:tabs>
                                <w:rPr>
                                  <w:rFonts w:eastAsia="Times New Roman" w:cs="Times New Roman"/>
                                </w:rPr>
                              </w:pPr>
                              <w:moveTo w:id="227" w:author="Bruno Sanchez-Andrade Nuno" w:date="2012-08-14T12:45:00Z">
                                <w:r w:rsidRPr="00B2070A">
                                  <w:rPr>
                                    <w:rStyle w:val="Strong"/>
                                    <w:rFonts w:eastAsia="Times New Roman" w:cs="Times New Roman"/>
                                    <w:color w:val="1C354C"/>
                                  </w:rPr>
                                  <w:t xml:space="preserve">Dr. </w:t>
                                </w:r>
                                <w:r>
                                  <w:rPr>
                                    <w:rStyle w:val="Strong"/>
                                    <w:rFonts w:eastAsia="Times New Roman" w:cs="Times New Roman"/>
                                    <w:color w:val="1C354C"/>
                                  </w:rPr>
                                  <w:t xml:space="preserve">Steve </w:t>
                                </w:r>
                                <w:proofErr w:type="spellStart"/>
                                <w:r>
                                  <w:rPr>
                                    <w:rStyle w:val="Strong"/>
                                    <w:rFonts w:eastAsia="Times New Roman" w:cs="Times New Roman"/>
                                    <w:color w:val="1C354C"/>
                                  </w:rPr>
                                  <w:t>Hanke</w:t>
                                </w:r>
                                <w:proofErr w:type="spellEnd"/>
                                <w:r w:rsidRPr="006C5085">
                                  <w:rPr>
                                    <w:rFonts w:eastAsia="Times New Roman" w:cs="Times New Roman"/>
                                  </w:rPr>
                                  <w:br/>
                                </w:r>
                                <w:r>
                                  <w:rPr>
                                    <w:rFonts w:eastAsia="Times New Roman" w:cs="Times New Roman"/>
                                  </w:rPr>
                                  <w:t>Professor of Applied Economics</w:t>
                                </w:r>
                              </w:moveTo>
                            </w:p>
                            <w:p w14:paraId="14570BE2" w14:textId="77777777" w:rsidR="00017F27" w:rsidRDefault="00017F27" w:rsidP="007806A7">
                              <w:pPr>
                                <w:tabs>
                                  <w:tab w:val="left" w:pos="7707"/>
                                </w:tabs>
                                <w:rPr>
                                  <w:rFonts w:eastAsia="Times New Roman" w:cs="Times New Roman"/>
                                </w:rPr>
                              </w:pPr>
                              <w:moveTo w:id="228" w:author="Bruno Sanchez-Andrade Nuno" w:date="2012-08-14T12:45:00Z">
                                <w:r>
                                  <w:rPr>
                                    <w:rFonts w:eastAsia="Times New Roman" w:cs="Times New Roman"/>
                                  </w:rPr>
                                  <w:t>Co-Director, The Institute for Applied Economics, Global Health and the Study of Enterprise</w:t>
                                </w:r>
                              </w:moveTo>
                            </w:p>
                            <w:p w14:paraId="6A6FAC4C" w14:textId="77777777" w:rsidR="00017F27" w:rsidRDefault="00017F27" w:rsidP="007806A7">
                              <w:pPr>
                                <w:tabs>
                                  <w:tab w:val="left" w:pos="7707"/>
                                </w:tabs>
                                <w:rPr>
                                  <w:rFonts w:eastAsia="Times New Roman" w:cs="Times New Roman"/>
                                </w:rPr>
                              </w:pPr>
                              <w:moveTo w:id="229" w:author="Bruno Sanchez-Andrade Nuno" w:date="2012-08-14T12:45:00Z">
                                <w:r>
                                  <w:rPr>
                                    <w:rFonts w:eastAsia="Times New Roman" w:cs="Times New Roman"/>
                                  </w:rPr>
                                  <w:t>Johns Hopkins University</w:t>
                                </w:r>
                              </w:moveTo>
                            </w:p>
                            <w:p w14:paraId="5931DF96" w14:textId="77777777" w:rsidR="00017F27" w:rsidRDefault="00017F27" w:rsidP="007806A7">
                              <w:pPr>
                                <w:tabs>
                                  <w:tab w:val="left" w:pos="7707"/>
                                </w:tabs>
                                <w:rPr>
                                  <w:rFonts w:eastAsia="Times New Roman" w:cs="Times New Roman"/>
                                </w:rPr>
                              </w:pPr>
                            </w:p>
                            <w:p w14:paraId="695B609F" w14:textId="77777777" w:rsidR="00017F27" w:rsidRPr="006C5085" w:rsidRDefault="00017F27" w:rsidP="007806A7">
                              <w:pPr>
                                <w:tabs>
                                  <w:tab w:val="left" w:pos="7707"/>
                                </w:tabs>
                                <w:rPr>
                                  <w:rFonts w:eastAsia="Times New Roman" w:cs="Times New Roman"/>
                                </w:rPr>
                              </w:pPr>
                              <w:moveTo w:id="230" w:author="Bruno Sanchez-Andrade Nuno" w:date="2012-08-14T12:45:00Z">
                                <w:r w:rsidRPr="00B2070A">
                                  <w:rPr>
                                    <w:rStyle w:val="Strong"/>
                                    <w:rFonts w:eastAsia="Times New Roman" w:cs="Times New Roman"/>
                                    <w:color w:val="1C354C"/>
                                  </w:rPr>
                                  <w:t>Dr. Richard Moss</w:t>
                                </w:r>
                                <w:r w:rsidRPr="006C5085">
                                  <w:rPr>
                                    <w:rFonts w:eastAsia="Times New Roman" w:cs="Times New Roman"/>
                                  </w:rPr>
                                  <w:br/>
                                  <w:t xml:space="preserve">Senior Staff Scientist </w:t>
                                </w:r>
                              </w:moveTo>
                            </w:p>
                            <w:p w14:paraId="71969983" w14:textId="77777777" w:rsidR="00017F27" w:rsidRDefault="00017F27" w:rsidP="007806A7">
                              <w:pPr>
                                <w:tabs>
                                  <w:tab w:val="left" w:pos="7707"/>
                                </w:tabs>
                                <w:rPr>
                                  <w:rFonts w:cstheme="minorHAnsi"/>
                                </w:rPr>
                              </w:pPr>
                              <w:moveTo w:id="231" w:author="Bruno Sanchez-Andrade Nuno" w:date="2012-08-14T12:45:00Z">
                                <w:r w:rsidRPr="006C5085">
                                  <w:t>Pacific Northwest National Laboratory</w:t>
                                </w:r>
                                <w:r w:rsidRPr="006C5085">
                                  <w:rPr>
                                    <w:rFonts w:cstheme="minorHAnsi"/>
                                  </w:rPr>
                                  <w:t xml:space="preserve"> Joint Global Change Research Institute, United States</w:t>
                                </w:r>
                              </w:moveTo>
                            </w:p>
                            <w:p w14:paraId="398C2A0E" w14:textId="77777777" w:rsidR="00017F27" w:rsidRDefault="00017F27" w:rsidP="007806A7">
                              <w:pPr>
                                <w:tabs>
                                  <w:tab w:val="left" w:pos="7707"/>
                                </w:tabs>
                                <w:rPr>
                                  <w:rFonts w:cstheme="minorHAnsi"/>
                                </w:rPr>
                              </w:pPr>
                            </w:p>
                            <w:p w14:paraId="5136317A" w14:textId="77777777" w:rsidR="00017F27" w:rsidRDefault="00017F27" w:rsidP="007806A7">
                              <w:pPr>
                                <w:tabs>
                                  <w:tab w:val="left" w:pos="7707"/>
                                </w:tabs>
                                <w:rPr>
                                  <w:rFonts w:eastAsia="Times New Roman" w:cs="Times New Roman"/>
                                </w:rPr>
                              </w:pPr>
                              <w:moveTo w:id="232" w:author="Bruno Sanchez-Andrade Nuno" w:date="2012-08-14T12:45:00Z">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moveTo>
                            </w:p>
                            <w:p w14:paraId="2714FFB8" w14:textId="77777777" w:rsidR="00017F27" w:rsidRDefault="00017F27" w:rsidP="007806A7">
                              <w:pPr>
                                <w:tabs>
                                  <w:tab w:val="left" w:pos="7707"/>
                                </w:tabs>
                                <w:rPr>
                                  <w:rFonts w:eastAsia="Times New Roman" w:cs="Times New Roman"/>
                                </w:rPr>
                              </w:pPr>
                            </w:p>
                            <w:p w14:paraId="6BA30CFC" w14:textId="41101B25" w:rsidR="00017F27" w:rsidDel="007806A7" w:rsidRDefault="00017F27" w:rsidP="007806A7">
                              <w:pPr>
                                <w:tabs>
                                  <w:tab w:val="left" w:pos="7707"/>
                                </w:tabs>
                                <w:rPr>
                                  <w:del w:id="233" w:author="Bruno Sanchez-Andrade Nuno" w:date="2012-08-14T12:45:00Z"/>
                                  <w:rStyle w:val="Strong"/>
                                  <w:rFonts w:eastAsia="Times New Roman" w:cs="Times New Roman"/>
                                  <w:color w:val="1C354C"/>
                                </w:rPr>
                              </w:pPr>
                            </w:p>
                            <w:p w14:paraId="693602E6" w14:textId="60BA548C" w:rsidR="00017F27" w:rsidDel="007806A7" w:rsidRDefault="00017F27" w:rsidP="007806A7">
                              <w:pPr>
                                <w:tabs>
                                  <w:tab w:val="left" w:pos="7707"/>
                                </w:tabs>
                                <w:rPr>
                                  <w:del w:id="234" w:author="Bruno Sanchez-Andrade Nuno" w:date="2012-08-14T12:45:00Z"/>
                                  <w:rStyle w:val="Strong"/>
                                  <w:rFonts w:eastAsia="Times New Roman" w:cs="Times New Roman"/>
                                  <w:color w:val="1C354C"/>
                                </w:rPr>
                              </w:pPr>
                            </w:p>
                            <w:p w14:paraId="581A2C5C" w14:textId="440D9F5B" w:rsidR="00017F27" w:rsidDel="007806A7" w:rsidRDefault="00017F27" w:rsidP="007806A7">
                              <w:pPr>
                                <w:tabs>
                                  <w:tab w:val="left" w:pos="7707"/>
                                </w:tabs>
                                <w:rPr>
                                  <w:del w:id="235" w:author="Bruno Sanchez-Andrade Nuno" w:date="2012-08-14T12:45:00Z"/>
                                  <w:rStyle w:val="Strong"/>
                                  <w:rFonts w:eastAsia="Times New Roman" w:cs="Times New Roman"/>
                                  <w:color w:val="1C354C"/>
                                </w:rPr>
                              </w:pPr>
                            </w:p>
                            <w:p w14:paraId="7F24BA75" w14:textId="5E296747" w:rsidR="00017F27" w:rsidDel="007806A7" w:rsidRDefault="00017F27" w:rsidP="007806A7">
                              <w:pPr>
                                <w:tabs>
                                  <w:tab w:val="left" w:pos="7707"/>
                                </w:tabs>
                                <w:rPr>
                                  <w:del w:id="236" w:author="Bruno Sanchez-Andrade Nuno" w:date="2012-08-14T12:45:00Z"/>
                                  <w:rStyle w:val="Strong"/>
                                  <w:rFonts w:eastAsia="Times New Roman" w:cs="Times New Roman"/>
                                  <w:color w:val="1C354C"/>
                                </w:rPr>
                              </w:pPr>
                            </w:p>
                            <w:p w14:paraId="3F121011" w14:textId="39754FFE" w:rsidR="00017F27" w:rsidDel="007806A7" w:rsidRDefault="00017F27" w:rsidP="007806A7">
                              <w:pPr>
                                <w:tabs>
                                  <w:tab w:val="left" w:pos="7707"/>
                                </w:tabs>
                                <w:rPr>
                                  <w:del w:id="237" w:author="Bruno Sanchez-Andrade Nuno" w:date="2012-08-14T12:45:00Z"/>
                                  <w:rStyle w:val="Strong"/>
                                  <w:rFonts w:eastAsia="Times New Roman" w:cs="Times New Roman"/>
                                  <w:color w:val="1C354C"/>
                                </w:rPr>
                              </w:pPr>
                            </w:p>
                            <w:p w14:paraId="32FF35DE" w14:textId="77777777" w:rsidR="00017F27" w:rsidRDefault="00017F27" w:rsidP="007806A7">
                              <w:pPr>
                                <w:tabs>
                                  <w:tab w:val="left" w:pos="7707"/>
                                </w:tabs>
                                <w:rPr>
                                  <w:rFonts w:eastAsia="Times New Roman" w:cs="Times New Roman"/>
                                </w:rPr>
                              </w:pPr>
                              <w:moveTo w:id="238" w:author="Bruno Sanchez-Andrade Nuno" w:date="2012-08-14T12:45:00Z">
                                <w:r w:rsidRPr="00B2070A">
                                  <w:rPr>
                                    <w:rStyle w:val="Strong"/>
                                    <w:rFonts w:eastAsia="Times New Roman" w:cs="Times New Roman"/>
                                    <w:color w:val="1C354C"/>
                                  </w:rPr>
                                  <w:t xml:space="preserve">Dr. </w:t>
                                </w:r>
                                <w:proofErr w:type="spellStart"/>
                                <w:r w:rsidRPr="00B2070A">
                                  <w:rPr>
                                    <w:rStyle w:val="Strong"/>
                                    <w:rFonts w:eastAsia="Times New Roman" w:cs="Times New Roman"/>
                                    <w:color w:val="1C354C"/>
                                  </w:rPr>
                                  <w:t>Anand</w:t>
                                </w:r>
                                <w:proofErr w:type="spellEnd"/>
                                <w:r w:rsidRPr="00B2070A">
                                  <w:rPr>
                                    <w:rStyle w:val="Strong"/>
                                    <w:rFonts w:eastAsia="Times New Roman" w:cs="Times New Roman"/>
                                    <w:color w:val="1C354C"/>
                                  </w:rPr>
                                  <w:t xml:space="preserve"> </w:t>
                                </w:r>
                                <w:proofErr w:type="spellStart"/>
                                <w:r w:rsidRPr="00B2070A">
                                  <w:rPr>
                                    <w:rStyle w:val="Strong"/>
                                    <w:rFonts w:eastAsia="Times New Roman" w:cs="Times New Roman"/>
                                    <w:color w:val="1C354C"/>
                                  </w:rPr>
                                  <w:t>Patwardhan</w:t>
                                </w:r>
                                <w:proofErr w:type="spellEnd"/>
                                <w:r w:rsidRPr="006C5085">
                                  <w:rPr>
                                    <w:rFonts w:eastAsia="Times New Roman" w:cs="Times New Roman"/>
                                  </w:rPr>
                                  <w:br/>
                                  <w:t xml:space="preserve">Professor, </w:t>
                                </w:r>
                                <w:proofErr w:type="spellStart"/>
                                <w:r w:rsidRPr="006C5085">
                                  <w:rPr>
                                    <w:rFonts w:eastAsia="Times New Roman" w:cs="Times New Roman"/>
                                  </w:rPr>
                                  <w:t>Shailesh</w:t>
                                </w:r>
                                <w:proofErr w:type="spellEnd"/>
                                <w:r w:rsidRPr="006C5085">
                                  <w:rPr>
                                    <w:rFonts w:eastAsia="Times New Roman" w:cs="Times New Roman"/>
                                  </w:rPr>
                                  <w:t xml:space="preserve"> J Mehta School of Management</w:t>
                                </w:r>
                                <w:r w:rsidRPr="006C5085">
                                  <w:rPr>
                                    <w:rFonts w:eastAsia="Times New Roman" w:cs="Times New Roman"/>
                                  </w:rPr>
                                  <w:br/>
                                  <w:t>Indian Institute of Technology-Bombay, India</w:t>
                                </w:r>
                              </w:moveTo>
                            </w:p>
                            <w:p w14:paraId="03C24963" w14:textId="77777777" w:rsidR="00017F27" w:rsidRDefault="00017F27" w:rsidP="007806A7">
                              <w:pPr>
                                <w:tabs>
                                  <w:tab w:val="left" w:pos="7707"/>
                                </w:tabs>
                                <w:rPr>
                                  <w:rFonts w:eastAsia="Times New Roman" w:cs="Times New Roman"/>
                                </w:rPr>
                              </w:pPr>
                            </w:p>
                            <w:p w14:paraId="4F86163C" w14:textId="77777777" w:rsidR="00017F27" w:rsidRDefault="00017F27" w:rsidP="007806A7">
                              <w:pPr>
                                <w:tabs>
                                  <w:tab w:val="left" w:pos="7707"/>
                                </w:tabs>
                                <w:rPr>
                                  <w:rStyle w:val="Strong"/>
                                  <w:rFonts w:eastAsia="Times New Roman" w:cs="Times New Roman"/>
                                  <w:color w:val="1C354C"/>
                                </w:rPr>
                              </w:pPr>
                              <w:moveTo w:id="239" w:author="Bruno Sanchez-Andrade Nuno" w:date="2012-08-14T12:45:00Z">
                                <w:r>
                                  <w:rPr>
                                    <w:rStyle w:val="Strong"/>
                                    <w:rFonts w:eastAsia="Times New Roman" w:cs="Times New Roman"/>
                                    <w:color w:val="1C354C"/>
                                  </w:rPr>
                                  <w:t>Dr. Pablo Spiller</w:t>
                                </w:r>
                              </w:moveTo>
                            </w:p>
                            <w:p w14:paraId="660FC945" w14:textId="77777777" w:rsidR="00017F27" w:rsidRDefault="00017F27" w:rsidP="007806A7">
                              <w:pPr>
                                <w:tabs>
                                  <w:tab w:val="left" w:pos="7707"/>
                                </w:tabs>
                              </w:pPr>
                              <w:moveTo w:id="240" w:author="Bruno Sanchez-Andrade Nuno" w:date="2012-08-14T12:45:00Z">
                                <w:r>
                                  <w:t xml:space="preserve">Jeffrey A. Jacobs Distinguished Professor of Business &amp; Technology </w:t>
                                </w:r>
                              </w:moveTo>
                            </w:p>
                            <w:p w14:paraId="06A9553B" w14:textId="77777777" w:rsidR="00017F27" w:rsidRDefault="00017F27" w:rsidP="007806A7">
                              <w:pPr>
                                <w:tabs>
                                  <w:tab w:val="left" w:pos="7707"/>
                                </w:tabs>
                              </w:pPr>
                              <w:moveTo w:id="241" w:author="Bruno Sanchez-Andrade Nuno" w:date="2012-08-14T12:45:00Z">
                                <w:r>
                                  <w:t>Haas School of Business</w:t>
                                </w:r>
                              </w:moveTo>
                            </w:p>
                            <w:p w14:paraId="293760E6" w14:textId="77777777" w:rsidR="00017F27" w:rsidRDefault="00017F27" w:rsidP="007806A7">
                              <w:pPr>
                                <w:tabs>
                                  <w:tab w:val="left" w:pos="7707"/>
                                </w:tabs>
                              </w:pPr>
                              <w:moveTo w:id="242" w:author="Bruno Sanchez-Andrade Nuno" w:date="2012-08-14T12:45:00Z">
                                <w:r>
                                  <w:t>University of California, Berkeley</w:t>
                                </w:r>
                              </w:moveTo>
                            </w:p>
                            <w:p w14:paraId="4C8D0E54" w14:textId="77777777" w:rsidR="00017F27" w:rsidRPr="00F15DA6" w:rsidRDefault="00017F27" w:rsidP="007806A7">
                              <w:pPr>
                                <w:tabs>
                                  <w:tab w:val="left" w:pos="7707"/>
                                </w:tabs>
                                <w:rPr>
                                  <w:rStyle w:val="Strong"/>
                                  <w:b w:val="0"/>
                                  <w:bCs w:val="0"/>
                                </w:rPr>
                              </w:pPr>
                              <w:moveTo w:id="243" w:author="Bruno Sanchez-Andrade Nuno" w:date="2012-08-14T12:45:00Z">
                                <w:r>
                                  <w:t>Visiting Professor of Law, Columbia University</w:t>
                                </w:r>
                              </w:moveTo>
                            </w:p>
                            <w:p w14:paraId="5A6B7DE3" w14:textId="77777777" w:rsidR="00017F27" w:rsidRDefault="00017F27" w:rsidP="007806A7">
                              <w:pPr>
                                <w:tabs>
                                  <w:tab w:val="left" w:pos="7707"/>
                                </w:tabs>
                                <w:rPr>
                                  <w:rStyle w:val="Strong"/>
                                  <w:rFonts w:eastAsia="Times New Roman" w:cs="Times New Roman"/>
                                  <w:color w:val="1C354C"/>
                                </w:rPr>
                              </w:pPr>
                            </w:p>
                            <w:p w14:paraId="68C95158" w14:textId="77777777" w:rsidR="00017F27" w:rsidRDefault="00017F27" w:rsidP="007806A7">
                              <w:pPr>
                                <w:tabs>
                                  <w:tab w:val="left" w:pos="7707"/>
                                </w:tabs>
                                <w:rPr>
                                  <w:rStyle w:val="Strong"/>
                                </w:rPr>
                              </w:pPr>
                              <w:moveTo w:id="244" w:author="Bruno Sanchez-Andrade Nuno" w:date="2012-08-14T12:45:00Z">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moveTo>
                            </w:p>
                            <w:p w14:paraId="0E427BAE" w14:textId="77777777" w:rsidR="00017F27" w:rsidRPr="00687588" w:rsidRDefault="00017F27" w:rsidP="007806A7">
                              <w:pPr>
                                <w:tabs>
                                  <w:tab w:val="left" w:pos="7707"/>
                                </w:tabs>
                                <w:rPr>
                                  <w:b/>
                                  <w:bCs/>
                                </w:rPr>
                              </w:pPr>
                            </w:p>
                            <w:p w14:paraId="278F8C77" w14:textId="77777777" w:rsidR="00017F27" w:rsidRDefault="00017F27" w:rsidP="007806A7">
                              <w:pPr>
                                <w:tabs>
                                  <w:tab w:val="left" w:pos="7707"/>
                                </w:tabs>
                                <w:rPr>
                                  <w:rFonts w:eastAsia="Times New Roman" w:cs="Times New Roman"/>
                                </w:rPr>
                              </w:pPr>
                              <w:moveTo w:id="245" w:author="Bruno Sanchez-Andrade Nuno" w:date="2012-08-14T12:45:00Z">
                                <w:r w:rsidRPr="00B2070A">
                                  <w:rPr>
                                    <w:rStyle w:val="Strong"/>
                                    <w:rFonts w:eastAsia="Times New Roman" w:cs="Times New Roman"/>
                                    <w:color w:val="1C354C"/>
                                  </w:rPr>
                                  <w:t xml:space="preserve">Dr. Claudio </w:t>
                                </w:r>
                                <w:proofErr w:type="spellStart"/>
                                <w:r w:rsidRPr="00B2070A">
                                  <w:rPr>
                                    <w:rStyle w:val="Strong"/>
                                    <w:rFonts w:eastAsia="Times New Roman" w:cs="Times New Roman"/>
                                    <w:color w:val="1C354C"/>
                                  </w:rPr>
                                  <w:t>Szlafsztein</w:t>
                                </w:r>
                                <w:proofErr w:type="spellEnd"/>
                                <w:r w:rsidRPr="006C5085">
                                  <w:rPr>
                                    <w:rFonts w:eastAsia="Times New Roman" w:cs="Times New Roman"/>
                                  </w:rPr>
                                  <w:br/>
                                  <w:t>Professor, Center of Environmental Sciences</w:t>
                                </w:r>
                                <w:r w:rsidRPr="006C5085">
                                  <w:rPr>
                                    <w:rFonts w:eastAsia="Times New Roman" w:cs="Times New Roman"/>
                                  </w:rPr>
                                  <w:br/>
                                  <w:t xml:space="preserve">Federal University of </w:t>
                                </w:r>
                                <w:proofErr w:type="spellStart"/>
                                <w:r w:rsidRPr="006C5085">
                                  <w:rPr>
                                    <w:rFonts w:eastAsia="Times New Roman" w:cs="Times New Roman"/>
                                  </w:rPr>
                                  <w:t>Pará</w:t>
                                </w:r>
                                <w:proofErr w:type="spellEnd"/>
                                <w:r w:rsidRPr="006C5085">
                                  <w:rPr>
                                    <w:rFonts w:eastAsia="Times New Roman" w:cs="Times New Roman"/>
                                  </w:rPr>
                                  <w:t>, Brazil</w:t>
                                </w:r>
                              </w:moveTo>
                            </w:p>
                            <w:p w14:paraId="490C8B4B" w14:textId="77777777" w:rsidR="00017F27" w:rsidRDefault="00017F27" w:rsidP="007806A7">
                              <w:pPr>
                                <w:tabs>
                                  <w:tab w:val="left" w:pos="7707"/>
                                </w:tabs>
                                <w:rPr>
                                  <w:rFonts w:eastAsia="Times New Roman" w:cs="Times New Roman"/>
                                </w:rPr>
                              </w:pPr>
                            </w:p>
                            <w:p w14:paraId="0148A2D4" w14:textId="77777777" w:rsidR="00017F27" w:rsidRPr="00687588" w:rsidRDefault="00017F27" w:rsidP="007806A7">
                              <w:pPr>
                                <w:tabs>
                                  <w:tab w:val="left" w:pos="7707"/>
                                </w:tabs>
                                <w:rPr>
                                  <w:rFonts w:eastAsia="Times New Roman" w:cs="Times New Roman"/>
                                  <w:b/>
                                  <w:color w:val="192C43"/>
                                </w:rPr>
                              </w:pPr>
                              <w:moveTo w:id="246" w:author="Bruno Sanchez-Andrade Nuno" w:date="2012-08-14T12:45:00Z">
                                <w:r w:rsidRPr="00687588">
                                  <w:rPr>
                                    <w:rFonts w:eastAsia="Times New Roman" w:cs="Times New Roman"/>
                                    <w:b/>
                                    <w:color w:val="192C43"/>
                                  </w:rPr>
                                  <w:t xml:space="preserve">Dr. Jintao </w:t>
                                </w:r>
                                <w:proofErr w:type="spellStart"/>
                                <w:r w:rsidRPr="00687588">
                                  <w:rPr>
                                    <w:rFonts w:eastAsia="Times New Roman" w:cs="Times New Roman"/>
                                    <w:b/>
                                    <w:color w:val="192C43"/>
                                  </w:rPr>
                                  <w:t>Xu</w:t>
                                </w:r>
                              </w:moveTo>
                              <w:proofErr w:type="spellEnd"/>
                            </w:p>
                            <w:p w14:paraId="5A9B45AD" w14:textId="77777777" w:rsidR="00017F27" w:rsidRDefault="00017F27" w:rsidP="007806A7">
                              <w:pPr>
                                <w:tabs>
                                  <w:tab w:val="left" w:pos="7707"/>
                                </w:tabs>
                                <w:rPr>
                                  <w:rFonts w:eastAsia="Times New Roman" w:cs="Times New Roman"/>
                                </w:rPr>
                              </w:pPr>
                              <w:moveTo w:id="247" w:author="Bruno Sanchez-Andrade Nuno" w:date="2012-08-14T12:45:00Z">
                                <w:r w:rsidRPr="006C5085">
                                  <w:rPr>
                                    <w:rFonts w:eastAsia="Times New Roman" w:cs="Times New Roman"/>
                                  </w:rPr>
                                  <w:t>Professor of Natural Resource Economics</w:t>
                                </w:r>
                              </w:moveTo>
                            </w:p>
                            <w:p w14:paraId="11CCF390" w14:textId="77777777" w:rsidR="00017F27" w:rsidRDefault="00017F27" w:rsidP="007806A7">
                              <w:pPr>
                                <w:tabs>
                                  <w:tab w:val="left" w:pos="7707"/>
                                </w:tabs>
                                <w:rPr>
                                  <w:rFonts w:eastAsia="Times New Roman" w:cs="Times New Roman"/>
                                </w:rPr>
                              </w:pPr>
                              <w:moveTo w:id="248" w:author="Bruno Sanchez-Andrade Nuno" w:date="2012-08-14T12:45:00Z">
                                <w:r w:rsidRPr="006C5085">
                                  <w:rPr>
                                    <w:rFonts w:eastAsia="Times New Roman" w:cs="Times New Roman"/>
                                  </w:rPr>
                                  <w:t>Chair, Department of Environmental Management</w:t>
                                </w:r>
                                <w:r>
                                  <w:rPr>
                                    <w:rFonts w:eastAsia="Times New Roman" w:cs="Times New Roman"/>
                                  </w:rPr>
                                  <w:t xml:space="preserve"> </w:t>
                                </w:r>
                              </w:moveTo>
                            </w:p>
                            <w:p w14:paraId="7EA8A7F6" w14:textId="77777777" w:rsidR="00017F27" w:rsidRDefault="00017F27" w:rsidP="007806A7">
                              <w:pPr>
                                <w:tabs>
                                  <w:tab w:val="left" w:pos="7707"/>
                                </w:tabs>
                                <w:rPr>
                                  <w:rFonts w:eastAsia="Times New Roman" w:cs="Times New Roman"/>
                                </w:rPr>
                              </w:pPr>
                              <w:moveTo w:id="249" w:author="Bruno Sanchez-Andrade Nuno" w:date="2012-08-14T12:45:00Z">
                                <w:r>
                                  <w:rPr>
                                    <w:rFonts w:eastAsia="Times New Roman" w:cs="Times New Roman"/>
                                  </w:rPr>
                                  <w:t>National School of Development, Peking University, China</w:t>
                                </w:r>
                              </w:moveTo>
                            </w:p>
                            <w:moveToRangeEnd w:id="222"/>
                            <w:p w14:paraId="67CE0510" w14:textId="77777777" w:rsidR="00017F27" w:rsidRDefault="00017F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29" type="#_x0000_t202" style="position:absolute;margin-left:0;margin-top:63pt;width:198pt;height:39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J4PtECAAAY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" filled="f" stroked="f">
                  <v:textbox style="mso-next-textbox:#Text Box 43">
                    <w:txbxContent>
                      <w:p w14:paraId="0FEBA630" w14:textId="77777777" w:rsidR="00017F27" w:rsidRPr="00B2070A" w:rsidRDefault="00017F27" w:rsidP="007806A7">
                        <w:pPr>
                          <w:tabs>
                            <w:tab w:val="left" w:pos="7707"/>
                          </w:tabs>
                          <w:rPr>
                            <w:rStyle w:val="Strong"/>
                          </w:rPr>
                        </w:pPr>
                        <w:moveToRangeStart w:id="250" w:author="Bruno Sanchez-Andrade Nuno" w:date="2012-08-14T12:45:00Z" w:name="move206567660"/>
                        <w:moveTo w:id="251" w:author="Bruno Sanchez-Andrade Nuno" w:date="2012-08-14T12:45:00Z">
                          <w:r w:rsidRPr="00B2070A">
                            <w:rPr>
                              <w:rStyle w:val="Strong"/>
                              <w:rFonts w:eastAsia="Times New Roman" w:cs="Times New Roman"/>
                              <w:color w:val="1C354C"/>
                            </w:rPr>
                            <w:t xml:space="preserve">Dr. Maria de Lourdes </w:t>
                          </w:r>
                          <w:proofErr w:type="spellStart"/>
                          <w:r w:rsidRPr="00B2070A">
                            <w:rPr>
                              <w:rStyle w:val="Strong"/>
                              <w:rFonts w:eastAsia="Times New Roman" w:cs="Times New Roman"/>
                              <w:color w:val="1C354C"/>
                            </w:rPr>
                            <w:t>Dieck</w:t>
                          </w:r>
                          <w:proofErr w:type="spellEnd"/>
                          <w:r w:rsidRPr="00B2070A">
                            <w:rPr>
                              <w:rStyle w:val="Strong"/>
                              <w:rFonts w:eastAsia="Times New Roman" w:cs="Times New Roman"/>
                              <w:color w:val="1C354C"/>
                            </w:rPr>
                            <w:t>-Assad</w:t>
                          </w:r>
                        </w:moveTo>
                      </w:p>
                      <w:p w14:paraId="5E5347AB" w14:textId="77777777" w:rsidR="00017F27" w:rsidRPr="006C5085" w:rsidRDefault="00017F27" w:rsidP="007806A7">
                        <w:pPr>
                          <w:tabs>
                            <w:tab w:val="left" w:pos="7707"/>
                          </w:tabs>
                        </w:pPr>
                        <w:moveTo w:id="252" w:author="Bruno Sanchez-Andrade Nuno" w:date="2012-08-14T12:45:00Z">
                          <w:r w:rsidRPr="006C5085">
                            <w:t>Director General of Graduate Schools of Business and Government</w:t>
                          </w:r>
                        </w:moveTo>
                      </w:p>
                      <w:p w14:paraId="3BF148DB" w14:textId="77777777" w:rsidR="00017F27" w:rsidRDefault="00017F27" w:rsidP="007806A7">
                        <w:pPr>
                          <w:tabs>
                            <w:tab w:val="left" w:pos="7707"/>
                          </w:tabs>
                          <w:rPr>
                            <w:rStyle w:val="Strong"/>
                            <w:b w:val="0"/>
                          </w:rPr>
                        </w:pPr>
                        <w:moveTo w:id="253" w:author="Bruno Sanchez-Andrade Nuno" w:date="2012-08-14T12:45:00Z">
                          <w:r w:rsidRPr="006C5085">
                            <w:t xml:space="preserve">ITESM – </w:t>
                          </w:r>
                          <w:proofErr w:type="spellStart"/>
                          <w:r w:rsidRPr="006C5085">
                            <w:t>Tecnológico</w:t>
                          </w:r>
                          <w:proofErr w:type="spellEnd"/>
                          <w:r w:rsidRPr="006C5085">
                            <w:t xml:space="preserve"> de Monterrey</w:t>
                          </w:r>
                          <w:r w:rsidRPr="006C5085">
                            <w:rPr>
                              <w:rStyle w:val="Strong"/>
                            </w:rPr>
                            <w:t xml:space="preserve">, </w:t>
                          </w:r>
                          <w:r w:rsidRPr="006C5085">
                            <w:rPr>
                              <w:rStyle w:val="Strong"/>
                              <w:b w:val="0"/>
                            </w:rPr>
                            <w:t>Mexico</w:t>
                          </w:r>
                        </w:moveTo>
                      </w:p>
                      <w:p w14:paraId="3284DC51" w14:textId="77777777" w:rsidR="00017F27" w:rsidRDefault="00017F27" w:rsidP="007806A7">
                        <w:pPr>
                          <w:tabs>
                            <w:tab w:val="left" w:pos="7707"/>
                          </w:tabs>
                          <w:rPr>
                            <w:color w:val="1C354C"/>
                            <w:sz w:val="32"/>
                            <w:szCs w:val="32"/>
                          </w:rPr>
                        </w:pPr>
                      </w:p>
                      <w:p w14:paraId="2E04D257" w14:textId="77777777" w:rsidR="00017F27" w:rsidRDefault="00017F27" w:rsidP="007806A7">
                        <w:pPr>
                          <w:tabs>
                            <w:tab w:val="left" w:pos="7707"/>
                          </w:tabs>
                          <w:rPr>
                            <w:rFonts w:eastAsia="Times New Roman" w:cs="Times New Roman"/>
                          </w:rPr>
                        </w:pPr>
                        <w:moveTo w:id="254" w:author="Bruno Sanchez-Andrade Nuno" w:date="2012-08-14T12:45:00Z">
                          <w:r w:rsidRPr="00B2070A">
                            <w:rPr>
                              <w:rStyle w:val="Strong"/>
                              <w:rFonts w:eastAsia="Times New Roman" w:cs="Times New Roman"/>
                              <w:color w:val="1C354C"/>
                            </w:rPr>
                            <w:t xml:space="preserve">Dr. Hans-Martin </w:t>
                          </w:r>
                          <w:proofErr w:type="spellStart"/>
                          <w:r w:rsidRPr="00B2070A">
                            <w:rPr>
                              <w:rStyle w:val="Strong"/>
                              <w:rFonts w:eastAsia="Times New Roman" w:cs="Times New Roman"/>
                              <w:color w:val="1C354C"/>
                            </w:rPr>
                            <w:t>Füssel</w:t>
                          </w:r>
                          <w:proofErr w:type="spellEnd"/>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moveTo>
                      </w:p>
                      <w:p w14:paraId="0A060EF4" w14:textId="77777777" w:rsidR="00017F27" w:rsidRDefault="00017F27" w:rsidP="007806A7">
                        <w:pPr>
                          <w:tabs>
                            <w:tab w:val="left" w:pos="7707"/>
                          </w:tabs>
                          <w:rPr>
                            <w:rFonts w:eastAsia="Times New Roman" w:cs="Times New Roman"/>
                          </w:rPr>
                        </w:pPr>
                      </w:p>
                      <w:p w14:paraId="257854B9" w14:textId="77777777" w:rsidR="00017F27" w:rsidRDefault="00017F27" w:rsidP="007806A7">
                        <w:pPr>
                          <w:tabs>
                            <w:tab w:val="left" w:pos="7707"/>
                          </w:tabs>
                          <w:rPr>
                            <w:rFonts w:eastAsia="Times New Roman" w:cs="Times New Roman"/>
                          </w:rPr>
                        </w:pPr>
                        <w:moveTo w:id="255" w:author="Bruno Sanchez-Andrade Nuno" w:date="2012-08-14T12:45:00Z">
                          <w:r w:rsidRPr="00B2070A">
                            <w:rPr>
                              <w:rStyle w:val="Strong"/>
                              <w:rFonts w:eastAsia="Times New Roman" w:cs="Times New Roman"/>
                              <w:color w:val="1C354C"/>
                            </w:rPr>
                            <w:t xml:space="preserve">Dr. </w:t>
                          </w:r>
                          <w:r>
                            <w:rPr>
                              <w:rStyle w:val="Strong"/>
                              <w:rFonts w:eastAsia="Times New Roman" w:cs="Times New Roman"/>
                              <w:color w:val="1C354C"/>
                            </w:rPr>
                            <w:t xml:space="preserve">Steve </w:t>
                          </w:r>
                          <w:proofErr w:type="spellStart"/>
                          <w:r>
                            <w:rPr>
                              <w:rStyle w:val="Strong"/>
                              <w:rFonts w:eastAsia="Times New Roman" w:cs="Times New Roman"/>
                              <w:color w:val="1C354C"/>
                            </w:rPr>
                            <w:t>Hanke</w:t>
                          </w:r>
                          <w:proofErr w:type="spellEnd"/>
                          <w:r w:rsidRPr="006C5085">
                            <w:rPr>
                              <w:rFonts w:eastAsia="Times New Roman" w:cs="Times New Roman"/>
                            </w:rPr>
                            <w:br/>
                          </w:r>
                          <w:r>
                            <w:rPr>
                              <w:rFonts w:eastAsia="Times New Roman" w:cs="Times New Roman"/>
                            </w:rPr>
                            <w:t>Professor of Applied Economics</w:t>
                          </w:r>
                        </w:moveTo>
                      </w:p>
                      <w:p w14:paraId="14570BE2" w14:textId="77777777" w:rsidR="00017F27" w:rsidRDefault="00017F27" w:rsidP="007806A7">
                        <w:pPr>
                          <w:tabs>
                            <w:tab w:val="left" w:pos="7707"/>
                          </w:tabs>
                          <w:rPr>
                            <w:rFonts w:eastAsia="Times New Roman" w:cs="Times New Roman"/>
                          </w:rPr>
                        </w:pPr>
                        <w:moveTo w:id="256" w:author="Bruno Sanchez-Andrade Nuno" w:date="2012-08-14T12:45:00Z">
                          <w:r>
                            <w:rPr>
                              <w:rFonts w:eastAsia="Times New Roman" w:cs="Times New Roman"/>
                            </w:rPr>
                            <w:t>Co-Director, The Institute for Applied Economics, Global Health and the Study of Enterprise</w:t>
                          </w:r>
                        </w:moveTo>
                      </w:p>
                      <w:p w14:paraId="6A6FAC4C" w14:textId="77777777" w:rsidR="00017F27" w:rsidRDefault="00017F27" w:rsidP="007806A7">
                        <w:pPr>
                          <w:tabs>
                            <w:tab w:val="left" w:pos="7707"/>
                          </w:tabs>
                          <w:rPr>
                            <w:rFonts w:eastAsia="Times New Roman" w:cs="Times New Roman"/>
                          </w:rPr>
                        </w:pPr>
                        <w:moveTo w:id="257" w:author="Bruno Sanchez-Andrade Nuno" w:date="2012-08-14T12:45:00Z">
                          <w:r>
                            <w:rPr>
                              <w:rFonts w:eastAsia="Times New Roman" w:cs="Times New Roman"/>
                            </w:rPr>
                            <w:t>Johns Hopkins University</w:t>
                          </w:r>
                        </w:moveTo>
                      </w:p>
                      <w:p w14:paraId="5931DF96" w14:textId="77777777" w:rsidR="00017F27" w:rsidRDefault="00017F27" w:rsidP="007806A7">
                        <w:pPr>
                          <w:tabs>
                            <w:tab w:val="left" w:pos="7707"/>
                          </w:tabs>
                          <w:rPr>
                            <w:rFonts w:eastAsia="Times New Roman" w:cs="Times New Roman"/>
                          </w:rPr>
                        </w:pPr>
                      </w:p>
                      <w:p w14:paraId="695B609F" w14:textId="77777777" w:rsidR="00017F27" w:rsidRPr="006C5085" w:rsidRDefault="00017F27" w:rsidP="007806A7">
                        <w:pPr>
                          <w:tabs>
                            <w:tab w:val="left" w:pos="7707"/>
                          </w:tabs>
                          <w:rPr>
                            <w:rFonts w:eastAsia="Times New Roman" w:cs="Times New Roman"/>
                          </w:rPr>
                        </w:pPr>
                        <w:moveTo w:id="258" w:author="Bruno Sanchez-Andrade Nuno" w:date="2012-08-14T12:45:00Z">
                          <w:r w:rsidRPr="00B2070A">
                            <w:rPr>
                              <w:rStyle w:val="Strong"/>
                              <w:rFonts w:eastAsia="Times New Roman" w:cs="Times New Roman"/>
                              <w:color w:val="1C354C"/>
                            </w:rPr>
                            <w:t>Dr. Richard Moss</w:t>
                          </w:r>
                          <w:r w:rsidRPr="006C5085">
                            <w:rPr>
                              <w:rFonts w:eastAsia="Times New Roman" w:cs="Times New Roman"/>
                            </w:rPr>
                            <w:br/>
                            <w:t xml:space="preserve">Senior Staff Scientist </w:t>
                          </w:r>
                        </w:moveTo>
                      </w:p>
                      <w:p w14:paraId="71969983" w14:textId="77777777" w:rsidR="00017F27" w:rsidRDefault="00017F27" w:rsidP="007806A7">
                        <w:pPr>
                          <w:tabs>
                            <w:tab w:val="left" w:pos="7707"/>
                          </w:tabs>
                          <w:rPr>
                            <w:rFonts w:cstheme="minorHAnsi"/>
                          </w:rPr>
                        </w:pPr>
                        <w:moveTo w:id="259" w:author="Bruno Sanchez-Andrade Nuno" w:date="2012-08-14T12:45:00Z">
                          <w:r w:rsidRPr="006C5085">
                            <w:t>Pacific Northwest National Laboratory</w:t>
                          </w:r>
                          <w:r w:rsidRPr="006C5085">
                            <w:rPr>
                              <w:rFonts w:cstheme="minorHAnsi"/>
                            </w:rPr>
                            <w:t xml:space="preserve"> Joint Global Change Research Institute, United States</w:t>
                          </w:r>
                        </w:moveTo>
                      </w:p>
                      <w:p w14:paraId="398C2A0E" w14:textId="77777777" w:rsidR="00017F27" w:rsidRDefault="00017F27" w:rsidP="007806A7">
                        <w:pPr>
                          <w:tabs>
                            <w:tab w:val="left" w:pos="7707"/>
                          </w:tabs>
                          <w:rPr>
                            <w:rFonts w:cstheme="minorHAnsi"/>
                          </w:rPr>
                        </w:pPr>
                      </w:p>
                      <w:p w14:paraId="5136317A" w14:textId="77777777" w:rsidR="00017F27" w:rsidRDefault="00017F27" w:rsidP="007806A7">
                        <w:pPr>
                          <w:tabs>
                            <w:tab w:val="left" w:pos="7707"/>
                          </w:tabs>
                          <w:rPr>
                            <w:rFonts w:eastAsia="Times New Roman" w:cs="Times New Roman"/>
                          </w:rPr>
                        </w:pPr>
                        <w:moveTo w:id="260" w:author="Bruno Sanchez-Andrade Nuno" w:date="2012-08-14T12:45:00Z">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moveTo>
                      </w:p>
                      <w:p w14:paraId="2714FFB8" w14:textId="77777777" w:rsidR="00017F27" w:rsidRDefault="00017F27" w:rsidP="007806A7">
                        <w:pPr>
                          <w:tabs>
                            <w:tab w:val="left" w:pos="7707"/>
                          </w:tabs>
                          <w:rPr>
                            <w:rFonts w:eastAsia="Times New Roman" w:cs="Times New Roman"/>
                          </w:rPr>
                        </w:pPr>
                      </w:p>
                      <w:p w14:paraId="6BA30CFC" w14:textId="41101B25" w:rsidR="00017F27" w:rsidDel="007806A7" w:rsidRDefault="00017F27" w:rsidP="007806A7">
                        <w:pPr>
                          <w:tabs>
                            <w:tab w:val="left" w:pos="7707"/>
                          </w:tabs>
                          <w:rPr>
                            <w:del w:id="261" w:author="Bruno Sanchez-Andrade Nuno" w:date="2012-08-14T12:45:00Z"/>
                            <w:rStyle w:val="Strong"/>
                            <w:rFonts w:eastAsia="Times New Roman" w:cs="Times New Roman"/>
                            <w:color w:val="1C354C"/>
                          </w:rPr>
                        </w:pPr>
                      </w:p>
                      <w:p w14:paraId="693602E6" w14:textId="60BA548C" w:rsidR="00017F27" w:rsidDel="007806A7" w:rsidRDefault="00017F27" w:rsidP="007806A7">
                        <w:pPr>
                          <w:tabs>
                            <w:tab w:val="left" w:pos="7707"/>
                          </w:tabs>
                          <w:rPr>
                            <w:del w:id="262" w:author="Bruno Sanchez-Andrade Nuno" w:date="2012-08-14T12:45:00Z"/>
                            <w:rStyle w:val="Strong"/>
                            <w:rFonts w:eastAsia="Times New Roman" w:cs="Times New Roman"/>
                            <w:color w:val="1C354C"/>
                          </w:rPr>
                        </w:pPr>
                      </w:p>
                      <w:p w14:paraId="581A2C5C" w14:textId="440D9F5B" w:rsidR="00017F27" w:rsidDel="007806A7" w:rsidRDefault="00017F27" w:rsidP="007806A7">
                        <w:pPr>
                          <w:tabs>
                            <w:tab w:val="left" w:pos="7707"/>
                          </w:tabs>
                          <w:rPr>
                            <w:del w:id="263" w:author="Bruno Sanchez-Andrade Nuno" w:date="2012-08-14T12:45:00Z"/>
                            <w:rStyle w:val="Strong"/>
                            <w:rFonts w:eastAsia="Times New Roman" w:cs="Times New Roman"/>
                            <w:color w:val="1C354C"/>
                          </w:rPr>
                        </w:pPr>
                      </w:p>
                      <w:p w14:paraId="7F24BA75" w14:textId="5E296747" w:rsidR="00017F27" w:rsidDel="007806A7" w:rsidRDefault="00017F27" w:rsidP="007806A7">
                        <w:pPr>
                          <w:tabs>
                            <w:tab w:val="left" w:pos="7707"/>
                          </w:tabs>
                          <w:rPr>
                            <w:del w:id="264" w:author="Bruno Sanchez-Andrade Nuno" w:date="2012-08-14T12:45:00Z"/>
                            <w:rStyle w:val="Strong"/>
                            <w:rFonts w:eastAsia="Times New Roman" w:cs="Times New Roman"/>
                            <w:color w:val="1C354C"/>
                          </w:rPr>
                        </w:pPr>
                      </w:p>
                      <w:p w14:paraId="3F121011" w14:textId="39754FFE" w:rsidR="00017F27" w:rsidDel="007806A7" w:rsidRDefault="00017F27" w:rsidP="007806A7">
                        <w:pPr>
                          <w:tabs>
                            <w:tab w:val="left" w:pos="7707"/>
                          </w:tabs>
                          <w:rPr>
                            <w:del w:id="265" w:author="Bruno Sanchez-Andrade Nuno" w:date="2012-08-14T12:45:00Z"/>
                            <w:rStyle w:val="Strong"/>
                            <w:rFonts w:eastAsia="Times New Roman" w:cs="Times New Roman"/>
                            <w:color w:val="1C354C"/>
                          </w:rPr>
                        </w:pPr>
                      </w:p>
                      <w:p w14:paraId="32FF35DE" w14:textId="77777777" w:rsidR="00017F27" w:rsidRDefault="00017F27" w:rsidP="007806A7">
                        <w:pPr>
                          <w:tabs>
                            <w:tab w:val="left" w:pos="7707"/>
                          </w:tabs>
                          <w:rPr>
                            <w:rFonts w:eastAsia="Times New Roman" w:cs="Times New Roman"/>
                          </w:rPr>
                        </w:pPr>
                        <w:moveTo w:id="266" w:author="Bruno Sanchez-Andrade Nuno" w:date="2012-08-14T12:45:00Z">
                          <w:r w:rsidRPr="00B2070A">
                            <w:rPr>
                              <w:rStyle w:val="Strong"/>
                              <w:rFonts w:eastAsia="Times New Roman" w:cs="Times New Roman"/>
                              <w:color w:val="1C354C"/>
                            </w:rPr>
                            <w:t xml:space="preserve">Dr. </w:t>
                          </w:r>
                          <w:proofErr w:type="spellStart"/>
                          <w:r w:rsidRPr="00B2070A">
                            <w:rPr>
                              <w:rStyle w:val="Strong"/>
                              <w:rFonts w:eastAsia="Times New Roman" w:cs="Times New Roman"/>
                              <w:color w:val="1C354C"/>
                            </w:rPr>
                            <w:t>Anand</w:t>
                          </w:r>
                          <w:proofErr w:type="spellEnd"/>
                          <w:r w:rsidRPr="00B2070A">
                            <w:rPr>
                              <w:rStyle w:val="Strong"/>
                              <w:rFonts w:eastAsia="Times New Roman" w:cs="Times New Roman"/>
                              <w:color w:val="1C354C"/>
                            </w:rPr>
                            <w:t xml:space="preserve"> </w:t>
                          </w:r>
                          <w:proofErr w:type="spellStart"/>
                          <w:r w:rsidRPr="00B2070A">
                            <w:rPr>
                              <w:rStyle w:val="Strong"/>
                              <w:rFonts w:eastAsia="Times New Roman" w:cs="Times New Roman"/>
                              <w:color w:val="1C354C"/>
                            </w:rPr>
                            <w:t>Patwardhan</w:t>
                          </w:r>
                          <w:proofErr w:type="spellEnd"/>
                          <w:r w:rsidRPr="006C5085">
                            <w:rPr>
                              <w:rFonts w:eastAsia="Times New Roman" w:cs="Times New Roman"/>
                            </w:rPr>
                            <w:br/>
                            <w:t xml:space="preserve">Professor, </w:t>
                          </w:r>
                          <w:proofErr w:type="spellStart"/>
                          <w:r w:rsidRPr="006C5085">
                            <w:rPr>
                              <w:rFonts w:eastAsia="Times New Roman" w:cs="Times New Roman"/>
                            </w:rPr>
                            <w:t>Shailesh</w:t>
                          </w:r>
                          <w:proofErr w:type="spellEnd"/>
                          <w:r w:rsidRPr="006C5085">
                            <w:rPr>
                              <w:rFonts w:eastAsia="Times New Roman" w:cs="Times New Roman"/>
                            </w:rPr>
                            <w:t xml:space="preserve"> J Mehta School of Management</w:t>
                          </w:r>
                          <w:r w:rsidRPr="006C5085">
                            <w:rPr>
                              <w:rFonts w:eastAsia="Times New Roman" w:cs="Times New Roman"/>
                            </w:rPr>
                            <w:br/>
                            <w:t>Indian Institute of Technology-Bombay, India</w:t>
                          </w:r>
                        </w:moveTo>
                      </w:p>
                      <w:p w14:paraId="03C24963" w14:textId="77777777" w:rsidR="00017F27" w:rsidRDefault="00017F27" w:rsidP="007806A7">
                        <w:pPr>
                          <w:tabs>
                            <w:tab w:val="left" w:pos="7707"/>
                          </w:tabs>
                          <w:rPr>
                            <w:rFonts w:eastAsia="Times New Roman" w:cs="Times New Roman"/>
                          </w:rPr>
                        </w:pPr>
                      </w:p>
                      <w:p w14:paraId="4F86163C" w14:textId="77777777" w:rsidR="00017F27" w:rsidRDefault="00017F27" w:rsidP="007806A7">
                        <w:pPr>
                          <w:tabs>
                            <w:tab w:val="left" w:pos="7707"/>
                          </w:tabs>
                          <w:rPr>
                            <w:rStyle w:val="Strong"/>
                            <w:rFonts w:eastAsia="Times New Roman" w:cs="Times New Roman"/>
                            <w:color w:val="1C354C"/>
                          </w:rPr>
                        </w:pPr>
                        <w:moveTo w:id="267" w:author="Bruno Sanchez-Andrade Nuno" w:date="2012-08-14T12:45:00Z">
                          <w:r>
                            <w:rPr>
                              <w:rStyle w:val="Strong"/>
                              <w:rFonts w:eastAsia="Times New Roman" w:cs="Times New Roman"/>
                              <w:color w:val="1C354C"/>
                            </w:rPr>
                            <w:t>Dr. Pablo Spiller</w:t>
                          </w:r>
                        </w:moveTo>
                      </w:p>
                      <w:p w14:paraId="660FC945" w14:textId="77777777" w:rsidR="00017F27" w:rsidRDefault="00017F27" w:rsidP="007806A7">
                        <w:pPr>
                          <w:tabs>
                            <w:tab w:val="left" w:pos="7707"/>
                          </w:tabs>
                        </w:pPr>
                        <w:moveTo w:id="268" w:author="Bruno Sanchez-Andrade Nuno" w:date="2012-08-14T12:45:00Z">
                          <w:r>
                            <w:t xml:space="preserve">Jeffrey A. Jacobs Distinguished Professor of Business &amp; Technology </w:t>
                          </w:r>
                        </w:moveTo>
                      </w:p>
                      <w:p w14:paraId="06A9553B" w14:textId="77777777" w:rsidR="00017F27" w:rsidRDefault="00017F27" w:rsidP="007806A7">
                        <w:pPr>
                          <w:tabs>
                            <w:tab w:val="left" w:pos="7707"/>
                          </w:tabs>
                        </w:pPr>
                        <w:moveTo w:id="269" w:author="Bruno Sanchez-Andrade Nuno" w:date="2012-08-14T12:45:00Z">
                          <w:r>
                            <w:t>Haas School of Business</w:t>
                          </w:r>
                        </w:moveTo>
                      </w:p>
                      <w:p w14:paraId="293760E6" w14:textId="77777777" w:rsidR="00017F27" w:rsidRDefault="00017F27" w:rsidP="007806A7">
                        <w:pPr>
                          <w:tabs>
                            <w:tab w:val="left" w:pos="7707"/>
                          </w:tabs>
                        </w:pPr>
                        <w:moveTo w:id="270" w:author="Bruno Sanchez-Andrade Nuno" w:date="2012-08-14T12:45:00Z">
                          <w:r>
                            <w:t>University of California, Berkeley</w:t>
                          </w:r>
                        </w:moveTo>
                      </w:p>
                      <w:p w14:paraId="4C8D0E54" w14:textId="77777777" w:rsidR="00017F27" w:rsidRPr="00F15DA6" w:rsidRDefault="00017F27" w:rsidP="007806A7">
                        <w:pPr>
                          <w:tabs>
                            <w:tab w:val="left" w:pos="7707"/>
                          </w:tabs>
                          <w:rPr>
                            <w:rStyle w:val="Strong"/>
                            <w:b w:val="0"/>
                            <w:bCs w:val="0"/>
                          </w:rPr>
                        </w:pPr>
                        <w:moveTo w:id="271" w:author="Bruno Sanchez-Andrade Nuno" w:date="2012-08-14T12:45:00Z">
                          <w:r>
                            <w:t>Visiting Professor of Law, Columbia University</w:t>
                          </w:r>
                        </w:moveTo>
                      </w:p>
                      <w:p w14:paraId="5A6B7DE3" w14:textId="77777777" w:rsidR="00017F27" w:rsidRDefault="00017F27" w:rsidP="007806A7">
                        <w:pPr>
                          <w:tabs>
                            <w:tab w:val="left" w:pos="7707"/>
                          </w:tabs>
                          <w:rPr>
                            <w:rStyle w:val="Strong"/>
                            <w:rFonts w:eastAsia="Times New Roman" w:cs="Times New Roman"/>
                            <w:color w:val="1C354C"/>
                          </w:rPr>
                        </w:pPr>
                      </w:p>
                      <w:p w14:paraId="68C95158" w14:textId="77777777" w:rsidR="00017F27" w:rsidRDefault="00017F27" w:rsidP="007806A7">
                        <w:pPr>
                          <w:tabs>
                            <w:tab w:val="left" w:pos="7707"/>
                          </w:tabs>
                          <w:rPr>
                            <w:rStyle w:val="Strong"/>
                          </w:rPr>
                        </w:pPr>
                        <w:moveTo w:id="272" w:author="Bruno Sanchez-Andrade Nuno" w:date="2012-08-14T12:45:00Z">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moveTo>
                      </w:p>
                      <w:p w14:paraId="0E427BAE" w14:textId="77777777" w:rsidR="00017F27" w:rsidRPr="00687588" w:rsidRDefault="00017F27" w:rsidP="007806A7">
                        <w:pPr>
                          <w:tabs>
                            <w:tab w:val="left" w:pos="7707"/>
                          </w:tabs>
                          <w:rPr>
                            <w:b/>
                            <w:bCs/>
                          </w:rPr>
                        </w:pPr>
                      </w:p>
                      <w:p w14:paraId="278F8C77" w14:textId="77777777" w:rsidR="00017F27" w:rsidRDefault="00017F27" w:rsidP="007806A7">
                        <w:pPr>
                          <w:tabs>
                            <w:tab w:val="left" w:pos="7707"/>
                          </w:tabs>
                          <w:rPr>
                            <w:rFonts w:eastAsia="Times New Roman" w:cs="Times New Roman"/>
                          </w:rPr>
                        </w:pPr>
                        <w:moveTo w:id="273" w:author="Bruno Sanchez-Andrade Nuno" w:date="2012-08-14T12:45:00Z">
                          <w:r w:rsidRPr="00B2070A">
                            <w:rPr>
                              <w:rStyle w:val="Strong"/>
                              <w:rFonts w:eastAsia="Times New Roman" w:cs="Times New Roman"/>
                              <w:color w:val="1C354C"/>
                            </w:rPr>
                            <w:t xml:space="preserve">Dr. Claudio </w:t>
                          </w:r>
                          <w:proofErr w:type="spellStart"/>
                          <w:r w:rsidRPr="00B2070A">
                            <w:rPr>
                              <w:rStyle w:val="Strong"/>
                              <w:rFonts w:eastAsia="Times New Roman" w:cs="Times New Roman"/>
                              <w:color w:val="1C354C"/>
                            </w:rPr>
                            <w:t>Szlafsztein</w:t>
                          </w:r>
                          <w:proofErr w:type="spellEnd"/>
                          <w:r w:rsidRPr="006C5085">
                            <w:rPr>
                              <w:rFonts w:eastAsia="Times New Roman" w:cs="Times New Roman"/>
                            </w:rPr>
                            <w:br/>
                            <w:t>Professor, Center of Environmental Sciences</w:t>
                          </w:r>
                          <w:r w:rsidRPr="006C5085">
                            <w:rPr>
                              <w:rFonts w:eastAsia="Times New Roman" w:cs="Times New Roman"/>
                            </w:rPr>
                            <w:br/>
                            <w:t xml:space="preserve">Federal University of </w:t>
                          </w:r>
                          <w:proofErr w:type="spellStart"/>
                          <w:r w:rsidRPr="006C5085">
                            <w:rPr>
                              <w:rFonts w:eastAsia="Times New Roman" w:cs="Times New Roman"/>
                            </w:rPr>
                            <w:t>Pará</w:t>
                          </w:r>
                          <w:proofErr w:type="spellEnd"/>
                          <w:r w:rsidRPr="006C5085">
                            <w:rPr>
                              <w:rFonts w:eastAsia="Times New Roman" w:cs="Times New Roman"/>
                            </w:rPr>
                            <w:t>, Brazil</w:t>
                          </w:r>
                        </w:moveTo>
                      </w:p>
                      <w:p w14:paraId="490C8B4B" w14:textId="77777777" w:rsidR="00017F27" w:rsidRDefault="00017F27" w:rsidP="007806A7">
                        <w:pPr>
                          <w:tabs>
                            <w:tab w:val="left" w:pos="7707"/>
                          </w:tabs>
                          <w:rPr>
                            <w:rFonts w:eastAsia="Times New Roman" w:cs="Times New Roman"/>
                          </w:rPr>
                        </w:pPr>
                      </w:p>
                      <w:p w14:paraId="0148A2D4" w14:textId="77777777" w:rsidR="00017F27" w:rsidRPr="00687588" w:rsidRDefault="00017F27" w:rsidP="007806A7">
                        <w:pPr>
                          <w:tabs>
                            <w:tab w:val="left" w:pos="7707"/>
                          </w:tabs>
                          <w:rPr>
                            <w:rFonts w:eastAsia="Times New Roman" w:cs="Times New Roman"/>
                            <w:b/>
                            <w:color w:val="192C43"/>
                          </w:rPr>
                        </w:pPr>
                        <w:moveTo w:id="274" w:author="Bruno Sanchez-Andrade Nuno" w:date="2012-08-14T12:45:00Z">
                          <w:r w:rsidRPr="00687588">
                            <w:rPr>
                              <w:rFonts w:eastAsia="Times New Roman" w:cs="Times New Roman"/>
                              <w:b/>
                              <w:color w:val="192C43"/>
                            </w:rPr>
                            <w:t xml:space="preserve">Dr. Jintao </w:t>
                          </w:r>
                          <w:proofErr w:type="spellStart"/>
                          <w:r w:rsidRPr="00687588">
                            <w:rPr>
                              <w:rFonts w:eastAsia="Times New Roman" w:cs="Times New Roman"/>
                              <w:b/>
                              <w:color w:val="192C43"/>
                            </w:rPr>
                            <w:t>Xu</w:t>
                          </w:r>
                        </w:moveTo>
                        <w:proofErr w:type="spellEnd"/>
                      </w:p>
                      <w:p w14:paraId="5A9B45AD" w14:textId="77777777" w:rsidR="00017F27" w:rsidRDefault="00017F27" w:rsidP="007806A7">
                        <w:pPr>
                          <w:tabs>
                            <w:tab w:val="left" w:pos="7707"/>
                          </w:tabs>
                          <w:rPr>
                            <w:rFonts w:eastAsia="Times New Roman" w:cs="Times New Roman"/>
                          </w:rPr>
                        </w:pPr>
                        <w:moveTo w:id="275" w:author="Bruno Sanchez-Andrade Nuno" w:date="2012-08-14T12:45:00Z">
                          <w:r w:rsidRPr="006C5085">
                            <w:rPr>
                              <w:rFonts w:eastAsia="Times New Roman" w:cs="Times New Roman"/>
                            </w:rPr>
                            <w:t>Professor of Natural Resource Economics</w:t>
                          </w:r>
                        </w:moveTo>
                      </w:p>
                      <w:p w14:paraId="11CCF390" w14:textId="77777777" w:rsidR="00017F27" w:rsidRDefault="00017F27" w:rsidP="007806A7">
                        <w:pPr>
                          <w:tabs>
                            <w:tab w:val="left" w:pos="7707"/>
                          </w:tabs>
                          <w:rPr>
                            <w:rFonts w:eastAsia="Times New Roman" w:cs="Times New Roman"/>
                          </w:rPr>
                        </w:pPr>
                        <w:moveTo w:id="276" w:author="Bruno Sanchez-Andrade Nuno" w:date="2012-08-14T12:45:00Z">
                          <w:r w:rsidRPr="006C5085">
                            <w:rPr>
                              <w:rFonts w:eastAsia="Times New Roman" w:cs="Times New Roman"/>
                            </w:rPr>
                            <w:t>Chair, Department of Environmental Management</w:t>
                          </w:r>
                          <w:r>
                            <w:rPr>
                              <w:rFonts w:eastAsia="Times New Roman" w:cs="Times New Roman"/>
                            </w:rPr>
                            <w:t xml:space="preserve"> </w:t>
                          </w:r>
                        </w:moveTo>
                      </w:p>
                      <w:p w14:paraId="7EA8A7F6" w14:textId="77777777" w:rsidR="00017F27" w:rsidRDefault="00017F27" w:rsidP="007806A7">
                        <w:pPr>
                          <w:tabs>
                            <w:tab w:val="left" w:pos="7707"/>
                          </w:tabs>
                          <w:rPr>
                            <w:rFonts w:eastAsia="Times New Roman" w:cs="Times New Roman"/>
                          </w:rPr>
                        </w:pPr>
                        <w:moveTo w:id="277" w:author="Bruno Sanchez-Andrade Nuno" w:date="2012-08-14T12:45:00Z">
                          <w:r>
                            <w:rPr>
                              <w:rFonts w:eastAsia="Times New Roman" w:cs="Times New Roman"/>
                            </w:rPr>
                            <w:t>National School of Development, Peking University, China</w:t>
                          </w:r>
                        </w:moveTo>
                      </w:p>
                      <w:moveToRangeEnd w:id="250"/>
                      <w:p w14:paraId="67CE0510" w14:textId="77777777" w:rsidR="00017F27" w:rsidRDefault="00017F27"/>
                    </w:txbxContent>
                  </v:textbox>
                  <w10:wrap type="square"/>
                </v:shape>
              </w:pict>
            </mc:Fallback>
          </mc:AlternateContent>
        </w:r>
      </w:ins>
      <w:r w:rsidR="00F15DA6" w:rsidRPr="00B614AF">
        <w:t>Council of Scientific Advisors</w:t>
      </w:r>
      <w:bookmarkEnd w:id="217"/>
    </w:p>
    <w:p w14:paraId="1F3FA365" w14:textId="77777777" w:rsidR="00F15DA6" w:rsidRDefault="00F15DA6" w:rsidP="00F15DA6">
      <w:pPr>
        <w:pStyle w:val="Heading1"/>
        <w:jc w:val="left"/>
        <w:rPr>
          <w:ins w:id="278" w:author="Bruno Sanchez-Andrade Nuno" w:date="2012-08-14T12:48:00Z"/>
          <w:rFonts w:ascii="Georgia" w:hAnsi="Georgia"/>
          <w:b/>
          <w:color w:val="1C354C"/>
          <w:sz w:val="32"/>
          <w:szCs w:val="32"/>
        </w:rPr>
      </w:pPr>
    </w:p>
    <w:p w14:paraId="4AE3C6F5" w14:textId="77777777" w:rsidR="00A62EE0" w:rsidRDefault="00A62EE0">
      <w:pPr>
        <w:rPr>
          <w:rPrChange w:id="279" w:author="Bruno Sanchez-Andrade Nuno" w:date="2012-08-14T12:48:00Z">
            <w:rPr>
              <w:rFonts w:ascii="Georgia" w:hAnsi="Georgia"/>
              <w:b/>
              <w:color w:val="1C354C"/>
              <w:sz w:val="32"/>
              <w:szCs w:val="32"/>
            </w:rPr>
          </w:rPrChange>
        </w:rPr>
        <w:sectPr w:rsidR="00A62EE0">
          <w:headerReference w:type="even" r:id="rId20"/>
          <w:headerReference w:type="default" r:id="rId21"/>
          <w:footerReference w:type="even" r:id="rId22"/>
          <w:footerReference w:type="default" r:id="rId23"/>
          <w:pgSz w:w="12240" w:h="15840"/>
          <w:pgMar w:top="1440" w:right="1800" w:bottom="1440" w:left="1800" w:header="720" w:footer="720" w:gutter="0"/>
          <w:cols w:space="720"/>
          <w:docGrid w:linePitch="360"/>
        </w:sectPr>
        <w:pPrChange w:id="280" w:author="Bruno Sanchez-Andrade Nuno" w:date="2012-08-14T12:48:00Z">
          <w:pPr>
            <w:pStyle w:val="Heading1"/>
            <w:jc w:val="left"/>
          </w:pPr>
        </w:pPrChange>
      </w:pPr>
    </w:p>
    <w:p w14:paraId="382174CB" w14:textId="0C77FBC1" w:rsidR="00F15DA6" w:rsidRDefault="00F15DA6" w:rsidP="00F15DA6">
      <w:pPr>
        <w:tabs>
          <w:tab w:val="left" w:pos="7707"/>
        </w:tabs>
        <w:rPr>
          <w:rStyle w:val="Strong"/>
          <w:rFonts w:eastAsia="Times New Roman" w:cs="Times New Roman"/>
          <w:color w:val="1C354C"/>
        </w:rPr>
      </w:pPr>
    </w:p>
    <w:p w14:paraId="768A74BF" w14:textId="77777777" w:rsidR="00F15DA6" w:rsidRDefault="00F15DA6" w:rsidP="00F15DA6">
      <w:pPr>
        <w:tabs>
          <w:tab w:val="left" w:pos="7707"/>
        </w:tabs>
        <w:rPr>
          <w:rStyle w:val="Strong"/>
          <w:rFonts w:eastAsia="Times New Roman" w:cs="Times New Roman"/>
          <w:color w:val="1C354C"/>
        </w:rPr>
      </w:pPr>
    </w:p>
    <w:p w14:paraId="73F91B8B" w14:textId="20F0C6A8" w:rsidR="00F15DA6" w:rsidRPr="00B2070A" w:rsidDel="007806A7" w:rsidRDefault="00F15DA6" w:rsidP="00F15DA6">
      <w:pPr>
        <w:tabs>
          <w:tab w:val="left" w:pos="7707"/>
        </w:tabs>
        <w:rPr>
          <w:rStyle w:val="Strong"/>
        </w:rPr>
      </w:pPr>
      <w:moveFromRangeStart w:id="281" w:author="Bruno Sanchez-Andrade Nuno" w:date="2012-08-14T12:45:00Z" w:name="move206567660"/>
      <w:moveFrom w:id="282" w:author="Bruno Sanchez-Andrade Nuno" w:date="2012-08-14T12:45:00Z">
        <w:r w:rsidRPr="00B2070A" w:rsidDel="007806A7">
          <w:rPr>
            <w:rStyle w:val="Strong"/>
            <w:rFonts w:eastAsia="Times New Roman" w:cs="Times New Roman"/>
            <w:color w:val="1C354C"/>
          </w:rPr>
          <w:t>Dr. Maria de Lourdes Dieck-Assad</w:t>
        </w:r>
      </w:moveFrom>
    </w:p>
    <w:p w14:paraId="36A29DB4" w14:textId="5001EB81" w:rsidR="00F15DA6" w:rsidRPr="006C5085" w:rsidDel="007806A7" w:rsidRDefault="00F15DA6" w:rsidP="00F15DA6">
      <w:pPr>
        <w:tabs>
          <w:tab w:val="left" w:pos="7707"/>
        </w:tabs>
      </w:pPr>
      <w:moveFrom w:id="283" w:author="Bruno Sanchez-Andrade Nuno" w:date="2012-08-14T12:45:00Z">
        <w:r w:rsidRPr="006C5085" w:rsidDel="007806A7">
          <w:t>Director General of Graduate Schools of Business and Government</w:t>
        </w:r>
      </w:moveFrom>
    </w:p>
    <w:p w14:paraId="1788E61F" w14:textId="13A2C027" w:rsidR="00F15DA6" w:rsidDel="007806A7" w:rsidRDefault="00F15DA6" w:rsidP="00F15DA6">
      <w:pPr>
        <w:tabs>
          <w:tab w:val="left" w:pos="7707"/>
        </w:tabs>
        <w:rPr>
          <w:rStyle w:val="Strong"/>
          <w:b w:val="0"/>
        </w:rPr>
      </w:pPr>
      <w:moveFrom w:id="284" w:author="Bruno Sanchez-Andrade Nuno" w:date="2012-08-14T12:45:00Z">
        <w:r w:rsidRPr="006C5085" w:rsidDel="007806A7">
          <w:t>ITESM – Tecnológico de Monterrey</w:t>
        </w:r>
        <w:r w:rsidRPr="006C5085" w:rsidDel="007806A7">
          <w:rPr>
            <w:rStyle w:val="Strong"/>
          </w:rPr>
          <w:t xml:space="preserve">, </w:t>
        </w:r>
        <w:r w:rsidRPr="006C5085" w:rsidDel="007806A7">
          <w:rPr>
            <w:rStyle w:val="Strong"/>
            <w:b w:val="0"/>
          </w:rPr>
          <w:t>Mexico</w:t>
        </w:r>
      </w:moveFrom>
    </w:p>
    <w:p w14:paraId="79F10408" w14:textId="65B24ECA" w:rsidR="00F15DA6" w:rsidDel="007806A7" w:rsidRDefault="00F15DA6" w:rsidP="00F15DA6">
      <w:pPr>
        <w:tabs>
          <w:tab w:val="left" w:pos="7707"/>
        </w:tabs>
        <w:rPr>
          <w:color w:val="1C354C"/>
          <w:sz w:val="32"/>
          <w:szCs w:val="32"/>
        </w:rPr>
      </w:pPr>
    </w:p>
    <w:p w14:paraId="2E349FC4" w14:textId="3D45C657" w:rsidR="00F15DA6" w:rsidDel="007806A7" w:rsidRDefault="00F15DA6" w:rsidP="00F15DA6">
      <w:pPr>
        <w:tabs>
          <w:tab w:val="left" w:pos="7707"/>
        </w:tabs>
        <w:rPr>
          <w:rFonts w:eastAsia="Times New Roman" w:cs="Times New Roman"/>
        </w:rPr>
      </w:pPr>
      <w:moveFrom w:id="285" w:author="Bruno Sanchez-Andrade Nuno" w:date="2012-08-14T12:45:00Z">
        <w:r w:rsidRPr="00B2070A" w:rsidDel="007806A7">
          <w:rPr>
            <w:rStyle w:val="Strong"/>
            <w:rFonts w:eastAsia="Times New Roman" w:cs="Times New Roman"/>
            <w:color w:val="1C354C"/>
          </w:rPr>
          <w:t>Dr. Hans-Martin Füssel</w:t>
        </w:r>
        <w:r w:rsidRPr="006C5085" w:rsidDel="007806A7">
          <w:rPr>
            <w:rFonts w:eastAsia="Times New Roman" w:cs="Times New Roman"/>
          </w:rPr>
          <w:br/>
          <w:t>Project Manager for Climate Impacts, Vulnerability, and Adaptation</w:t>
        </w:r>
        <w:r w:rsidRPr="006C5085" w:rsidDel="007806A7">
          <w:rPr>
            <w:rFonts w:eastAsia="Times New Roman" w:cs="Times New Roman"/>
          </w:rPr>
          <w:br/>
          <w:t>European Environment Agency, Denmark</w:t>
        </w:r>
      </w:moveFrom>
    </w:p>
    <w:p w14:paraId="33E1FB98" w14:textId="38D6C8E7" w:rsidR="00F15DA6" w:rsidDel="007806A7" w:rsidRDefault="00F15DA6" w:rsidP="00F15DA6">
      <w:pPr>
        <w:tabs>
          <w:tab w:val="left" w:pos="7707"/>
        </w:tabs>
        <w:rPr>
          <w:rFonts w:eastAsia="Times New Roman" w:cs="Times New Roman"/>
        </w:rPr>
      </w:pPr>
    </w:p>
    <w:p w14:paraId="7F7DC471" w14:textId="199A42DB" w:rsidR="00F15DA6" w:rsidDel="007806A7" w:rsidRDefault="00F15DA6" w:rsidP="00F15DA6">
      <w:pPr>
        <w:tabs>
          <w:tab w:val="left" w:pos="7707"/>
        </w:tabs>
        <w:rPr>
          <w:rFonts w:eastAsia="Times New Roman" w:cs="Times New Roman"/>
        </w:rPr>
      </w:pPr>
      <w:moveFrom w:id="286" w:author="Bruno Sanchez-Andrade Nuno" w:date="2012-08-14T12:45:00Z">
        <w:r w:rsidRPr="00B2070A" w:rsidDel="007806A7">
          <w:rPr>
            <w:rStyle w:val="Strong"/>
            <w:rFonts w:eastAsia="Times New Roman" w:cs="Times New Roman"/>
            <w:color w:val="1C354C"/>
          </w:rPr>
          <w:t xml:space="preserve">Dr. </w:t>
        </w:r>
        <w:r w:rsidDel="007806A7">
          <w:rPr>
            <w:rStyle w:val="Strong"/>
            <w:rFonts w:eastAsia="Times New Roman" w:cs="Times New Roman"/>
            <w:color w:val="1C354C"/>
          </w:rPr>
          <w:t>Steve Hanke</w:t>
        </w:r>
        <w:r w:rsidRPr="006C5085" w:rsidDel="007806A7">
          <w:rPr>
            <w:rFonts w:eastAsia="Times New Roman" w:cs="Times New Roman"/>
          </w:rPr>
          <w:br/>
        </w:r>
        <w:r w:rsidDel="007806A7">
          <w:rPr>
            <w:rFonts w:eastAsia="Times New Roman" w:cs="Times New Roman"/>
          </w:rPr>
          <w:t>Professor of Applied Economics</w:t>
        </w:r>
      </w:moveFrom>
    </w:p>
    <w:p w14:paraId="16E6152B" w14:textId="78835E8C" w:rsidR="00F15DA6" w:rsidDel="007806A7" w:rsidRDefault="00F15DA6" w:rsidP="00F15DA6">
      <w:pPr>
        <w:tabs>
          <w:tab w:val="left" w:pos="7707"/>
        </w:tabs>
        <w:rPr>
          <w:rFonts w:eastAsia="Times New Roman" w:cs="Times New Roman"/>
        </w:rPr>
      </w:pPr>
      <w:moveFrom w:id="287" w:author="Bruno Sanchez-Andrade Nuno" w:date="2012-08-14T12:45:00Z">
        <w:r w:rsidDel="007806A7">
          <w:rPr>
            <w:rFonts w:eastAsia="Times New Roman" w:cs="Times New Roman"/>
          </w:rPr>
          <w:t>Co-Director, The Institute for Applied Economics, Global Health and the Study of Enterprise</w:t>
        </w:r>
      </w:moveFrom>
    </w:p>
    <w:p w14:paraId="13C6DEAD" w14:textId="62CF28ED" w:rsidR="00F15DA6" w:rsidDel="007806A7" w:rsidRDefault="00F15DA6" w:rsidP="00F15DA6">
      <w:pPr>
        <w:tabs>
          <w:tab w:val="left" w:pos="7707"/>
        </w:tabs>
        <w:rPr>
          <w:rFonts w:eastAsia="Times New Roman" w:cs="Times New Roman"/>
        </w:rPr>
      </w:pPr>
      <w:moveFrom w:id="288" w:author="Bruno Sanchez-Andrade Nuno" w:date="2012-08-14T12:45:00Z">
        <w:r w:rsidDel="007806A7">
          <w:rPr>
            <w:rFonts w:eastAsia="Times New Roman" w:cs="Times New Roman"/>
          </w:rPr>
          <w:t>Johns Hopkins University</w:t>
        </w:r>
      </w:moveFrom>
    </w:p>
    <w:p w14:paraId="4F595456" w14:textId="406206E8" w:rsidR="00F15DA6" w:rsidDel="007806A7" w:rsidRDefault="00F15DA6" w:rsidP="00F15DA6">
      <w:pPr>
        <w:tabs>
          <w:tab w:val="left" w:pos="7707"/>
        </w:tabs>
        <w:rPr>
          <w:rFonts w:eastAsia="Times New Roman" w:cs="Times New Roman"/>
        </w:rPr>
      </w:pPr>
    </w:p>
    <w:p w14:paraId="310537A4" w14:textId="708A4633" w:rsidR="00F15DA6" w:rsidRPr="006C5085" w:rsidDel="007806A7" w:rsidRDefault="00F15DA6" w:rsidP="00F15DA6">
      <w:pPr>
        <w:tabs>
          <w:tab w:val="left" w:pos="7707"/>
        </w:tabs>
        <w:rPr>
          <w:rFonts w:eastAsia="Times New Roman" w:cs="Times New Roman"/>
        </w:rPr>
      </w:pPr>
      <w:moveFrom w:id="289" w:author="Bruno Sanchez-Andrade Nuno" w:date="2012-08-14T12:45:00Z">
        <w:r w:rsidRPr="00B2070A" w:rsidDel="007806A7">
          <w:rPr>
            <w:rStyle w:val="Strong"/>
            <w:rFonts w:eastAsia="Times New Roman" w:cs="Times New Roman"/>
            <w:color w:val="1C354C"/>
          </w:rPr>
          <w:t>Dr. Richard Moss</w:t>
        </w:r>
        <w:r w:rsidRPr="006C5085" w:rsidDel="007806A7">
          <w:rPr>
            <w:rFonts w:eastAsia="Times New Roman" w:cs="Times New Roman"/>
          </w:rPr>
          <w:br/>
          <w:t xml:space="preserve">Senior Staff Scientist </w:t>
        </w:r>
      </w:moveFrom>
    </w:p>
    <w:p w14:paraId="30346499" w14:textId="05BD1308" w:rsidR="00F15DA6" w:rsidDel="007806A7" w:rsidRDefault="00F15DA6" w:rsidP="00F15DA6">
      <w:pPr>
        <w:tabs>
          <w:tab w:val="left" w:pos="7707"/>
        </w:tabs>
        <w:rPr>
          <w:rFonts w:cstheme="minorHAnsi"/>
        </w:rPr>
      </w:pPr>
      <w:moveFrom w:id="290" w:author="Bruno Sanchez-Andrade Nuno" w:date="2012-08-14T12:45:00Z">
        <w:r w:rsidRPr="006C5085" w:rsidDel="007806A7">
          <w:t>Pacific Northwest National Laboratory</w:t>
        </w:r>
        <w:r w:rsidRPr="006C5085" w:rsidDel="007806A7">
          <w:rPr>
            <w:rFonts w:cstheme="minorHAnsi"/>
          </w:rPr>
          <w:t xml:space="preserve"> Joint Global Change Research Institute, United States</w:t>
        </w:r>
      </w:moveFrom>
    </w:p>
    <w:p w14:paraId="65040923" w14:textId="418FC0A5" w:rsidR="00F15DA6" w:rsidDel="007806A7" w:rsidRDefault="00F15DA6" w:rsidP="00F15DA6">
      <w:pPr>
        <w:tabs>
          <w:tab w:val="left" w:pos="7707"/>
        </w:tabs>
        <w:rPr>
          <w:rFonts w:cstheme="minorHAnsi"/>
        </w:rPr>
      </w:pPr>
    </w:p>
    <w:p w14:paraId="66DF6F76" w14:textId="28CE64FA" w:rsidR="00F15DA6" w:rsidDel="007806A7" w:rsidRDefault="00F15DA6" w:rsidP="00F15DA6">
      <w:pPr>
        <w:tabs>
          <w:tab w:val="left" w:pos="7707"/>
        </w:tabs>
        <w:rPr>
          <w:rFonts w:eastAsia="Times New Roman" w:cs="Times New Roman"/>
        </w:rPr>
      </w:pPr>
      <w:moveFrom w:id="291" w:author="Bruno Sanchez-Andrade Nuno" w:date="2012-08-14T12:45:00Z">
        <w:r w:rsidRPr="00B2070A" w:rsidDel="007806A7">
          <w:rPr>
            <w:rStyle w:val="Strong"/>
            <w:rFonts w:eastAsia="Times New Roman" w:cs="Times New Roman"/>
            <w:color w:val="1C354C"/>
          </w:rPr>
          <w:t>Dr. Mark Myers</w:t>
        </w:r>
        <w:r w:rsidRPr="006C5085" w:rsidDel="007806A7">
          <w:rPr>
            <w:rFonts w:eastAsia="Times New Roman" w:cs="Times New Roman"/>
          </w:rPr>
          <w:br/>
          <w:t>Vice Chancellor of Research</w:t>
        </w:r>
        <w:r w:rsidRPr="006C5085" w:rsidDel="007806A7">
          <w:rPr>
            <w:rFonts w:eastAsia="Times New Roman" w:cs="Times New Roman"/>
          </w:rPr>
          <w:br/>
          <w:t>University of Alaska, United States</w:t>
        </w:r>
      </w:moveFrom>
    </w:p>
    <w:p w14:paraId="24C3E35A" w14:textId="1104A2A4" w:rsidR="00F15DA6" w:rsidDel="007806A7" w:rsidRDefault="00F15DA6" w:rsidP="00F15DA6">
      <w:pPr>
        <w:tabs>
          <w:tab w:val="left" w:pos="7707"/>
        </w:tabs>
        <w:rPr>
          <w:rFonts w:eastAsia="Times New Roman" w:cs="Times New Roman"/>
        </w:rPr>
      </w:pPr>
    </w:p>
    <w:p w14:paraId="5B35C05C" w14:textId="79E01C8E" w:rsidR="00F15DA6" w:rsidDel="007806A7" w:rsidRDefault="00F15DA6" w:rsidP="00F15DA6">
      <w:pPr>
        <w:tabs>
          <w:tab w:val="left" w:pos="7707"/>
        </w:tabs>
        <w:rPr>
          <w:rStyle w:val="Strong"/>
          <w:rFonts w:eastAsia="Times New Roman" w:cs="Times New Roman"/>
          <w:color w:val="1C354C"/>
        </w:rPr>
      </w:pPr>
    </w:p>
    <w:p w14:paraId="38ADBDE5" w14:textId="25B46F85" w:rsidR="00F15DA6" w:rsidDel="007806A7" w:rsidRDefault="00F15DA6" w:rsidP="00F15DA6">
      <w:pPr>
        <w:tabs>
          <w:tab w:val="left" w:pos="7707"/>
        </w:tabs>
        <w:rPr>
          <w:rStyle w:val="Strong"/>
          <w:rFonts w:eastAsia="Times New Roman" w:cs="Times New Roman"/>
          <w:color w:val="1C354C"/>
        </w:rPr>
      </w:pPr>
    </w:p>
    <w:p w14:paraId="7C5AD36D" w14:textId="16270594" w:rsidR="00F15DA6" w:rsidDel="007806A7" w:rsidRDefault="00F15DA6" w:rsidP="00F15DA6">
      <w:pPr>
        <w:tabs>
          <w:tab w:val="left" w:pos="7707"/>
        </w:tabs>
        <w:rPr>
          <w:rStyle w:val="Strong"/>
          <w:rFonts w:eastAsia="Times New Roman" w:cs="Times New Roman"/>
          <w:color w:val="1C354C"/>
        </w:rPr>
      </w:pPr>
    </w:p>
    <w:p w14:paraId="436E099D" w14:textId="720DC472" w:rsidR="00F15DA6" w:rsidDel="007806A7" w:rsidRDefault="00F15DA6" w:rsidP="00F15DA6">
      <w:pPr>
        <w:tabs>
          <w:tab w:val="left" w:pos="7707"/>
        </w:tabs>
        <w:rPr>
          <w:rStyle w:val="Strong"/>
          <w:rFonts w:eastAsia="Times New Roman" w:cs="Times New Roman"/>
          <w:color w:val="1C354C"/>
        </w:rPr>
      </w:pPr>
    </w:p>
    <w:p w14:paraId="6F73A02D" w14:textId="153646C6" w:rsidR="00F15DA6" w:rsidDel="007806A7" w:rsidRDefault="00F15DA6" w:rsidP="00F15DA6">
      <w:pPr>
        <w:tabs>
          <w:tab w:val="left" w:pos="7707"/>
        </w:tabs>
        <w:rPr>
          <w:rStyle w:val="Strong"/>
          <w:rFonts w:eastAsia="Times New Roman" w:cs="Times New Roman"/>
          <w:color w:val="1C354C"/>
        </w:rPr>
      </w:pPr>
    </w:p>
    <w:p w14:paraId="09F5B33D" w14:textId="2FEC9DDF" w:rsidR="00F15DA6" w:rsidDel="007806A7" w:rsidRDefault="00F15DA6" w:rsidP="00F15DA6">
      <w:pPr>
        <w:tabs>
          <w:tab w:val="left" w:pos="7707"/>
        </w:tabs>
        <w:rPr>
          <w:rFonts w:eastAsia="Times New Roman" w:cs="Times New Roman"/>
        </w:rPr>
      </w:pPr>
      <w:moveFrom w:id="292" w:author="Bruno Sanchez-Andrade Nuno" w:date="2012-08-14T12:45:00Z">
        <w:r w:rsidRPr="00B2070A" w:rsidDel="007806A7">
          <w:rPr>
            <w:rStyle w:val="Strong"/>
            <w:rFonts w:eastAsia="Times New Roman" w:cs="Times New Roman"/>
            <w:color w:val="1C354C"/>
          </w:rPr>
          <w:lastRenderedPageBreak/>
          <w:t>Dr. Anand Patwardhan</w:t>
        </w:r>
        <w:r w:rsidRPr="006C5085" w:rsidDel="007806A7">
          <w:rPr>
            <w:rFonts w:eastAsia="Times New Roman" w:cs="Times New Roman"/>
          </w:rPr>
          <w:br/>
          <w:t>Professor, Shailesh J Mehta School of Management</w:t>
        </w:r>
        <w:r w:rsidRPr="006C5085" w:rsidDel="007806A7">
          <w:rPr>
            <w:rFonts w:eastAsia="Times New Roman" w:cs="Times New Roman"/>
          </w:rPr>
          <w:br/>
          <w:t>Indian Institute of Technology-Bombay, India</w:t>
        </w:r>
      </w:moveFrom>
    </w:p>
    <w:p w14:paraId="31E9DFD6" w14:textId="237152DF" w:rsidR="00F15DA6" w:rsidDel="007806A7" w:rsidRDefault="00F15DA6" w:rsidP="00F15DA6">
      <w:pPr>
        <w:tabs>
          <w:tab w:val="left" w:pos="7707"/>
        </w:tabs>
        <w:rPr>
          <w:rFonts w:eastAsia="Times New Roman" w:cs="Times New Roman"/>
        </w:rPr>
      </w:pPr>
    </w:p>
    <w:p w14:paraId="743CE2D1" w14:textId="4D850D34" w:rsidR="00F15DA6" w:rsidDel="007806A7" w:rsidRDefault="00F15DA6" w:rsidP="00F15DA6">
      <w:pPr>
        <w:tabs>
          <w:tab w:val="left" w:pos="7707"/>
        </w:tabs>
        <w:rPr>
          <w:rStyle w:val="Strong"/>
          <w:rFonts w:eastAsia="Times New Roman" w:cs="Times New Roman"/>
          <w:color w:val="1C354C"/>
        </w:rPr>
      </w:pPr>
      <w:moveFrom w:id="293" w:author="Bruno Sanchez-Andrade Nuno" w:date="2012-08-14T12:45:00Z">
        <w:r w:rsidDel="007806A7">
          <w:rPr>
            <w:rStyle w:val="Strong"/>
            <w:rFonts w:eastAsia="Times New Roman" w:cs="Times New Roman"/>
            <w:color w:val="1C354C"/>
          </w:rPr>
          <w:t>Dr. Pablo Spiller</w:t>
        </w:r>
      </w:moveFrom>
    </w:p>
    <w:p w14:paraId="5ED6501A" w14:textId="045855B7" w:rsidR="00F15DA6" w:rsidDel="007806A7" w:rsidRDefault="00F15DA6" w:rsidP="00F15DA6">
      <w:pPr>
        <w:tabs>
          <w:tab w:val="left" w:pos="7707"/>
        </w:tabs>
      </w:pPr>
      <w:moveFrom w:id="294" w:author="Bruno Sanchez-Andrade Nuno" w:date="2012-08-14T12:45:00Z">
        <w:r w:rsidDel="007806A7">
          <w:t xml:space="preserve">Jeffrey A. Jacobs Distinguished Professor of Business &amp; Technology </w:t>
        </w:r>
      </w:moveFrom>
    </w:p>
    <w:p w14:paraId="5ECBF01A" w14:textId="4BDD0E71" w:rsidR="00F15DA6" w:rsidDel="007806A7" w:rsidRDefault="00F15DA6" w:rsidP="00F15DA6">
      <w:pPr>
        <w:tabs>
          <w:tab w:val="left" w:pos="7707"/>
        </w:tabs>
      </w:pPr>
      <w:moveFrom w:id="295" w:author="Bruno Sanchez-Andrade Nuno" w:date="2012-08-14T12:45:00Z">
        <w:r w:rsidDel="007806A7">
          <w:t>Haas School of Business</w:t>
        </w:r>
      </w:moveFrom>
    </w:p>
    <w:p w14:paraId="50C6FC8C" w14:textId="195CA28F" w:rsidR="00F15DA6" w:rsidDel="007806A7" w:rsidRDefault="00F15DA6" w:rsidP="00F15DA6">
      <w:pPr>
        <w:tabs>
          <w:tab w:val="left" w:pos="7707"/>
        </w:tabs>
      </w:pPr>
      <w:moveFrom w:id="296" w:author="Bruno Sanchez-Andrade Nuno" w:date="2012-08-14T12:45:00Z">
        <w:r w:rsidDel="007806A7">
          <w:t>University of California, Berkeley</w:t>
        </w:r>
      </w:moveFrom>
    </w:p>
    <w:p w14:paraId="4E8A321E" w14:textId="355EF802" w:rsidR="00F15DA6" w:rsidRPr="00F15DA6" w:rsidDel="007806A7" w:rsidRDefault="00F15DA6" w:rsidP="00F15DA6">
      <w:pPr>
        <w:tabs>
          <w:tab w:val="left" w:pos="7707"/>
        </w:tabs>
        <w:rPr>
          <w:rStyle w:val="Strong"/>
          <w:b w:val="0"/>
          <w:bCs w:val="0"/>
        </w:rPr>
      </w:pPr>
      <w:moveFrom w:id="297" w:author="Bruno Sanchez-Andrade Nuno" w:date="2012-08-14T12:45:00Z">
        <w:r w:rsidDel="007806A7">
          <w:t>Visiting Professor of Law, Columbia University</w:t>
        </w:r>
      </w:moveFrom>
    </w:p>
    <w:p w14:paraId="0575415E" w14:textId="175D38E0" w:rsidR="00F15DA6" w:rsidDel="007806A7" w:rsidRDefault="00F15DA6" w:rsidP="00F15DA6">
      <w:pPr>
        <w:tabs>
          <w:tab w:val="left" w:pos="7707"/>
        </w:tabs>
        <w:rPr>
          <w:rStyle w:val="Strong"/>
          <w:rFonts w:eastAsia="Times New Roman" w:cs="Times New Roman"/>
          <w:color w:val="1C354C"/>
        </w:rPr>
      </w:pPr>
    </w:p>
    <w:p w14:paraId="7E5963C6" w14:textId="06BBED1A" w:rsidR="00F15DA6" w:rsidDel="007806A7" w:rsidRDefault="00F15DA6" w:rsidP="00F15DA6">
      <w:pPr>
        <w:tabs>
          <w:tab w:val="left" w:pos="7707"/>
        </w:tabs>
        <w:rPr>
          <w:rStyle w:val="Strong"/>
        </w:rPr>
      </w:pPr>
      <w:moveFrom w:id="298" w:author="Bruno Sanchez-Andrade Nuno" w:date="2012-08-14T12:45:00Z">
        <w:r w:rsidRPr="00B2070A" w:rsidDel="007806A7">
          <w:rPr>
            <w:rStyle w:val="Strong"/>
            <w:rFonts w:eastAsia="Times New Roman" w:cs="Times New Roman"/>
            <w:color w:val="1C354C"/>
          </w:rPr>
          <w:lastRenderedPageBreak/>
          <w:t>Dr. Caroline Sullivan</w:t>
        </w:r>
        <w:r w:rsidRPr="006C5085" w:rsidDel="007806A7">
          <w:rPr>
            <w:rFonts w:eastAsia="Times New Roman" w:cs="Times New Roman"/>
          </w:rPr>
          <w:br/>
          <w:t>Associate Professor</w:t>
        </w:r>
        <w:r w:rsidRPr="006C5085" w:rsidDel="007806A7">
          <w:rPr>
            <w:rFonts w:eastAsia="Times New Roman" w:cs="Times New Roman"/>
          </w:rPr>
          <w:br/>
          <w:t>School of Environmental Science and Management</w:t>
        </w:r>
        <w:r w:rsidRPr="006C5085" w:rsidDel="007806A7">
          <w:rPr>
            <w:rFonts w:eastAsia="Times New Roman" w:cs="Times New Roman"/>
          </w:rPr>
          <w:br/>
          <w:t>Southern Cross University, Australia</w:t>
        </w:r>
      </w:moveFrom>
    </w:p>
    <w:p w14:paraId="46559EB6" w14:textId="7283A9E7" w:rsidR="00F15DA6" w:rsidRPr="00687588" w:rsidDel="007806A7" w:rsidRDefault="00F15DA6" w:rsidP="00F15DA6">
      <w:pPr>
        <w:tabs>
          <w:tab w:val="left" w:pos="7707"/>
        </w:tabs>
        <w:rPr>
          <w:b/>
          <w:bCs/>
        </w:rPr>
      </w:pPr>
    </w:p>
    <w:p w14:paraId="5DB688A7" w14:textId="16FAE9C8" w:rsidR="00F15DA6" w:rsidDel="007806A7" w:rsidRDefault="00F15DA6" w:rsidP="00F15DA6">
      <w:pPr>
        <w:tabs>
          <w:tab w:val="left" w:pos="7707"/>
        </w:tabs>
        <w:rPr>
          <w:rFonts w:eastAsia="Times New Roman" w:cs="Times New Roman"/>
        </w:rPr>
      </w:pPr>
      <w:moveFrom w:id="299" w:author="Bruno Sanchez-Andrade Nuno" w:date="2012-08-14T12:45:00Z">
        <w:r w:rsidRPr="00B2070A" w:rsidDel="007806A7">
          <w:rPr>
            <w:rStyle w:val="Strong"/>
            <w:rFonts w:eastAsia="Times New Roman" w:cs="Times New Roman"/>
            <w:color w:val="1C354C"/>
          </w:rPr>
          <w:t>Dr. Claudio Szlafsztein</w:t>
        </w:r>
        <w:r w:rsidRPr="006C5085" w:rsidDel="007806A7">
          <w:rPr>
            <w:rFonts w:eastAsia="Times New Roman" w:cs="Times New Roman"/>
          </w:rPr>
          <w:br/>
          <w:t>Professor, Center of Environmental Sciences</w:t>
        </w:r>
        <w:r w:rsidRPr="006C5085" w:rsidDel="007806A7">
          <w:rPr>
            <w:rFonts w:eastAsia="Times New Roman" w:cs="Times New Roman"/>
          </w:rPr>
          <w:br/>
          <w:t>Federal University of Pará, Brazil</w:t>
        </w:r>
      </w:moveFrom>
    </w:p>
    <w:p w14:paraId="3EA55505" w14:textId="32E755B4" w:rsidR="00F15DA6" w:rsidDel="007806A7" w:rsidRDefault="00F15DA6" w:rsidP="00F15DA6">
      <w:pPr>
        <w:tabs>
          <w:tab w:val="left" w:pos="7707"/>
        </w:tabs>
        <w:rPr>
          <w:rFonts w:eastAsia="Times New Roman" w:cs="Times New Roman"/>
        </w:rPr>
      </w:pPr>
    </w:p>
    <w:p w14:paraId="67BB7F4D" w14:textId="6FCFAF22" w:rsidR="00F15DA6" w:rsidRPr="00687588" w:rsidDel="007806A7" w:rsidRDefault="00F15DA6" w:rsidP="00F15DA6">
      <w:pPr>
        <w:tabs>
          <w:tab w:val="left" w:pos="7707"/>
        </w:tabs>
        <w:rPr>
          <w:rFonts w:eastAsia="Times New Roman" w:cs="Times New Roman"/>
          <w:b/>
          <w:color w:val="192C43"/>
        </w:rPr>
      </w:pPr>
      <w:moveFrom w:id="300" w:author="Bruno Sanchez-Andrade Nuno" w:date="2012-08-14T12:45:00Z">
        <w:r w:rsidRPr="00687588" w:rsidDel="007806A7">
          <w:rPr>
            <w:rFonts w:eastAsia="Times New Roman" w:cs="Times New Roman"/>
            <w:b/>
            <w:color w:val="192C43"/>
          </w:rPr>
          <w:t>Dr. Jintao Xu</w:t>
        </w:r>
      </w:moveFrom>
    </w:p>
    <w:p w14:paraId="1F0F88B0" w14:textId="4C497DC8" w:rsidR="00F15DA6" w:rsidDel="007806A7" w:rsidRDefault="00F15DA6" w:rsidP="00F15DA6">
      <w:pPr>
        <w:tabs>
          <w:tab w:val="left" w:pos="7707"/>
        </w:tabs>
        <w:rPr>
          <w:rFonts w:eastAsia="Times New Roman" w:cs="Times New Roman"/>
        </w:rPr>
      </w:pPr>
      <w:moveFrom w:id="301" w:author="Bruno Sanchez-Andrade Nuno" w:date="2012-08-14T12:45:00Z">
        <w:r w:rsidRPr="006C5085" w:rsidDel="007806A7">
          <w:rPr>
            <w:rFonts w:eastAsia="Times New Roman" w:cs="Times New Roman"/>
          </w:rPr>
          <w:t>Professor of Natural Resource Economics</w:t>
        </w:r>
      </w:moveFrom>
    </w:p>
    <w:p w14:paraId="31FB8801" w14:textId="411DCE8E" w:rsidR="00F15DA6" w:rsidDel="007806A7" w:rsidRDefault="00F15DA6" w:rsidP="00F15DA6">
      <w:pPr>
        <w:tabs>
          <w:tab w:val="left" w:pos="7707"/>
        </w:tabs>
        <w:rPr>
          <w:rFonts w:eastAsia="Times New Roman" w:cs="Times New Roman"/>
        </w:rPr>
      </w:pPr>
      <w:moveFrom w:id="302" w:author="Bruno Sanchez-Andrade Nuno" w:date="2012-08-14T12:45:00Z">
        <w:r w:rsidRPr="006C5085" w:rsidDel="007806A7">
          <w:rPr>
            <w:rFonts w:eastAsia="Times New Roman" w:cs="Times New Roman"/>
          </w:rPr>
          <w:t>Chair, Department of Environmental Management</w:t>
        </w:r>
        <w:r w:rsidDel="007806A7">
          <w:rPr>
            <w:rFonts w:eastAsia="Times New Roman" w:cs="Times New Roman"/>
          </w:rPr>
          <w:t xml:space="preserve"> </w:t>
        </w:r>
      </w:moveFrom>
    </w:p>
    <w:p w14:paraId="199D4D75" w14:textId="2F89FE65" w:rsidR="00F15DA6" w:rsidDel="007806A7" w:rsidRDefault="00F15DA6" w:rsidP="00F15DA6">
      <w:pPr>
        <w:tabs>
          <w:tab w:val="left" w:pos="7707"/>
        </w:tabs>
        <w:rPr>
          <w:rFonts w:eastAsia="Times New Roman" w:cs="Times New Roman"/>
        </w:rPr>
      </w:pPr>
      <w:moveFrom w:id="303" w:author="Bruno Sanchez-Andrade Nuno" w:date="2012-08-14T12:45:00Z">
        <w:r w:rsidDel="007806A7">
          <w:rPr>
            <w:rFonts w:eastAsia="Times New Roman" w:cs="Times New Roman"/>
          </w:rPr>
          <w:t>National School of Development, Peking University, China</w:t>
        </w:r>
      </w:moveFrom>
    </w:p>
    <w:moveFromRangeEnd w:id="281"/>
    <w:p w14:paraId="42B132BB" w14:textId="77777777" w:rsidR="00F15DA6" w:rsidRDefault="00F15DA6" w:rsidP="00F15DA6">
      <w:pPr>
        <w:tabs>
          <w:tab w:val="left" w:pos="7707"/>
        </w:tabs>
        <w:rPr>
          <w:color w:val="1C354C"/>
          <w:sz w:val="32"/>
          <w:szCs w:val="32"/>
        </w:rPr>
        <w:sectPr w:rsidR="00F15DA6" w:rsidSect="00493101">
          <w:type w:val="continuous"/>
          <w:pgSz w:w="12240" w:h="15840"/>
          <w:pgMar w:top="1350" w:right="1800" w:bottom="1440" w:left="1800" w:header="720" w:footer="720" w:gutter="0"/>
          <w:cols w:num="2" w:space="720"/>
          <w:titlePg/>
          <w:docGrid w:linePitch="360"/>
        </w:sectPr>
      </w:pPr>
    </w:p>
    <w:p w14:paraId="1608E3D5" w14:textId="77777777" w:rsidR="00F15DA6" w:rsidRDefault="00F15DA6" w:rsidP="00F15DA6">
      <w:pPr>
        <w:pStyle w:val="Heading1"/>
        <w:rPr>
          <w:rFonts w:ascii="Georgia" w:hAnsi="Georgia"/>
          <w:b/>
          <w:color w:val="1C354C"/>
          <w:sz w:val="32"/>
          <w:szCs w:val="32"/>
        </w:rPr>
        <w:sectPr w:rsidR="00F15DA6" w:rsidSect="00F15DA6">
          <w:type w:val="continuous"/>
          <w:pgSz w:w="12240" w:h="15840"/>
          <w:pgMar w:top="1440" w:right="1800" w:bottom="1440" w:left="1800" w:header="720" w:footer="720" w:gutter="0"/>
          <w:cols w:num="2" w:space="720"/>
          <w:docGrid w:linePitch="360"/>
        </w:sectPr>
      </w:pPr>
      <w:bookmarkStart w:id="304" w:name="_Toc206131143"/>
    </w:p>
    <w:p w14:paraId="43B98A39" w14:textId="77777777" w:rsidR="007806A7" w:rsidRDefault="007806A7" w:rsidP="000A54AB">
      <w:pPr>
        <w:rPr>
          <w:ins w:id="305" w:author="Bruno Sanchez-Andrade Nuno" w:date="2012-08-14T12:46:00Z"/>
          <w:color w:val="192C43"/>
          <w:sz w:val="32"/>
          <w:szCs w:val="32"/>
        </w:rPr>
      </w:pPr>
    </w:p>
    <w:p w14:paraId="3FF88B57" w14:textId="77777777" w:rsidR="007806A7" w:rsidRDefault="007806A7" w:rsidP="000A54AB">
      <w:pPr>
        <w:rPr>
          <w:ins w:id="306" w:author="Bruno Sanchez-Andrade Nuno" w:date="2012-08-14T12:46:00Z"/>
          <w:color w:val="192C43"/>
          <w:sz w:val="32"/>
          <w:szCs w:val="32"/>
        </w:rPr>
      </w:pPr>
    </w:p>
    <w:p w14:paraId="3D067241" w14:textId="77777777" w:rsidR="007806A7" w:rsidRDefault="007806A7" w:rsidP="000A54AB">
      <w:pPr>
        <w:rPr>
          <w:ins w:id="307" w:author="Bruno Sanchez-Andrade Nuno" w:date="2012-08-14T12:46:00Z"/>
          <w:color w:val="192C43"/>
          <w:sz w:val="32"/>
          <w:szCs w:val="32"/>
        </w:rPr>
      </w:pPr>
    </w:p>
    <w:p w14:paraId="3B5A05CC" w14:textId="77777777" w:rsidR="007806A7" w:rsidRDefault="007806A7" w:rsidP="000A54AB">
      <w:pPr>
        <w:rPr>
          <w:ins w:id="308" w:author="Bruno Sanchez-Andrade Nuno" w:date="2012-08-14T12:46:00Z"/>
          <w:color w:val="192C43"/>
          <w:sz w:val="32"/>
          <w:szCs w:val="32"/>
        </w:rPr>
      </w:pPr>
    </w:p>
    <w:p w14:paraId="5EE1DD56" w14:textId="52C9D1CC" w:rsidR="000A54AB" w:rsidRPr="00B614AF" w:rsidRDefault="000A54AB">
      <w:pPr>
        <w:pStyle w:val="Heading2"/>
        <w:rPr>
          <w:ins w:id="309" w:author="Bruno Sanchez-Andrade Nuno" w:date="2012-08-14T12:35:00Z"/>
        </w:rPr>
        <w:pPrChange w:id="310" w:author="Bruno Sanchez-Andrade Nuno" w:date="2012-08-14T12:48:00Z">
          <w:pPr/>
        </w:pPrChange>
      </w:pPr>
      <w:bookmarkStart w:id="311" w:name="_Toc206668853"/>
      <w:ins w:id="312" w:author="Bruno Sanchez-Andrade Nuno" w:date="2012-08-14T12:35:00Z">
        <w:r>
          <w:t>GAIN Staff</w:t>
        </w:r>
        <w:bookmarkEnd w:id="311"/>
        <w:r w:rsidRPr="00B614AF">
          <w:tab/>
        </w:r>
        <w:r w:rsidRPr="00B614AF">
          <w:tab/>
        </w:r>
        <w:r w:rsidRPr="00B614AF">
          <w:tab/>
        </w:r>
      </w:ins>
    </w:p>
    <w:p w14:paraId="19F5033D" w14:textId="77777777" w:rsidR="000A54AB" w:rsidRDefault="000A54AB" w:rsidP="000A54AB">
      <w:pPr>
        <w:tabs>
          <w:tab w:val="left" w:pos="7707"/>
        </w:tabs>
        <w:rPr>
          <w:ins w:id="313" w:author="Bruno Sanchez-Andrade Nuno" w:date="2012-08-14T12:35:00Z"/>
          <w:u w:val="single"/>
        </w:rPr>
        <w:sectPr w:rsidR="000A54AB" w:rsidSect="000A54AB">
          <w:type w:val="continuous"/>
          <w:pgSz w:w="12240" w:h="15840"/>
          <w:pgMar w:top="1440" w:right="1800" w:bottom="1440" w:left="1800" w:header="720" w:footer="720" w:gutter="0"/>
          <w:cols w:space="720"/>
          <w:titlePg/>
          <w:docGrid w:linePitch="360"/>
        </w:sectPr>
      </w:pPr>
    </w:p>
    <w:p w14:paraId="6789EA37" w14:textId="3B8E7E0E" w:rsidR="000A54AB" w:rsidRPr="006C5085" w:rsidRDefault="007806A7" w:rsidP="000A54AB">
      <w:pPr>
        <w:tabs>
          <w:tab w:val="left" w:pos="7707"/>
        </w:tabs>
        <w:rPr>
          <w:ins w:id="314" w:author="Bruno Sanchez-Andrade Nuno" w:date="2012-08-14T12:35:00Z"/>
          <w:u w:val="single"/>
        </w:rPr>
      </w:pPr>
      <w:ins w:id="315" w:author="Bruno Sanchez-Andrade Nuno" w:date="2012-08-14T12:47:00Z">
        <w:r>
          <w:rPr>
            <w:noProof/>
            <w:color w:val="1C354C"/>
            <w:lang w:eastAsia="en-US"/>
            <w:rPrChange w:id="316" w:author="Unknown">
              <w:rPr>
                <w:noProof/>
                <w:lang w:eastAsia="en-US"/>
              </w:rPr>
            </w:rPrChange>
          </w:rPr>
          <w:lastRenderedPageBreak/>
          <mc:AlternateContent>
            <mc:Choice Requires="wps">
              <w:drawing>
                <wp:anchor distT="0" distB="0" distL="114300" distR="114300" simplePos="0" relativeHeight="251745280" behindDoc="0" locked="0" layoutInCell="1" allowOverlap="1" wp14:anchorId="7BAB8CE4" wp14:editId="6486A6F1">
                  <wp:simplePos x="0" y="0"/>
                  <wp:positionH relativeFrom="column">
                    <wp:posOffset>2628900</wp:posOffset>
                  </wp:positionH>
                  <wp:positionV relativeFrom="paragraph">
                    <wp:posOffset>111760</wp:posOffset>
                  </wp:positionV>
                  <wp:extent cx="2057400" cy="2857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20574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0" type="#_x0000_t202" style="position:absolute;margin-left:207pt;margin-top:8.8pt;width:162pt;height:2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" filled="f" stroked="f">
                  <v:textbox>
                    <w:txbxContent/>
                  </v:textbox>
                  <w10:wrap type="square"/>
                </v:shape>
              </w:pict>
            </mc:Fallback>
          </mc:AlternateContent>
        </w:r>
      </w:ins>
      <w:ins w:id="317" w:author="Bruno Sanchez-Andrade Nuno" w:date="2012-08-14T12:46:00Z">
        <w:r>
          <w:rPr>
            <w:noProof/>
            <w:color w:val="1C354C"/>
            <w:lang w:eastAsia="en-US"/>
            <w:rPrChange w:id="318" w:author="Unknown">
              <w:rPr>
                <w:noProof/>
                <w:lang w:eastAsia="en-US"/>
              </w:rPr>
            </w:rPrChange>
          </w:rPr>
          <mc:AlternateContent>
            <mc:Choice Requires="wps">
              <w:drawing>
                <wp:anchor distT="0" distB="0" distL="114300" distR="114300" simplePos="0" relativeHeight="251744256" behindDoc="0" locked="0" layoutInCell="1" allowOverlap="1" wp14:anchorId="4E1643BB" wp14:editId="40FF109D">
                  <wp:simplePos x="0" y="0"/>
                  <wp:positionH relativeFrom="column">
                    <wp:posOffset>-114300</wp:posOffset>
                  </wp:positionH>
                  <wp:positionV relativeFrom="paragraph">
                    <wp:posOffset>111760</wp:posOffset>
                  </wp:positionV>
                  <wp:extent cx="2514600" cy="30861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25146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3">
                          <w:txbxContent>
                            <w:p w14:paraId="04B17BA8" w14:textId="77777777" w:rsidR="00017F27" w:rsidRPr="00990036" w:rsidRDefault="00017F27" w:rsidP="007806A7">
                              <w:pPr>
                                <w:pStyle w:val="Heading1"/>
                                <w:jc w:val="left"/>
                                <w:rPr>
                                  <w:ins w:id="319" w:author="Bruno Sanchez-Andrade Nuno" w:date="2012-08-14T12:46:00Z"/>
                                  <w:rFonts w:ascii="Georgia" w:hAnsi="Georgia"/>
                                  <w:color w:val="1C354C"/>
                                  <w:sz w:val="22"/>
                                  <w:szCs w:val="22"/>
                                </w:rPr>
                              </w:pPr>
                              <w:ins w:id="320" w:author="Bruno Sanchez-Andrade Nuno" w:date="2012-08-14T12:46:00Z">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ins>
                            </w:p>
                            <w:p w14:paraId="27E181B9" w14:textId="77777777" w:rsidR="00017F27" w:rsidRPr="00990036" w:rsidRDefault="00017F27" w:rsidP="007806A7">
                              <w:pPr>
                                <w:pStyle w:val="Heading1"/>
                                <w:jc w:val="left"/>
                                <w:rPr>
                                  <w:ins w:id="321" w:author="Bruno Sanchez-Andrade Nuno" w:date="2012-08-14T12:46:00Z"/>
                                  <w:rFonts w:ascii="Georgia" w:hAnsi="Georgia"/>
                                  <w:color w:val="1C354C"/>
                                  <w:sz w:val="22"/>
                                  <w:szCs w:val="22"/>
                                </w:rPr>
                              </w:pPr>
                              <w:ins w:id="322" w:author="Bruno Sanchez-Andrade Nuno" w:date="2012-08-14T12:46:00Z">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ins>
                            </w:p>
                            <w:p w14:paraId="113A57B3" w14:textId="77777777" w:rsidR="00017F27" w:rsidRPr="00990036" w:rsidRDefault="00017F27" w:rsidP="007806A7">
                              <w:pPr>
                                <w:pStyle w:val="Heading1"/>
                                <w:jc w:val="left"/>
                                <w:rPr>
                                  <w:ins w:id="323" w:author="Bruno Sanchez-Andrade Nuno" w:date="2012-08-14T12:46:00Z"/>
                                  <w:rFonts w:ascii="Georgia" w:hAnsi="Georgia"/>
                                  <w:color w:val="1C354C"/>
                                  <w:sz w:val="22"/>
                                  <w:szCs w:val="22"/>
                                </w:rPr>
                              </w:pPr>
                              <w:ins w:id="324" w:author="Bruno Sanchez-Andrade Nuno" w:date="2012-08-14T12:46:00Z">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ins>
                            </w:p>
                            <w:p w14:paraId="53104BA8" w14:textId="77777777" w:rsidR="00017F27" w:rsidRDefault="00017F27" w:rsidP="007806A7">
                              <w:pPr>
                                <w:pStyle w:val="Heading1"/>
                                <w:jc w:val="left"/>
                                <w:rPr>
                                  <w:ins w:id="325" w:author="Bruno Sanchez-Andrade Nuno" w:date="2012-08-14T12:47:00Z"/>
                                  <w:rFonts w:ascii="Georgia" w:hAnsi="Georgia"/>
                                  <w:color w:val="1C354C"/>
                                  <w:sz w:val="22"/>
                                  <w:szCs w:val="22"/>
                                </w:rPr>
                              </w:pPr>
                              <w:ins w:id="326" w:author="Bruno Sanchez-Andrade Nuno" w:date="2012-08-14T12:46:00Z">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ins>
                            </w:p>
                            <w:p w14:paraId="0DDCF9F0" w14:textId="33334BB7" w:rsidR="00017F27" w:rsidRPr="00990036" w:rsidRDefault="00017F27" w:rsidP="007806A7">
                              <w:pPr>
                                <w:pStyle w:val="Heading1"/>
                                <w:jc w:val="left"/>
                                <w:rPr>
                                  <w:ins w:id="327" w:author="Bruno Sanchez-Andrade Nuno" w:date="2012-08-14T12:46:00Z"/>
                                  <w:rFonts w:ascii="Georgia" w:hAnsi="Georgia"/>
                                  <w:color w:val="1C354C"/>
                                  <w:sz w:val="22"/>
                                  <w:szCs w:val="22"/>
                                </w:rPr>
                              </w:pPr>
                              <w:ins w:id="328" w:author="Bruno Sanchez-Andrade Nuno" w:date="2012-08-14T12:46:00Z">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ins>
                            </w:p>
                            <w:p w14:paraId="716D3192" w14:textId="77777777" w:rsidR="00017F27" w:rsidRPr="00990036" w:rsidRDefault="00017F27" w:rsidP="007806A7">
                              <w:pPr>
                                <w:pStyle w:val="Heading1"/>
                                <w:jc w:val="left"/>
                                <w:rPr>
                                  <w:ins w:id="329" w:author="Bruno Sanchez-Andrade Nuno" w:date="2012-08-14T12:46:00Z"/>
                                  <w:rFonts w:ascii="Georgia" w:hAnsi="Georgia"/>
                                  <w:color w:val="1C354C"/>
                                  <w:sz w:val="22"/>
                                  <w:szCs w:val="22"/>
                                </w:rPr>
                              </w:pPr>
                              <w:ins w:id="330" w:author="Bruno Sanchez-Andrade Nuno" w:date="2012-08-14T12:46:00Z">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ins>
                            </w:p>
                            <w:p w14:paraId="05138F86" w14:textId="77777777" w:rsidR="00017F27" w:rsidRPr="00990036" w:rsidRDefault="00017F27" w:rsidP="007806A7">
                              <w:pPr>
                                <w:pStyle w:val="Heading1"/>
                                <w:jc w:val="left"/>
                                <w:rPr>
                                  <w:ins w:id="331" w:author="Bruno Sanchez-Andrade Nuno" w:date="2012-08-14T12:46:00Z"/>
                                  <w:rFonts w:ascii="Georgia" w:hAnsi="Georgia"/>
                                  <w:color w:val="1C354C"/>
                                  <w:sz w:val="22"/>
                                  <w:szCs w:val="22"/>
                                </w:rPr>
                              </w:pPr>
                              <w:ins w:id="332" w:author="Bruno Sanchez-Andrade Nuno" w:date="2012-08-14T12:46:00Z">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ins>
                            </w:p>
                            <w:p w14:paraId="44ECC8AA" w14:textId="77777777" w:rsidR="00017F27" w:rsidRDefault="00017F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31" type="#_x0000_t202" style="position:absolute;margin-left:-8.95pt;margin-top:8.8pt;width:198pt;height:243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" filled="f" stroked="f">
                  <v:textbox style="mso-next-textbox:#Text Box 45">
                    <w:txbxContent>
                      <w:p w14:paraId="04B17BA8" w14:textId="77777777" w:rsidR="00017F27" w:rsidRPr="00990036" w:rsidRDefault="00017F27" w:rsidP="007806A7">
                        <w:pPr>
                          <w:pStyle w:val="Heading1"/>
                          <w:jc w:val="left"/>
                          <w:rPr>
                            <w:ins w:id="333" w:author="Bruno Sanchez-Andrade Nuno" w:date="2012-08-14T12:46:00Z"/>
                            <w:rFonts w:ascii="Georgia" w:hAnsi="Georgia"/>
                            <w:color w:val="1C354C"/>
                            <w:sz w:val="22"/>
                            <w:szCs w:val="22"/>
                          </w:rPr>
                        </w:pPr>
                        <w:ins w:id="334" w:author="Bruno Sanchez-Andrade Nuno" w:date="2012-08-14T12:46:00Z">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ins>
                      </w:p>
                      <w:p w14:paraId="27E181B9" w14:textId="77777777" w:rsidR="00017F27" w:rsidRPr="00990036" w:rsidRDefault="00017F27" w:rsidP="007806A7">
                        <w:pPr>
                          <w:pStyle w:val="Heading1"/>
                          <w:jc w:val="left"/>
                          <w:rPr>
                            <w:ins w:id="335" w:author="Bruno Sanchez-Andrade Nuno" w:date="2012-08-14T12:46:00Z"/>
                            <w:rFonts w:ascii="Georgia" w:hAnsi="Georgia"/>
                            <w:color w:val="1C354C"/>
                            <w:sz w:val="22"/>
                            <w:szCs w:val="22"/>
                          </w:rPr>
                        </w:pPr>
                        <w:ins w:id="336" w:author="Bruno Sanchez-Andrade Nuno" w:date="2012-08-14T12:46:00Z">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ins>
                      </w:p>
                      <w:p w14:paraId="113A57B3" w14:textId="77777777" w:rsidR="00017F27" w:rsidRPr="00990036" w:rsidRDefault="00017F27" w:rsidP="007806A7">
                        <w:pPr>
                          <w:pStyle w:val="Heading1"/>
                          <w:jc w:val="left"/>
                          <w:rPr>
                            <w:ins w:id="337" w:author="Bruno Sanchez-Andrade Nuno" w:date="2012-08-14T12:46:00Z"/>
                            <w:rFonts w:ascii="Georgia" w:hAnsi="Georgia"/>
                            <w:color w:val="1C354C"/>
                            <w:sz w:val="22"/>
                            <w:szCs w:val="22"/>
                          </w:rPr>
                        </w:pPr>
                        <w:ins w:id="338" w:author="Bruno Sanchez-Andrade Nuno" w:date="2012-08-14T12:46:00Z">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ins>
                      </w:p>
                      <w:p w14:paraId="53104BA8" w14:textId="77777777" w:rsidR="00017F27" w:rsidRDefault="00017F27" w:rsidP="007806A7">
                        <w:pPr>
                          <w:pStyle w:val="Heading1"/>
                          <w:jc w:val="left"/>
                          <w:rPr>
                            <w:ins w:id="339" w:author="Bruno Sanchez-Andrade Nuno" w:date="2012-08-14T12:47:00Z"/>
                            <w:rFonts w:ascii="Georgia" w:hAnsi="Georgia"/>
                            <w:color w:val="1C354C"/>
                            <w:sz w:val="22"/>
                            <w:szCs w:val="22"/>
                          </w:rPr>
                        </w:pPr>
                        <w:ins w:id="340" w:author="Bruno Sanchez-Andrade Nuno" w:date="2012-08-14T12:46:00Z">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ins>
                      </w:p>
                      <w:p w14:paraId="0DDCF9F0" w14:textId="33334BB7" w:rsidR="00017F27" w:rsidRPr="00990036" w:rsidRDefault="00017F27" w:rsidP="007806A7">
                        <w:pPr>
                          <w:pStyle w:val="Heading1"/>
                          <w:jc w:val="left"/>
                          <w:rPr>
                            <w:ins w:id="341" w:author="Bruno Sanchez-Andrade Nuno" w:date="2012-08-14T12:46:00Z"/>
                            <w:rFonts w:ascii="Georgia" w:hAnsi="Georgia"/>
                            <w:color w:val="1C354C"/>
                            <w:sz w:val="22"/>
                            <w:szCs w:val="22"/>
                          </w:rPr>
                        </w:pPr>
                        <w:ins w:id="342" w:author="Bruno Sanchez-Andrade Nuno" w:date="2012-08-14T12:46:00Z">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ins>
                      </w:p>
                      <w:p w14:paraId="716D3192" w14:textId="77777777" w:rsidR="00017F27" w:rsidRPr="00990036" w:rsidRDefault="00017F27" w:rsidP="007806A7">
                        <w:pPr>
                          <w:pStyle w:val="Heading1"/>
                          <w:jc w:val="left"/>
                          <w:rPr>
                            <w:ins w:id="343" w:author="Bruno Sanchez-Andrade Nuno" w:date="2012-08-14T12:46:00Z"/>
                            <w:rFonts w:ascii="Georgia" w:hAnsi="Georgia"/>
                            <w:color w:val="1C354C"/>
                            <w:sz w:val="22"/>
                            <w:szCs w:val="22"/>
                          </w:rPr>
                        </w:pPr>
                        <w:ins w:id="344" w:author="Bruno Sanchez-Andrade Nuno" w:date="2012-08-14T12:46:00Z">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ins>
                      </w:p>
                      <w:p w14:paraId="05138F86" w14:textId="77777777" w:rsidR="00017F27" w:rsidRPr="00990036" w:rsidRDefault="00017F27" w:rsidP="007806A7">
                        <w:pPr>
                          <w:pStyle w:val="Heading1"/>
                          <w:jc w:val="left"/>
                          <w:rPr>
                            <w:ins w:id="345" w:author="Bruno Sanchez-Andrade Nuno" w:date="2012-08-14T12:46:00Z"/>
                            <w:rFonts w:ascii="Georgia" w:hAnsi="Georgia"/>
                            <w:color w:val="1C354C"/>
                            <w:sz w:val="22"/>
                            <w:szCs w:val="22"/>
                          </w:rPr>
                        </w:pPr>
                        <w:ins w:id="346" w:author="Bruno Sanchez-Andrade Nuno" w:date="2012-08-14T12:46:00Z">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ins>
                      </w:p>
                      <w:p w14:paraId="44ECC8AA" w14:textId="77777777" w:rsidR="00017F27" w:rsidRDefault="00017F27"/>
                    </w:txbxContent>
                  </v:textbox>
                  <w10:wrap type="square"/>
                </v:shape>
              </w:pict>
            </mc:Fallback>
          </mc:AlternateContent>
        </w:r>
      </w:ins>
    </w:p>
    <w:p w14:paraId="30EB1C85" w14:textId="77777777" w:rsidR="000A54AB" w:rsidRDefault="000A54AB" w:rsidP="000A54AB">
      <w:pPr>
        <w:tabs>
          <w:tab w:val="left" w:pos="7707"/>
        </w:tabs>
        <w:rPr>
          <w:ins w:id="347" w:author="Bruno Sanchez-Andrade Nuno" w:date="2012-08-14T12:35:00Z"/>
          <w:b/>
          <w:color w:val="1B2F36"/>
        </w:rPr>
        <w:sectPr w:rsidR="000A54AB" w:rsidSect="003E7A10">
          <w:type w:val="continuous"/>
          <w:pgSz w:w="12240" w:h="15840"/>
          <w:pgMar w:top="1440" w:right="1800" w:bottom="1440" w:left="1800" w:header="720" w:footer="720" w:gutter="0"/>
          <w:cols w:num="2" w:space="720"/>
          <w:titlePg/>
          <w:docGrid w:linePitch="360"/>
        </w:sectPr>
      </w:pPr>
    </w:p>
    <w:p w14:paraId="20F6F66C" w14:textId="31B65959" w:rsidR="00F15DA6" w:rsidRPr="000A54AB" w:rsidRDefault="00F15DA6">
      <w:pPr>
        <w:pStyle w:val="Heading1"/>
        <w:jc w:val="left"/>
        <w:rPr>
          <w:rFonts w:ascii="Georgia" w:hAnsi="Georgia"/>
          <w:color w:val="1C354C"/>
          <w:sz w:val="22"/>
          <w:szCs w:val="22"/>
          <w:rPrChange w:id="348" w:author="Bruno Sanchez-Andrade Nuno" w:date="2012-08-14T12:40:00Z">
            <w:rPr>
              <w:rFonts w:ascii="Georgia" w:hAnsi="Georgia"/>
              <w:b/>
              <w:color w:val="1C354C"/>
              <w:sz w:val="32"/>
              <w:szCs w:val="32"/>
            </w:rPr>
          </w:rPrChange>
        </w:rPr>
        <w:pPrChange w:id="349" w:author="Bruno Sanchez-Andrade Nuno" w:date="2012-08-14T12:40:00Z">
          <w:pPr>
            <w:pStyle w:val="Heading1"/>
          </w:pPr>
        </w:pPrChange>
      </w:pPr>
    </w:p>
    <w:p w14:paraId="3D584F8C" w14:textId="77777777" w:rsidR="00F15DA6" w:rsidRDefault="00F15DA6" w:rsidP="00F15DA6">
      <w:pPr>
        <w:pStyle w:val="Heading1"/>
        <w:rPr>
          <w:rFonts w:ascii="Georgia" w:hAnsi="Georgia"/>
          <w:b/>
          <w:color w:val="1C354C"/>
          <w:sz w:val="32"/>
          <w:szCs w:val="32"/>
        </w:rPr>
      </w:pPr>
    </w:p>
    <w:bookmarkEnd w:id="304"/>
    <w:p w14:paraId="54459A45" w14:textId="77777777" w:rsidR="00F15DA6" w:rsidRDefault="00F15DA6" w:rsidP="00F15DA6">
      <w:pPr>
        <w:pStyle w:val="Heading1"/>
        <w:jc w:val="left"/>
        <w:rPr>
          <w:rFonts w:ascii="Georgia" w:hAnsi="Georgia"/>
          <w:b/>
          <w:color w:val="1C354C"/>
          <w:sz w:val="32"/>
          <w:szCs w:val="32"/>
        </w:rPr>
        <w:sectPr w:rsidR="00F15DA6" w:rsidSect="00F15DA6">
          <w:type w:val="continuous"/>
          <w:pgSz w:w="12240" w:h="15840"/>
          <w:pgMar w:top="1440" w:right="1800" w:bottom="1440" w:left="1800" w:header="720" w:footer="720" w:gutter="0"/>
          <w:cols w:num="2" w:space="720"/>
          <w:docGrid w:linePitch="360"/>
        </w:sectPr>
      </w:pPr>
      <w:r>
        <w:rPr>
          <w:rFonts w:ascii="Georgia" w:hAnsi="Georgia"/>
          <w:b/>
          <w:color w:val="1C354C"/>
          <w:sz w:val="32"/>
          <w:szCs w:val="32"/>
        </w:rPr>
        <w:br w:type="page"/>
      </w:r>
    </w:p>
    <w:p w14:paraId="24C4D549" w14:textId="7BD9F79E" w:rsidR="005204D4" w:rsidRPr="00B62EF0" w:rsidRDefault="002E2E2D" w:rsidP="00F15DA6">
      <w:pPr>
        <w:pStyle w:val="Heading1"/>
        <w:jc w:val="left"/>
        <w:rPr>
          <w:rFonts w:ascii="Georgia" w:hAnsi="Georgia"/>
          <w:b/>
          <w:color w:val="1C354C"/>
          <w:sz w:val="32"/>
          <w:szCs w:val="32"/>
        </w:rPr>
      </w:pPr>
      <w:bookmarkStart w:id="350" w:name="_Toc206668854"/>
      <w:ins w:id="351" w:author="Bruno Sanchez-Andrade Nuno" w:date="2012-08-13T16:39:00Z">
        <w:r>
          <w:rPr>
            <w:rFonts w:ascii="Georgia" w:hAnsi="Georgia"/>
            <w:b/>
            <w:color w:val="1C354C"/>
            <w:sz w:val="32"/>
            <w:szCs w:val="32"/>
          </w:rPr>
          <w:lastRenderedPageBreak/>
          <w:t>Mission for the Index</w:t>
        </w:r>
      </w:ins>
      <w:bookmarkEnd w:id="350"/>
      <w:del w:id="352" w:author="Bruno Sanchez-Andrade Nuno" w:date="2012-08-13T16:39:00Z">
        <w:r w:rsidR="00983987" w:rsidRPr="00B62EF0" w:rsidDel="002E2E2D">
          <w:rPr>
            <w:rFonts w:ascii="Georgia" w:hAnsi="Georgia"/>
            <w:b/>
            <w:color w:val="1C354C"/>
            <w:sz w:val="32"/>
            <w:szCs w:val="32"/>
          </w:rPr>
          <w:delText>Executive Summary</w:delText>
        </w:r>
      </w:del>
      <w:bookmarkEnd w:id="110"/>
    </w:p>
    <w:p w14:paraId="2E3708BE" w14:textId="77777777" w:rsidR="006F7C8B" w:rsidRPr="006C5085" w:rsidRDefault="006F7C8B" w:rsidP="006F7C8B">
      <w:pPr>
        <w:jc w:val="both"/>
      </w:pPr>
      <w:bookmarkStart w:id="353" w:name="_Toc171734280"/>
    </w:p>
    <w:p w14:paraId="578820DB" w14:textId="77777777" w:rsidR="00AC2923" w:rsidRPr="00AC2923" w:rsidRDefault="000F338A" w:rsidP="00AC2923">
      <w:pPr>
        <w:tabs>
          <w:tab w:val="left" w:pos="7470"/>
        </w:tabs>
        <w:ind w:left="540" w:right="1350"/>
        <w:jc w:val="both"/>
        <w:rPr>
          <w:i/>
        </w:rPr>
      </w:pPr>
      <w:bookmarkStart w:id="354" w:name="_Toc171734287"/>
      <w:bookmarkEnd w:id="353"/>
      <w:r w:rsidRPr="00AC2923">
        <w:rPr>
          <w:i/>
        </w:rPr>
        <w:t xml:space="preserve">The world is changing in many ways. Population growth continues to drive global change. Population shifts are driving things even more. Urbanization in an enormous factor in any country in the world at the moment, in many developing countries, it is the primary factor driving things there. </w:t>
      </w:r>
    </w:p>
    <w:p w14:paraId="5CFDA98F" w14:textId="77777777" w:rsidR="00AC2923" w:rsidRPr="00AC2923" w:rsidRDefault="00AC2923" w:rsidP="00AC2923">
      <w:pPr>
        <w:tabs>
          <w:tab w:val="left" w:pos="7470"/>
        </w:tabs>
        <w:ind w:left="540" w:right="1350"/>
        <w:jc w:val="both"/>
        <w:rPr>
          <w:i/>
        </w:rPr>
      </w:pPr>
    </w:p>
    <w:p w14:paraId="5BE59E54" w14:textId="1C6154C4" w:rsidR="000F338A" w:rsidRDefault="000F338A" w:rsidP="00AC2923">
      <w:pPr>
        <w:tabs>
          <w:tab w:val="left" w:pos="7470"/>
        </w:tabs>
        <w:ind w:left="540" w:right="1350"/>
        <w:jc w:val="both"/>
        <w:rPr>
          <w:i/>
        </w:rPr>
      </w:pPr>
      <w:r w:rsidRPr="00AC2923">
        <w:rPr>
          <w:i/>
        </w:rPr>
        <w:t xml:space="preserve">On top of this, we have to cope with a changing climate. This means, that for many people, the past is no longer a good guide to the future. Things are changing. </w:t>
      </w:r>
    </w:p>
    <w:p w14:paraId="0A5EC24C" w14:textId="77777777" w:rsidR="00AC2923" w:rsidRDefault="00AC2923" w:rsidP="00AC2923">
      <w:pPr>
        <w:tabs>
          <w:tab w:val="left" w:pos="7470"/>
        </w:tabs>
        <w:ind w:left="540" w:right="1350"/>
        <w:jc w:val="both"/>
        <w:rPr>
          <w:i/>
        </w:rPr>
      </w:pPr>
    </w:p>
    <w:p w14:paraId="70508DEF" w14:textId="161055BE" w:rsidR="00AC2923" w:rsidRPr="00AC2923" w:rsidRDefault="00AC2923" w:rsidP="00AC2923">
      <w:pPr>
        <w:tabs>
          <w:tab w:val="left" w:pos="7470"/>
        </w:tabs>
        <w:ind w:left="540" w:right="1350"/>
        <w:jc w:val="both"/>
      </w:pPr>
      <w:r w:rsidRPr="00AC2923">
        <w:t>Dr. Ian Noble</w:t>
      </w:r>
    </w:p>
    <w:p w14:paraId="5D621018" w14:textId="0BB61884" w:rsidR="00AC2923" w:rsidRPr="00AC2923" w:rsidRDefault="00AC2923" w:rsidP="00AC2923">
      <w:pPr>
        <w:tabs>
          <w:tab w:val="left" w:pos="7470"/>
        </w:tabs>
        <w:ind w:left="540" w:right="1350"/>
        <w:jc w:val="both"/>
      </w:pPr>
      <w:r w:rsidRPr="00AC2923">
        <w:t>Chief Scientist, GAIN</w:t>
      </w:r>
    </w:p>
    <w:p w14:paraId="12F7D2B0" w14:textId="77777777" w:rsidR="000F338A" w:rsidRDefault="000F338A" w:rsidP="00493101">
      <w:pPr>
        <w:jc w:val="both"/>
      </w:pPr>
    </w:p>
    <w:p w14:paraId="3FC75F9E" w14:textId="77777777" w:rsidR="00493101" w:rsidRPr="006C5085" w:rsidRDefault="00493101" w:rsidP="00493101">
      <w:pPr>
        <w:jc w:val="both"/>
      </w:pPr>
      <w:r w:rsidRPr="006C5085">
        <w:t xml:space="preserve">Adaptation is an imperative. The world is changing fast. Countries are being challenged to prepare for and, if possible, minimize the effects of climate change. The challenge will only be greater as populations and economies grow. </w:t>
      </w:r>
      <w:r>
        <w:t xml:space="preserve">People around the world experienced a variety of sudden as well as gradual disasters in 2012. From a record-breaking draught in the United States to unprecedented flooding in Thailand, governments, businesses and communities had to grapple with massive losses stemming from the inability of the affected agricultural, energy, water and urban systems to cope with these changes. </w:t>
      </w:r>
    </w:p>
    <w:p w14:paraId="5EAC10C1" w14:textId="77777777" w:rsidR="00493101" w:rsidRDefault="00493101" w:rsidP="00493101">
      <w:pPr>
        <w:jc w:val="both"/>
      </w:pPr>
    </w:p>
    <w:p w14:paraId="0A0BAC96" w14:textId="77777777" w:rsidR="00493101" w:rsidRDefault="00493101" w:rsidP="00493101">
      <w:pPr>
        <w:jc w:val="both"/>
      </w:pPr>
      <w:r>
        <w:t xml:space="preserve">These events forced the world to reflect on how to deal with increasing disasters. </w:t>
      </w:r>
      <w:proofErr w:type="spellStart"/>
      <w:r>
        <w:t>Meanshwile</w:t>
      </w:r>
      <w:proofErr w:type="spellEnd"/>
      <w:r>
        <w:t xml:space="preserve">, the Global </w:t>
      </w:r>
      <w:proofErr w:type="spellStart"/>
      <w:r>
        <w:t>Adapation</w:t>
      </w:r>
      <w:proofErr w:type="spellEnd"/>
      <w:r>
        <w:t xml:space="preserve"> Institute (GAIN) has been busy consulting with government, business, academic and civil society leaders around the world on how to measure and improve all societies' ability to adapt to the global forces of climate change, population and economic growth, and urbanization. </w:t>
      </w:r>
    </w:p>
    <w:p w14:paraId="7CE89C41" w14:textId="77777777" w:rsidR="00493101" w:rsidRDefault="00493101" w:rsidP="00493101">
      <w:pPr>
        <w:jc w:val="both"/>
      </w:pPr>
    </w:p>
    <w:p w14:paraId="02BF5870" w14:textId="77777777" w:rsidR="00493101" w:rsidRDefault="00493101" w:rsidP="00493101">
      <w:pPr>
        <w:jc w:val="both"/>
        <w:rPr>
          <w:ins w:id="355" w:author="Bruno Sanchez-Andrade Nuno" w:date="2012-08-13T16:39:00Z"/>
        </w:rPr>
      </w:pPr>
      <w:r>
        <w:t xml:space="preserve">Since its release September 14, 2011, we have presented the GAIN Index to audiences on six continents and more than two-dozen think tanks, governmental bodies and businesses. </w:t>
      </w:r>
    </w:p>
    <w:p w14:paraId="73FD7449" w14:textId="77777777" w:rsidR="002E2E2D" w:rsidRDefault="002E2E2D" w:rsidP="00493101">
      <w:pPr>
        <w:jc w:val="both"/>
        <w:rPr>
          <w:ins w:id="356" w:author="Bruno Sanchez-Andrade Nuno" w:date="2012-08-13T16:39:00Z"/>
        </w:rPr>
      </w:pPr>
    </w:p>
    <w:p w14:paraId="5D631984" w14:textId="7390BFFF" w:rsidR="002E2E2D" w:rsidRDefault="002E2E2D" w:rsidP="00493101">
      <w:pPr>
        <w:jc w:val="both"/>
      </w:pPr>
      <w:ins w:id="357" w:author="Bruno Sanchez-Andrade Nuno" w:date="2012-08-13T16:39:00Z">
        <w:r>
          <w:t>We are now preparing the first update of the Index</w:t>
        </w:r>
      </w:ins>
      <w:ins w:id="358" w:author="Bruno Sanchez-Andrade Nuno" w:date="2012-08-13T16:40:00Z">
        <w:r>
          <w:t>. This document summarized the most important changes and lessons learned since launch, as well as some open Questions.</w:t>
        </w:r>
      </w:ins>
    </w:p>
    <w:p w14:paraId="01B066AE" w14:textId="77777777" w:rsidR="00493101" w:rsidRDefault="00493101" w:rsidP="00493101">
      <w:pPr>
        <w:jc w:val="both"/>
      </w:pPr>
    </w:p>
    <w:p w14:paraId="675FD835" w14:textId="77777777" w:rsidR="00493101" w:rsidRPr="00AC13D1" w:rsidRDefault="00493101">
      <w:pPr>
        <w:pStyle w:val="Heading2"/>
        <w:pPrChange w:id="359" w:author="Bruno Sanchez-Andrade Nuno" w:date="2012-08-13T19:47:00Z">
          <w:pPr/>
        </w:pPrChange>
      </w:pPr>
      <w:bookmarkStart w:id="360" w:name="_Toc206131144"/>
      <w:bookmarkStart w:id="361" w:name="_Toc206668855"/>
      <w:r w:rsidRPr="00AC13D1">
        <w:t>What Makes The GAIN Index Unique?</w:t>
      </w:r>
      <w:bookmarkEnd w:id="360"/>
      <w:bookmarkEnd w:id="361"/>
    </w:p>
    <w:p w14:paraId="62F66687" w14:textId="77777777" w:rsidR="00493101" w:rsidRPr="006C5085" w:rsidRDefault="00493101" w:rsidP="00493101">
      <w:pPr>
        <w:jc w:val="both"/>
        <w:rPr>
          <w:color w:val="17365D" w:themeColor="text2" w:themeShade="BF"/>
        </w:rPr>
      </w:pPr>
    </w:p>
    <w:p w14:paraId="21C83637" w14:textId="5C765C10" w:rsidR="00493101" w:rsidDel="00177446" w:rsidRDefault="00493101">
      <w:pPr>
        <w:jc w:val="both"/>
        <w:rPr>
          <w:del w:id="362" w:author="Bruno Sanchez-Andrade Nuno" w:date="2012-08-14T16:50:00Z"/>
        </w:rPr>
        <w:pPrChange w:id="363" w:author="Bruno Sanchez-Andrade Nuno" w:date="2012-08-14T16:50:00Z">
          <w:pPr/>
        </w:pPrChange>
      </w:pPr>
      <w:r>
        <w:t>The GAIN Index</w:t>
      </w:r>
      <w:r w:rsidRPr="006C5085">
        <w:t xml:space="preserve"> is not the first attempt at measuring the vulnerabilities of countries to climate change and other global forces. Scientists and institutions around the world have conducted significant work throughout the last decade, many listed in the Reference section of this report. </w:t>
      </w:r>
      <w:r>
        <w:t>The GAIN Index</w:t>
      </w:r>
      <w:r w:rsidRPr="006C5085">
        <w:t xml:space="preserve"> seeks to build upon this previous work by creating an index that promotes pragmatic action among governments, the private sector and NGOs and uniquely combines the concepts of vulnerability with readiness to drive action. Further, the index:</w:t>
      </w:r>
    </w:p>
    <w:p w14:paraId="4DF7022B" w14:textId="77777777" w:rsidR="00177446" w:rsidRPr="006C5085" w:rsidRDefault="00177446" w:rsidP="00493101">
      <w:pPr>
        <w:jc w:val="both"/>
        <w:rPr>
          <w:ins w:id="364" w:author="Bruno Sanchez-Andrade Nuno" w:date="2012-08-14T16:50:00Z"/>
        </w:rPr>
      </w:pPr>
    </w:p>
    <w:p w14:paraId="18D4A869" w14:textId="1494F7F4" w:rsidR="00493101" w:rsidDel="00F2605E" w:rsidRDefault="00493101">
      <w:pPr>
        <w:pStyle w:val="ListParagraph"/>
        <w:rPr>
          <w:del w:id="365" w:author="Bruno Sanchez-Andrade Nuno" w:date="2012-08-14T16:31:00Z"/>
        </w:rPr>
        <w:pPrChange w:id="366" w:author="Bruno Sanchez-Andrade Nuno" w:date="2012-08-14T17:01:00Z">
          <w:pPr>
            <w:pStyle w:val="Heading1"/>
            <w:jc w:val="left"/>
          </w:pPr>
        </w:pPrChange>
      </w:pPr>
    </w:p>
    <w:p w14:paraId="38C13F6B" w14:textId="77777777" w:rsidR="00F2605E" w:rsidRDefault="00F2605E" w:rsidP="00F2605E">
      <w:pPr>
        <w:pStyle w:val="ListParagraph"/>
        <w:numPr>
          <w:ilvl w:val="0"/>
          <w:numId w:val="38"/>
        </w:numPr>
        <w:rPr>
          <w:ins w:id="367" w:author="Bruno Sanchez-Andrade Nuno" w:date="2012-08-14T17:02:00Z"/>
        </w:rPr>
      </w:pPr>
      <w:ins w:id="368" w:author="Bruno Sanchez-Andrade Nuno" w:date="2012-08-14T17:02:00Z">
        <w:r>
          <w:t xml:space="preserve">Is open and transparent¬ – All indicators and sources are readily available and easily accessible to the public. </w:t>
        </w:r>
      </w:ins>
    </w:p>
    <w:p w14:paraId="68AAC09D" w14:textId="27CF5C49" w:rsidR="00F2605E" w:rsidRDefault="00F2605E" w:rsidP="00F2605E">
      <w:pPr>
        <w:pStyle w:val="ListParagraph"/>
        <w:numPr>
          <w:ilvl w:val="0"/>
          <w:numId w:val="38"/>
        </w:numPr>
        <w:rPr>
          <w:ins w:id="369" w:author="Bruno Sanchez-Andrade Nuno" w:date="2012-08-14T17:02:00Z"/>
        </w:rPr>
      </w:pPr>
      <w:ins w:id="370" w:author="Bruno Sanchez-Andrade Nuno" w:date="2012-08-14T17:02:00Z">
        <w:r>
          <w:t xml:space="preserve">Brings the private sector to the table – Most indices focus solely on the vulnerabilities of countries; the GAIN Index includes indicators that guide governments and communities in how to prioritize action and harness the power of the private sector. </w:t>
        </w:r>
      </w:ins>
    </w:p>
    <w:p w14:paraId="79AC3194" w14:textId="776D997B" w:rsidR="00F2605E" w:rsidRDefault="00F2605E" w:rsidP="00F2605E">
      <w:pPr>
        <w:pStyle w:val="ListParagraph"/>
        <w:numPr>
          <w:ilvl w:val="0"/>
          <w:numId w:val="38"/>
        </w:numPr>
        <w:rPr>
          <w:ins w:id="371" w:author="Bruno Sanchez-Andrade Nuno" w:date="2012-08-14T17:02:00Z"/>
        </w:rPr>
      </w:pPr>
      <w:ins w:id="372" w:author="Bruno Sanchez-Andrade Nuno" w:date="2012-08-14T17:02:00Z">
        <w:r>
          <w:t>Focuses on sectors crucial to human wellbeing – The GAIN Index does not cover all aspects of vulnerability, but targets those sectors most important to human health and prosperity that also can be greatly improved by innovation.</w:t>
        </w:r>
      </w:ins>
    </w:p>
    <w:p w14:paraId="5DF70635" w14:textId="71F93AF0" w:rsidR="00F2605E" w:rsidRDefault="00F2605E" w:rsidP="00F2605E">
      <w:pPr>
        <w:pStyle w:val="ListParagraph"/>
        <w:numPr>
          <w:ilvl w:val="0"/>
          <w:numId w:val="38"/>
        </w:numPr>
        <w:rPr>
          <w:ins w:id="373" w:author="Bruno Sanchez-Andrade Nuno" w:date="2012-08-14T17:02:00Z"/>
        </w:rPr>
      </w:pPr>
      <w:ins w:id="374" w:author="Bruno Sanchez-Andrade Nuno" w:date="2012-08-14T17:02:00Z">
        <w:r>
          <w:t>Tracks changes in countries’ vulnerability and readiness from 1995 to present</w:t>
        </w:r>
      </w:ins>
    </w:p>
    <w:p w14:paraId="68B5FA71" w14:textId="7EDFE363" w:rsidR="00F2605E" w:rsidRDefault="00F2605E" w:rsidP="00F2605E">
      <w:pPr>
        <w:pStyle w:val="ListParagraph"/>
        <w:numPr>
          <w:ilvl w:val="0"/>
          <w:numId w:val="38"/>
        </w:numPr>
        <w:rPr>
          <w:ins w:id="375" w:author="Bruno Sanchez-Andrade Nuno" w:date="2012-08-14T17:02:00Z"/>
        </w:rPr>
      </w:pPr>
      <w:ins w:id="376" w:author="Bruno Sanchez-Andrade Nuno" w:date="2012-08-14T17:02:00Z">
        <w:r>
          <w:t>The GAIN Index has a simple but effective structure that allows for expansion of its coverage and the substitution of better indicators as they become available.</w:t>
        </w:r>
      </w:ins>
    </w:p>
    <w:p w14:paraId="28559D11" w14:textId="57FE8E3E" w:rsidR="00F2605E" w:rsidRDefault="00F2605E" w:rsidP="00F2605E">
      <w:pPr>
        <w:pStyle w:val="ListParagraph"/>
        <w:numPr>
          <w:ilvl w:val="0"/>
          <w:numId w:val="38"/>
        </w:numPr>
        <w:rPr>
          <w:ins w:id="377" w:author="Bruno Sanchez-Andrade Nuno" w:date="2012-08-14T17:02:00Z"/>
        </w:rPr>
      </w:pPr>
      <w:ins w:id="378" w:author="Bruno Sanchez-Andrade Nuno" w:date="2012-08-14T17:02:00Z">
        <w:r>
          <w:t>Is politically neutral – A tool for both pragmatic policy makers and business people.</w:t>
        </w:r>
      </w:ins>
    </w:p>
    <w:p w14:paraId="314D821D" w14:textId="7C4BEEF6" w:rsidR="00493101" w:rsidRPr="006C5085" w:rsidDel="00BB1311" w:rsidRDefault="00493101">
      <w:pPr>
        <w:pStyle w:val="ListParagraph"/>
        <w:rPr>
          <w:del w:id="379" w:author="Bruno Sanchez-Andrade Nuno" w:date="2012-08-14T16:30:00Z"/>
        </w:rPr>
        <w:pPrChange w:id="380" w:author="Bruno Sanchez-Andrade Nuno" w:date="2012-08-14T17:01:00Z">
          <w:pPr>
            <w:pStyle w:val="Heading1"/>
            <w:jc w:val="left"/>
          </w:pPr>
        </w:pPrChange>
      </w:pPr>
      <w:del w:id="381" w:author="Bruno Sanchez-Andrade Nuno" w:date="2012-08-14T16:30:00Z">
        <w:r w:rsidRPr="006C5085" w:rsidDel="00BB1311">
          <w:delText>Is open and transparent</w:delText>
        </w:r>
        <w:r w:rsidRPr="006C5085" w:rsidDel="00BB1311">
          <w:softHyphen/>
          <w:delText xml:space="preserve"> – All indicators and sources are readily available and easily accessible to the public. </w:delText>
        </w:r>
      </w:del>
    </w:p>
    <w:p w14:paraId="05854E55" w14:textId="18AAB2C7" w:rsidR="00493101" w:rsidRPr="006C5085" w:rsidDel="00BB1311" w:rsidRDefault="00493101">
      <w:pPr>
        <w:pStyle w:val="ListParagraph"/>
        <w:rPr>
          <w:del w:id="382" w:author="Bruno Sanchez-Andrade Nuno" w:date="2012-08-14T16:30:00Z"/>
        </w:rPr>
        <w:pPrChange w:id="383" w:author="Bruno Sanchez-Andrade Nuno" w:date="2012-08-14T17:01:00Z">
          <w:pPr>
            <w:pStyle w:val="Heading1"/>
            <w:jc w:val="left"/>
          </w:pPr>
        </w:pPrChange>
      </w:pPr>
      <w:del w:id="384" w:author="Bruno Sanchez-Andrade Nuno" w:date="2012-08-14T16:30:00Z">
        <w:r w:rsidRPr="006C5085" w:rsidDel="00BB1311">
          <w:delText xml:space="preserve">Brings the private sector to the table – Most indices focus solely on the vulnerabilities of countries; </w:delText>
        </w:r>
        <w:r w:rsidR="00266C3F" w:rsidDel="00BB1311">
          <w:delText>t</w:delText>
        </w:r>
        <w:r w:rsidDel="00BB1311">
          <w:delText>he GAIN Index</w:delText>
        </w:r>
        <w:r w:rsidRPr="006C5085" w:rsidDel="00BB1311">
          <w:delText xml:space="preserve"> includes indicators that guide governments and communities in how to prioritize action and harness the power of the private sector. </w:delText>
        </w:r>
      </w:del>
    </w:p>
    <w:p w14:paraId="661AC468" w14:textId="2BAE38E2" w:rsidR="00493101" w:rsidDel="00BB1311" w:rsidRDefault="00493101">
      <w:pPr>
        <w:pStyle w:val="ListParagraph"/>
        <w:rPr>
          <w:del w:id="385" w:author="Bruno Sanchez-Andrade Nuno" w:date="2012-08-14T16:30:00Z"/>
          <w:b/>
        </w:rPr>
        <w:pPrChange w:id="386" w:author="Bruno Sanchez-Andrade Nuno" w:date="2012-08-14T17:01:00Z">
          <w:pPr>
            <w:pStyle w:val="Heading1"/>
            <w:jc w:val="left"/>
          </w:pPr>
        </w:pPrChange>
      </w:pPr>
      <w:del w:id="387" w:author="Bruno Sanchez-Andrade Nuno" w:date="2012-08-14T16:30:00Z">
        <w:r w:rsidRPr="006C5085" w:rsidDel="00BB1311">
          <w:delText xml:space="preserve">Focuses on sectors crucial to human wellbeing – </w:delText>
        </w:r>
        <w:r w:rsidR="00266C3F" w:rsidDel="00BB1311">
          <w:delText>T</w:delText>
        </w:r>
        <w:r w:rsidDel="00BB1311">
          <w:delText>he GAIN Index</w:delText>
        </w:r>
        <w:r w:rsidRPr="006C5085" w:rsidDel="00BB1311">
          <w:delText xml:space="preserve"> does not cover all aspects of vulnerability, but targets those sectors most important to human health and prosperity that also can be greatly improved by innovation.</w:delText>
        </w:r>
      </w:del>
    </w:p>
    <w:p w14:paraId="2BEDA618" w14:textId="55C9047A" w:rsidR="00493101" w:rsidRPr="00BB1311" w:rsidDel="00BB1311" w:rsidRDefault="00493101">
      <w:pPr>
        <w:pStyle w:val="ListParagraph"/>
        <w:rPr>
          <w:del w:id="388" w:author="Bruno Sanchez-Andrade Nuno" w:date="2012-08-14T16:30:00Z"/>
          <w:b/>
        </w:rPr>
        <w:pPrChange w:id="389" w:author="Bruno Sanchez-Andrade Nuno" w:date="2012-08-14T17:01:00Z">
          <w:pPr>
            <w:pStyle w:val="Heading1"/>
            <w:jc w:val="left"/>
          </w:pPr>
        </w:pPrChange>
      </w:pPr>
      <w:del w:id="390" w:author="Bruno Sanchez-Andrade Nuno" w:date="2012-08-14T16:30:00Z">
        <w:r w:rsidDel="00BB1311">
          <w:delText>Tracks changes in countries’ vulnerability and readiness from 1995 to present.</w:delText>
        </w:r>
      </w:del>
    </w:p>
    <w:p w14:paraId="5709B82A" w14:textId="5330B4D3" w:rsidR="00493101" w:rsidDel="00BB1311" w:rsidRDefault="00493101">
      <w:pPr>
        <w:pStyle w:val="ListParagraph"/>
        <w:rPr>
          <w:del w:id="391" w:author="Bruno Sanchez-Andrade Nuno" w:date="2012-08-14T16:29:00Z"/>
        </w:rPr>
        <w:pPrChange w:id="392" w:author="Bruno Sanchez-Andrade Nuno" w:date="2012-08-14T17:01:00Z">
          <w:pPr>
            <w:pStyle w:val="Heading1"/>
            <w:jc w:val="left"/>
          </w:pPr>
        </w:pPrChange>
      </w:pPr>
      <w:del w:id="393" w:author="Bruno Sanchez-Andrade Nuno" w:date="2012-08-14T16:30:00Z">
        <w:r w:rsidDel="00BB1311">
          <w:delText>The GAIN Index has a simple but effective structure that allows for expansion of its coverage and the substitution of better indicators as they become available.</w:delText>
        </w:r>
      </w:del>
    </w:p>
    <w:p w14:paraId="2AEB0E1B" w14:textId="2E378F26" w:rsidR="00493101" w:rsidRPr="006C5085" w:rsidDel="009614D7" w:rsidRDefault="00493101">
      <w:pPr>
        <w:pStyle w:val="ListParagraph"/>
        <w:rPr>
          <w:del w:id="394" w:author="Bruno Sanchez-Andrade Nuno" w:date="2012-08-14T16:14:00Z"/>
        </w:rPr>
        <w:pPrChange w:id="395" w:author="Bruno Sanchez-Andrade Nuno" w:date="2012-08-14T17:01:00Z">
          <w:pPr>
            <w:pStyle w:val="Heading1"/>
            <w:jc w:val="left"/>
          </w:pPr>
        </w:pPrChange>
      </w:pPr>
      <w:del w:id="396" w:author="Bruno Sanchez-Andrade Nuno" w:date="2012-08-14T16:30:00Z">
        <w:r w:rsidRPr="006C5085" w:rsidDel="00BB1311">
          <w:delText>Is politically neutral – A tool for both pragmatic policy makers and business</w:delText>
        </w:r>
        <w:r w:rsidR="00700FF2" w:rsidDel="00BB1311">
          <w:delText xml:space="preserve"> people</w:delText>
        </w:r>
        <w:r w:rsidRPr="006C5085" w:rsidDel="00BB1311">
          <w:delText xml:space="preserve">. </w:delText>
        </w:r>
      </w:del>
    </w:p>
    <w:p w14:paraId="64A609BC" w14:textId="77777777" w:rsidR="003E7A10" w:rsidRPr="005E26D9" w:rsidRDefault="003E7A10">
      <w:pPr>
        <w:pStyle w:val="Heading1"/>
        <w:rPr>
          <w:ins w:id="397" w:author="Bruno Sanchez-Andrade Nuno" w:date="2012-08-13T19:47:00Z"/>
          <w:sz w:val="32"/>
          <w:szCs w:val="32"/>
          <w:rPrChange w:id="398" w:author="Bruno Sanchez-Andrade Nuno" w:date="2012-08-14T13:04:00Z">
            <w:rPr>
              <w:ins w:id="399" w:author="Bruno Sanchez-Andrade Nuno" w:date="2012-08-13T19:47:00Z"/>
            </w:rPr>
          </w:rPrChange>
        </w:rPr>
        <w:pPrChange w:id="400" w:author="Bruno Sanchez-Andrade Nuno" w:date="2012-08-14T13:04:00Z">
          <w:pPr>
            <w:pStyle w:val="Heading1"/>
            <w:jc w:val="left"/>
          </w:pPr>
        </w:pPrChange>
      </w:pPr>
      <w:bookmarkStart w:id="401" w:name="_Toc206668856"/>
      <w:ins w:id="402" w:author="Bruno Sanchez-Andrade Nuno" w:date="2012-08-13T19:47:00Z">
        <w:r w:rsidRPr="005E26D9">
          <w:rPr>
            <w:sz w:val="32"/>
            <w:szCs w:val="32"/>
            <w:rPrChange w:id="403" w:author="Bruno Sanchez-Andrade Nuno" w:date="2012-08-14T13:04:00Z">
              <w:rPr/>
            </w:rPrChange>
          </w:rPr>
          <w:t>The consultation process</w:t>
        </w:r>
        <w:bookmarkEnd w:id="401"/>
      </w:ins>
    </w:p>
    <w:p w14:paraId="41278E5B" w14:textId="77777777" w:rsidR="0049560A" w:rsidRDefault="0049560A">
      <w:pPr>
        <w:rPr>
          <w:ins w:id="404" w:author="Bruno Sanchez-Andrade Nuno" w:date="2012-08-14T12:57:00Z"/>
        </w:rPr>
        <w:pPrChange w:id="405" w:author="Bruno Sanchez-Andrade Nuno" w:date="2012-08-13T19:47:00Z">
          <w:pPr>
            <w:pStyle w:val="Heading1"/>
            <w:jc w:val="left"/>
          </w:pPr>
        </w:pPrChange>
      </w:pPr>
    </w:p>
    <w:p w14:paraId="5D66CC1C" w14:textId="77777777" w:rsidR="00AA774A" w:rsidRPr="00AA774A" w:rsidRDefault="00AA774A" w:rsidP="00AA774A">
      <w:pPr>
        <w:rPr>
          <w:ins w:id="406" w:author="Bruno Sanchez-Andrade Nuno" w:date="2012-08-14T17:56:00Z"/>
        </w:rPr>
      </w:pPr>
      <w:ins w:id="407" w:author="Bruno Sanchez-Andrade Nuno" w:date="2012-08-14T17:56:00Z">
        <w:r w:rsidRPr="00AA774A">
          <w:t>GAIN solicits input from various stakeholder groups working on Adaptation – private sector companies, scientists, governments, international organizations, NGOs, and others. This is accomplished through various mechanisms, such as this consultation, presentations throughout the year and via web analytics and email support. You can consult our White Paper from last year in the attached document or at </w:t>
        </w:r>
        <w:r w:rsidRPr="00AA774A">
          <w:fldChar w:fldCharType="begin"/>
        </w:r>
        <w:r w:rsidRPr="00AA774A">
          <w:instrText xml:space="preserve"> HYPERLINK "http://index.gain.org/about" \t "_blank" </w:instrText>
        </w:r>
        <w:r w:rsidRPr="00AA774A">
          <w:fldChar w:fldCharType="separate"/>
        </w:r>
        <w:r w:rsidRPr="00AA774A">
          <w:rPr>
            <w:rStyle w:val="Hyperlink"/>
          </w:rPr>
          <w:t>index.gain.org/about</w:t>
        </w:r>
        <w:r w:rsidRPr="00AA774A">
          <w:fldChar w:fldCharType="end"/>
        </w:r>
        <w:r w:rsidRPr="00AA774A">
          <w:t>.</w:t>
        </w:r>
      </w:ins>
    </w:p>
    <w:p w14:paraId="4BB12457" w14:textId="77777777" w:rsidR="00AA774A" w:rsidRPr="00AA774A" w:rsidRDefault="00AA774A" w:rsidP="00AA774A">
      <w:pPr>
        <w:rPr>
          <w:ins w:id="408" w:author="Bruno Sanchez-Andrade Nuno" w:date="2012-08-14T17:56:00Z"/>
        </w:rPr>
      </w:pPr>
      <w:ins w:id="409" w:author="Bruno Sanchez-Andrade Nuno" w:date="2012-08-14T17:56:00Z">
        <w:r w:rsidRPr="00AA774A">
          <w:t> </w:t>
        </w:r>
      </w:ins>
    </w:p>
    <w:p w14:paraId="65CBF319" w14:textId="77777777" w:rsidR="00AA774A" w:rsidRPr="00AA774A" w:rsidRDefault="00AA774A" w:rsidP="00AA774A">
      <w:pPr>
        <w:rPr>
          <w:ins w:id="410" w:author="Bruno Sanchez-Andrade Nuno" w:date="2012-08-14T17:56:00Z"/>
        </w:rPr>
      </w:pPr>
      <w:ins w:id="411" w:author="Bruno Sanchez-Andrade Nuno" w:date="2012-08-14T17:56:00Z">
        <w:r w:rsidRPr="00AA774A">
          <w:t xml:space="preserve">The purpose of this consultation is to assist GAIN in making the Index as effective as possible. </w:t>
        </w:r>
        <w:proofErr w:type="gramStart"/>
        <w:r w:rsidRPr="00AA774A">
          <w:t>These reviews not only fulfill GAIN's institutional priority to be open, transparent and pragmatic, but also provides</w:t>
        </w:r>
        <w:proofErr w:type="gramEnd"/>
        <w:r w:rsidRPr="00AA774A">
          <w:t xml:space="preserve"> us with preliminary reactions from a diverse group of users and experts and, as a result, enhances the clarity, practicality, and credibility of the final Index.</w:t>
        </w:r>
      </w:ins>
    </w:p>
    <w:p w14:paraId="5C39E996" w14:textId="77777777" w:rsidR="00AA774A" w:rsidRPr="00AA774A" w:rsidRDefault="00AA774A" w:rsidP="00AA774A">
      <w:pPr>
        <w:rPr>
          <w:ins w:id="412" w:author="Bruno Sanchez-Andrade Nuno" w:date="2012-08-14T17:56:00Z"/>
        </w:rPr>
      </w:pPr>
      <w:ins w:id="413" w:author="Bruno Sanchez-Andrade Nuno" w:date="2012-08-14T17:56:00Z">
        <w:r w:rsidRPr="00AA774A">
          <w:t> </w:t>
        </w:r>
      </w:ins>
    </w:p>
    <w:p w14:paraId="34C301B9" w14:textId="309B62ED" w:rsidR="00AA774A" w:rsidRPr="00AA774A" w:rsidRDefault="00AA774A" w:rsidP="00AA774A">
      <w:pPr>
        <w:rPr>
          <w:ins w:id="414" w:author="Bruno Sanchez-Andrade Nuno" w:date="2012-08-14T17:56:00Z"/>
        </w:rPr>
      </w:pPr>
      <w:ins w:id="415" w:author="Bruno Sanchez-Andrade Nuno" w:date="2012-08-14T17:56:00Z">
        <w:r w:rsidRPr="00AA774A">
          <w:t>We ask reviewers to consider whether, in their judgment, the arguments and decisions presented are sound and the Index is</w:t>
        </w:r>
        <w:r w:rsidR="00621779">
          <w:t xml:space="preserve"> responsive to its stated goals and the Feedback received,</w:t>
        </w:r>
        <w:r w:rsidRPr="00AA774A">
          <w:t xml:space="preserve"> not if reviewers concur with the findings.</w:t>
        </w:r>
      </w:ins>
    </w:p>
    <w:p w14:paraId="3825F511" w14:textId="77777777" w:rsidR="00AA774A" w:rsidRPr="00AA774A" w:rsidRDefault="00AA774A" w:rsidP="00AA774A">
      <w:pPr>
        <w:rPr>
          <w:ins w:id="416" w:author="Bruno Sanchez-Andrade Nuno" w:date="2012-08-14T17:56:00Z"/>
        </w:rPr>
      </w:pPr>
      <w:ins w:id="417" w:author="Bruno Sanchez-Andrade Nuno" w:date="2012-08-14T17:56:00Z">
        <w:r w:rsidRPr="00AA774A">
          <w:t> </w:t>
        </w:r>
      </w:ins>
    </w:p>
    <w:p w14:paraId="2337655E" w14:textId="77777777" w:rsidR="00AA774A" w:rsidRPr="00AA774A" w:rsidRDefault="00AA774A" w:rsidP="00AA774A">
      <w:pPr>
        <w:rPr>
          <w:ins w:id="418" w:author="Bruno Sanchez-Andrade Nuno" w:date="2012-08-14T17:56:00Z"/>
        </w:rPr>
      </w:pPr>
      <w:ins w:id="419" w:author="Bruno Sanchez-Andrade Nuno" w:date="2012-08-14T17:56:00Z">
        <w:r w:rsidRPr="00AA774A">
          <w:t>The content of the comments are registered online, together with our response. This helps us build a continuous open process of improvement. To encourage reviewers to express their views freely, reviews can be confidential and won't be published. The list of names and affiliations of participants in the review will be made public when the Index is released, but comment authorship will remain confidential.</w:t>
        </w:r>
      </w:ins>
    </w:p>
    <w:p w14:paraId="1F3898F9" w14:textId="77777777" w:rsidR="00AA774A" w:rsidRPr="00AA774A" w:rsidRDefault="00AA774A" w:rsidP="00AA774A">
      <w:pPr>
        <w:rPr>
          <w:ins w:id="420" w:author="Bruno Sanchez-Andrade Nuno" w:date="2012-08-14T17:56:00Z"/>
        </w:rPr>
      </w:pPr>
      <w:ins w:id="421" w:author="Bruno Sanchez-Andrade Nuno" w:date="2012-08-14T17:56:00Z">
        <w:r w:rsidRPr="00AA774A">
          <w:t> </w:t>
        </w:r>
      </w:ins>
    </w:p>
    <w:p w14:paraId="5951496B" w14:textId="77777777" w:rsidR="00AA774A" w:rsidRPr="00AA774A" w:rsidRDefault="00AA774A" w:rsidP="00AA774A">
      <w:pPr>
        <w:rPr>
          <w:ins w:id="422" w:author="Bruno Sanchez-Andrade Nuno" w:date="2012-08-14T17:56:00Z"/>
        </w:rPr>
      </w:pPr>
      <w:ins w:id="423" w:author="Bruno Sanchez-Andrade Nuno" w:date="2012-08-14T17:56:00Z">
        <w:r w:rsidRPr="00AA774A">
          <w:t>With the consultation process we aim to answer these questions:</w:t>
        </w:r>
      </w:ins>
    </w:p>
    <w:p w14:paraId="53BC6649" w14:textId="4C553937" w:rsidR="00860959" w:rsidRDefault="00D57CB6">
      <w:pPr>
        <w:pStyle w:val="ListParagraph"/>
        <w:numPr>
          <w:ilvl w:val="0"/>
          <w:numId w:val="34"/>
        </w:numPr>
        <w:rPr>
          <w:ins w:id="424" w:author="Bruno Sanchez-Andrade Nuno" w:date="2012-08-14T16:10:00Z"/>
        </w:rPr>
        <w:pPrChange w:id="425" w:author="Bruno Sanchez-Andrade Nuno" w:date="2012-08-14T16:10:00Z">
          <w:pPr/>
        </w:pPrChange>
      </w:pPr>
      <w:ins w:id="426" w:author="Bruno Sanchez-Andrade Nuno" w:date="2012-08-14T13:03:00Z">
        <w:r>
          <w:t xml:space="preserve">Is the </w:t>
        </w:r>
      </w:ins>
      <w:ins w:id="427" w:author="Bruno Sanchez-Andrade Nuno" w:date="2012-08-14T16:09:00Z">
        <w:r w:rsidR="00860959">
          <w:t xml:space="preserve">goal of the Index </w:t>
        </w:r>
      </w:ins>
      <w:ins w:id="428" w:author="Bruno Sanchez-Andrade Nuno" w:date="2012-08-14T13:03:00Z">
        <w:r>
          <w:t>clearly described?</w:t>
        </w:r>
      </w:ins>
      <w:ins w:id="429" w:author="Bruno Sanchez-Andrade Nuno" w:date="2012-08-14T16:09:00Z">
        <w:r w:rsidR="00860959">
          <w:t xml:space="preserve"> </w:t>
        </w:r>
      </w:ins>
      <w:ins w:id="430" w:author="Bruno Sanchez-Andrade Nuno" w:date="2012-08-14T16:27:00Z">
        <w:r w:rsidR="006B6503">
          <w:t xml:space="preserve">Is the Index responsive to </w:t>
        </w:r>
      </w:ins>
      <w:ins w:id="431" w:author="Bruno Sanchez-Andrade Nuno" w:date="2012-08-14T17:56:00Z">
        <w:r w:rsidR="00AA774A">
          <w:t>these</w:t>
        </w:r>
      </w:ins>
      <w:ins w:id="432" w:author="Bruno Sanchez-Andrade Nuno" w:date="2012-08-14T16:27:00Z">
        <w:r w:rsidR="006B6503">
          <w:t xml:space="preserve"> goals?</w:t>
        </w:r>
      </w:ins>
    </w:p>
    <w:p w14:paraId="6F41AD7F" w14:textId="793DE01E" w:rsidR="00860959" w:rsidRDefault="00D57CB6">
      <w:pPr>
        <w:pStyle w:val="ListParagraph"/>
        <w:numPr>
          <w:ilvl w:val="0"/>
          <w:numId w:val="34"/>
        </w:numPr>
        <w:rPr>
          <w:ins w:id="433" w:author="Bruno Sanchez-Andrade Nuno" w:date="2012-08-14T16:11:00Z"/>
        </w:rPr>
        <w:pPrChange w:id="434" w:author="Bruno Sanchez-Andrade Nuno" w:date="2012-08-14T16:11:00Z">
          <w:pPr/>
        </w:pPrChange>
      </w:pPr>
      <w:ins w:id="435" w:author="Bruno Sanchez-Andrade Nuno" w:date="2012-08-14T13:03:00Z">
        <w:r>
          <w:t xml:space="preserve">Are the </w:t>
        </w:r>
      </w:ins>
      <w:ins w:id="436" w:author="Bruno Sanchez-Andrade Nuno" w:date="2012-08-14T16:10:00Z">
        <w:r w:rsidR="00860959">
          <w:t>metric framework decisions</w:t>
        </w:r>
      </w:ins>
      <w:ins w:id="437" w:author="Bruno Sanchez-Andrade Nuno" w:date="2012-08-14T13:03:00Z">
        <w:r>
          <w:t xml:space="preserve"> </w:t>
        </w:r>
      </w:ins>
      <w:ins w:id="438" w:author="Bruno Sanchez-Andrade Nuno" w:date="2012-08-14T16:10:00Z">
        <w:r w:rsidR="00860959">
          <w:t xml:space="preserve">and consequences </w:t>
        </w:r>
      </w:ins>
      <w:ins w:id="439" w:author="Bruno Sanchez-Andrade Nuno" w:date="2012-08-14T13:03:00Z">
        <w:r>
          <w:t xml:space="preserve">adequately </w:t>
        </w:r>
      </w:ins>
      <w:ins w:id="440" w:author="Bruno Sanchez-Andrade Nuno" w:date="2012-08-14T16:29:00Z">
        <w:r w:rsidR="006B6503">
          <w:t xml:space="preserve">documented, </w:t>
        </w:r>
      </w:ins>
      <w:ins w:id="441" w:author="Bruno Sanchez-Andrade Nuno" w:date="2012-08-14T13:03:00Z">
        <w:r>
          <w:t xml:space="preserve">supported </w:t>
        </w:r>
      </w:ins>
      <w:ins w:id="442" w:author="Bruno Sanchez-Andrade Nuno" w:date="2012-08-14T16:10:00Z">
        <w:r w:rsidR="00860959">
          <w:t xml:space="preserve">and explained? </w:t>
        </w:r>
      </w:ins>
    </w:p>
    <w:p w14:paraId="2A797F77" w14:textId="6619B4DF" w:rsidR="00860959" w:rsidRDefault="00D57CB6">
      <w:pPr>
        <w:pStyle w:val="ListParagraph"/>
        <w:numPr>
          <w:ilvl w:val="0"/>
          <w:numId w:val="34"/>
        </w:numPr>
        <w:rPr>
          <w:ins w:id="443" w:author="Bruno Sanchez-Andrade Nuno" w:date="2012-08-14T16:12:00Z"/>
        </w:rPr>
        <w:pPrChange w:id="444" w:author="Bruno Sanchez-Andrade Nuno" w:date="2012-08-14T16:12:00Z">
          <w:pPr/>
        </w:pPrChange>
      </w:pPr>
      <w:ins w:id="445" w:author="Bruno Sanchez-Andrade Nuno" w:date="2012-08-14T13:03:00Z">
        <w:r>
          <w:t>Are uncertainties</w:t>
        </w:r>
      </w:ins>
      <w:ins w:id="446" w:author="Bruno Sanchez-Andrade Nuno" w:date="2012-08-14T16:11:00Z">
        <w:r w:rsidR="006B6503">
          <w:t xml:space="preserve"> or</w:t>
        </w:r>
      </w:ins>
      <w:ins w:id="447" w:author="Bruno Sanchez-Andrade Nuno" w:date="2012-08-14T13:03:00Z">
        <w:r>
          <w:t xml:space="preserve"> incompleteness</w:t>
        </w:r>
      </w:ins>
      <w:ins w:id="448" w:author="Bruno Sanchez-Andrade Nuno" w:date="2012-08-14T16:11:00Z">
        <w:r w:rsidR="00860959">
          <w:t xml:space="preserve"> </w:t>
        </w:r>
      </w:ins>
      <w:ins w:id="449" w:author="Bruno Sanchez-Andrade Nuno" w:date="2012-08-14T13:03:00Z">
        <w:r>
          <w:t>recognized</w:t>
        </w:r>
      </w:ins>
      <w:ins w:id="450" w:author="Bruno Sanchez-Andrade Nuno" w:date="2012-08-14T16:12:00Z">
        <w:r w:rsidR="00860959">
          <w:t xml:space="preserve"> and addressed for future work</w:t>
        </w:r>
      </w:ins>
      <w:ins w:id="451" w:author="Bruno Sanchez-Andrade Nuno" w:date="2012-08-14T13:03:00Z">
        <w:r>
          <w:t>?</w:t>
        </w:r>
      </w:ins>
    </w:p>
    <w:p w14:paraId="7E2B039E" w14:textId="77777777" w:rsidR="009B79A4" w:rsidRDefault="00D57CB6">
      <w:pPr>
        <w:pStyle w:val="ListParagraph"/>
        <w:numPr>
          <w:ilvl w:val="0"/>
          <w:numId w:val="34"/>
        </w:numPr>
        <w:rPr>
          <w:ins w:id="452" w:author="Bruno Sanchez-Andrade Nuno" w:date="2012-08-14T16:13:00Z"/>
        </w:rPr>
        <w:pPrChange w:id="453" w:author="Bruno Sanchez-Andrade Nuno" w:date="2012-08-14T16:13:00Z">
          <w:pPr/>
        </w:pPrChange>
      </w:pPr>
      <w:ins w:id="454" w:author="Bruno Sanchez-Andrade Nuno" w:date="2012-08-14T13:03:00Z">
        <w:r>
          <w:t>Are the data and analyses handled competently? Are statistical methods applied appropriately?</w:t>
        </w:r>
      </w:ins>
    </w:p>
    <w:p w14:paraId="0272E1C8" w14:textId="77777777" w:rsidR="009B79A4" w:rsidRDefault="00D57CB6">
      <w:pPr>
        <w:pStyle w:val="ListParagraph"/>
        <w:numPr>
          <w:ilvl w:val="0"/>
          <w:numId w:val="34"/>
        </w:numPr>
        <w:rPr>
          <w:ins w:id="455" w:author="Bruno Sanchez-Andrade Nuno" w:date="2012-08-14T16:14:00Z"/>
        </w:rPr>
        <w:pPrChange w:id="456" w:author="Bruno Sanchez-Andrade Nuno" w:date="2012-08-14T16:14:00Z">
          <w:pPr/>
        </w:pPrChange>
      </w:pPr>
      <w:ins w:id="457" w:author="Bruno Sanchez-Andrade Nuno" w:date="2012-08-14T13:03:00Z">
        <w:r>
          <w:t xml:space="preserve">Is the </w:t>
        </w:r>
      </w:ins>
      <w:ins w:id="458" w:author="Bruno Sanchez-Andrade Nuno" w:date="2012-08-14T16:13:00Z">
        <w:r w:rsidR="009B79A4">
          <w:t xml:space="preserve">Index </w:t>
        </w:r>
      </w:ins>
      <w:ins w:id="459" w:author="Bruno Sanchez-Andrade Nuno" w:date="2012-08-14T13:03:00Z">
        <w:r>
          <w:t>fair? Is it</w:t>
        </w:r>
      </w:ins>
      <w:ins w:id="460" w:author="Bruno Sanchez-Andrade Nuno" w:date="2012-08-14T16:13:00Z">
        <w:r w:rsidR="009B79A4">
          <w:t xml:space="preserve"> </w:t>
        </w:r>
      </w:ins>
      <w:ins w:id="461" w:author="Bruno Sanchez-Andrade Nuno" w:date="2012-08-14T13:03:00Z">
        <w:r>
          <w:t xml:space="preserve">impartial and </w:t>
        </w:r>
      </w:ins>
      <w:ins w:id="462" w:author="Bruno Sanchez-Andrade Nuno" w:date="2012-08-14T16:13:00Z">
        <w:r w:rsidR="009B79A4">
          <w:t xml:space="preserve">fact based? </w:t>
        </w:r>
      </w:ins>
    </w:p>
    <w:p w14:paraId="4B51F401" w14:textId="308A8BA5" w:rsidR="00573147" w:rsidRDefault="00D57CB6">
      <w:pPr>
        <w:pStyle w:val="ListParagraph"/>
        <w:numPr>
          <w:ilvl w:val="0"/>
          <w:numId w:val="34"/>
        </w:numPr>
        <w:pPrChange w:id="463" w:author="Bruno Sanchez-Andrade Nuno" w:date="2012-08-13T19:47:00Z">
          <w:pPr>
            <w:pStyle w:val="Heading1"/>
            <w:jc w:val="left"/>
          </w:pPr>
        </w:pPrChange>
      </w:pPr>
      <w:ins w:id="464" w:author="Bruno Sanchez-Andrade Nuno" w:date="2012-08-14T13:03:00Z">
        <w:r>
          <w:t xml:space="preserve">What </w:t>
        </w:r>
        <w:r w:rsidR="009B79A4">
          <w:t xml:space="preserve">other significant improvements </w:t>
        </w:r>
        <w:r>
          <w:t xml:space="preserve">might be made in the </w:t>
        </w:r>
      </w:ins>
      <w:ins w:id="465" w:author="Bruno Sanchez-Andrade Nuno" w:date="2012-08-14T16:26:00Z">
        <w:r w:rsidR="006B6503">
          <w:t>Index</w:t>
        </w:r>
      </w:ins>
      <w:ins w:id="466" w:author="Bruno Sanchez-Andrade Nuno" w:date="2012-08-14T13:03:00Z">
        <w:r>
          <w:t>?</w:t>
        </w:r>
      </w:ins>
      <w:r w:rsidR="00573147">
        <w:br w:type="page"/>
      </w:r>
    </w:p>
    <w:p w14:paraId="78C8240E" w14:textId="3AFCC2EA" w:rsidR="00573147" w:rsidRPr="00AC13D1" w:rsidRDefault="00573147" w:rsidP="00573147">
      <w:pPr>
        <w:pStyle w:val="Heading1"/>
        <w:rPr>
          <w:rFonts w:ascii="Georgia" w:hAnsi="Georgia"/>
          <w:b/>
          <w:sz w:val="32"/>
          <w:szCs w:val="32"/>
        </w:rPr>
      </w:pPr>
      <w:bookmarkStart w:id="467" w:name="_Toc206131145"/>
      <w:bookmarkStart w:id="468" w:name="_Toc206668857"/>
      <w:r w:rsidRPr="00AC13D1">
        <w:rPr>
          <w:rFonts w:ascii="Georgia" w:hAnsi="Georgia"/>
          <w:b/>
          <w:sz w:val="32"/>
          <w:szCs w:val="32"/>
        </w:rPr>
        <w:lastRenderedPageBreak/>
        <w:t>Summary of 2012 Changes</w:t>
      </w:r>
      <w:bookmarkEnd w:id="467"/>
      <w:bookmarkEnd w:id="468"/>
    </w:p>
    <w:p w14:paraId="311C24BF" w14:textId="77777777" w:rsidR="00573147" w:rsidRPr="00B614AF" w:rsidRDefault="00573147" w:rsidP="00573147">
      <w:pPr>
        <w:rPr>
          <w:b/>
          <w:sz w:val="24"/>
          <w:szCs w:val="24"/>
        </w:rPr>
      </w:pPr>
    </w:p>
    <w:p w14:paraId="504B5C45" w14:textId="4B8158DA" w:rsidR="00B614AF" w:rsidRDefault="00573147" w:rsidP="00B614AF">
      <w:pPr>
        <w:jc w:val="both"/>
      </w:pPr>
      <w:r>
        <w:t xml:space="preserve">The </w:t>
      </w:r>
      <w:ins w:id="469" w:author="Ian Noble" w:date="2012-08-17T11:49:00Z">
        <w:r w:rsidR="00964434">
          <w:t xml:space="preserve">2011 </w:t>
        </w:r>
      </w:ins>
      <w:r>
        <w:t>GAIN Index</w:t>
      </w:r>
      <w:ins w:id="470" w:author="Ian Noble" w:date="2012-08-17T11:49:00Z">
        <w:r w:rsidR="00964434">
          <w:t>,</w:t>
        </w:r>
      </w:ins>
      <w:r>
        <w:t xml:space="preserve"> </w:t>
      </w:r>
      <w:ins w:id="471" w:author="Ian Noble" w:date="2012-08-17T11:49:00Z">
        <w:r w:rsidR="00964434">
          <w:t xml:space="preserve">framework and </w:t>
        </w:r>
      </w:ins>
      <w:r>
        <w:t xml:space="preserve">methodology </w:t>
      </w:r>
      <w:del w:id="472" w:author="Ian Noble" w:date="2012-08-17T11:49:00Z">
        <w:r w:rsidDel="00964434">
          <w:delText>and framework has remained unmodified since late August</w:delText>
        </w:r>
      </w:del>
      <w:ins w:id="473" w:author="Ian Noble" w:date="2012-08-17T11:49:00Z">
        <w:r w:rsidR="00964434">
          <w:t>were released in September</w:t>
        </w:r>
      </w:ins>
      <w:r>
        <w:t xml:space="preserve"> 2011</w:t>
      </w:r>
      <w:ins w:id="474" w:author="Ian Noble" w:date="2012-08-17T11:49:00Z">
        <w:r w:rsidR="00964434">
          <w:t xml:space="preserve"> and </w:t>
        </w:r>
        <w:proofErr w:type="gramStart"/>
        <w:r w:rsidR="00964434">
          <w:t>remains</w:t>
        </w:r>
        <w:proofErr w:type="gramEnd"/>
        <w:r w:rsidR="00964434">
          <w:t xml:space="preserve"> the basis of the GAIN Index web site</w:t>
        </w:r>
      </w:ins>
      <w:r>
        <w:t xml:space="preserve">. </w:t>
      </w:r>
      <w:del w:id="475" w:author="Ian Noble" w:date="2012-08-17T11:50:00Z">
        <w:r w:rsidDel="00964434">
          <w:delText>For the 2012 release</w:delText>
        </w:r>
      </w:del>
      <w:ins w:id="476" w:author="Ian Noble" w:date="2012-08-17T11:50:00Z">
        <w:r w:rsidR="00964434">
          <w:t>During the past year</w:t>
        </w:r>
      </w:ins>
      <w:ins w:id="477" w:author="Ian Noble" w:date="2012-08-17T11:51:00Z">
        <w:r w:rsidR="00964434">
          <w:t xml:space="preserve"> </w:t>
        </w:r>
      </w:ins>
      <w:ins w:id="478" w:author="Ian Noble" w:date="2012-08-17T11:52:00Z">
        <w:r w:rsidR="00B57A4F">
          <w:t xml:space="preserve">the focus of the Institute has been </w:t>
        </w:r>
      </w:ins>
      <w:del w:id="479" w:author="Ian Noble" w:date="2012-08-17T11:51:00Z">
        <w:r w:rsidDel="00964434">
          <w:delText xml:space="preserve"> </w:delText>
        </w:r>
      </w:del>
      <w:ins w:id="480" w:author="Ian Noble" w:date="2012-08-17T11:50:00Z">
        <w:r w:rsidR="00964434">
          <w:t xml:space="preserve">on </w:t>
        </w:r>
      </w:ins>
      <w:ins w:id="481" w:author="Ian Noble" w:date="2012-08-17T11:51:00Z">
        <w:r w:rsidR="00964434">
          <w:t>c</w:t>
        </w:r>
      </w:ins>
      <w:ins w:id="482" w:author="Ian Noble" w:date="2012-08-17T11:50:00Z">
        <w:r w:rsidR="00964434">
          <w:t xml:space="preserve">ommunications and fundraising around the Index.  </w:t>
        </w:r>
      </w:ins>
      <w:ins w:id="483" w:author="Ian Noble" w:date="2012-08-17T11:52:00Z">
        <w:r w:rsidR="00B57A4F">
          <w:t xml:space="preserve">The </w:t>
        </w:r>
      </w:ins>
      <w:r>
        <w:t xml:space="preserve">GAIN </w:t>
      </w:r>
      <w:ins w:id="484" w:author="Ian Noble" w:date="2012-08-17T11:52:00Z">
        <w:r w:rsidR="00B57A4F">
          <w:t xml:space="preserve">technical team </w:t>
        </w:r>
      </w:ins>
      <w:r>
        <w:t xml:space="preserve">has concentrated on </w:t>
      </w:r>
      <w:ins w:id="485" w:author="Ian Noble" w:date="2012-08-17T11:53:00Z">
        <w:r w:rsidR="00B57A4F">
          <w:t xml:space="preserve">supporting users of the index and gathering user feedback, and </w:t>
        </w:r>
      </w:ins>
      <w:r>
        <w:t>a complete internal audit</w:t>
      </w:r>
      <w:ins w:id="486" w:author="Ian Noble" w:date="2012-08-17T11:52:00Z">
        <w:r w:rsidR="00B57A4F">
          <w:t xml:space="preserve"> of the software and data</w:t>
        </w:r>
      </w:ins>
      <w:proofErr w:type="gramStart"/>
      <w:ins w:id="487" w:author="Ian Noble" w:date="2012-08-17T11:54:00Z">
        <w:r w:rsidR="00B57A4F">
          <w:t>.</w:t>
        </w:r>
      </w:ins>
      <w:ins w:id="488" w:author="Ian Noble" w:date="2012-08-17T11:53:00Z">
        <w:r w:rsidR="00B57A4F">
          <w:t>.</w:t>
        </w:r>
      </w:ins>
      <w:proofErr w:type="gramEnd"/>
      <w:del w:id="489" w:author="Ian Noble" w:date="2012-08-17T11:53:00Z">
        <w:r w:rsidDel="00B57A4F">
          <w:delText>, fixing “bugs” and also supporting users of the index and gathering user feedback</w:delText>
        </w:r>
      </w:del>
      <w:del w:id="490" w:author="Ian Noble" w:date="2012-08-17T11:54:00Z">
        <w:r w:rsidDel="00B57A4F">
          <w:delText>.</w:delText>
        </w:r>
      </w:del>
      <w:del w:id="491" w:author="Ian Noble" w:date="2012-08-17T11:53:00Z">
        <w:r w:rsidDel="00B57A4F">
          <w:delText xml:space="preserve"> Communications and fundraising around the index were also important focuses of GAIN</w:delText>
        </w:r>
      </w:del>
      <w:del w:id="492" w:author="Ian Noble" w:date="2012-08-17T11:54:00Z">
        <w:r w:rsidDel="00B57A4F">
          <w:delText>.</w:delText>
        </w:r>
      </w:del>
      <w:r>
        <w:t xml:space="preserve"> Following the recommendations from last year, GAIN has drafted additions to the index (indicators that measure ecosystem services and </w:t>
      </w:r>
      <w:del w:id="493" w:author="Ian Noble" w:date="2012-08-17T11:54:00Z">
        <w:r w:rsidDel="00B57A4F">
          <w:delText>urban resilience</w:delText>
        </w:r>
      </w:del>
      <w:ins w:id="494" w:author="Ian Noble" w:date="2012-08-17T11:54:00Z">
        <w:r w:rsidR="00B57A4F">
          <w:t>human habitat</w:t>
        </w:r>
      </w:ins>
      <w:r>
        <w:t xml:space="preserve">). GAIN is also considering improving the Readiness Axis, but not </w:t>
      </w:r>
      <w:del w:id="495" w:author="Ian Noble" w:date="2012-08-17T11:54:00Z">
        <w:r w:rsidDel="00B57A4F">
          <w:delText xml:space="preserve">for </w:delText>
        </w:r>
      </w:del>
      <w:ins w:id="496" w:author="Ian Noble" w:date="2012-08-17T11:54:00Z">
        <w:r w:rsidR="00B57A4F">
          <w:t xml:space="preserve">until </w:t>
        </w:r>
      </w:ins>
      <w:r>
        <w:t xml:space="preserve">the </w:t>
      </w:r>
      <w:del w:id="497" w:author="Ian Noble" w:date="2012-08-17T11:54:00Z">
        <w:r w:rsidDel="00B57A4F">
          <w:delText xml:space="preserve">2012 </w:delText>
        </w:r>
      </w:del>
      <w:ins w:id="498" w:author="Ian Noble" w:date="2012-08-17T11:54:00Z">
        <w:r w:rsidR="00B57A4F">
          <w:t xml:space="preserve">2013 </w:t>
        </w:r>
      </w:ins>
      <w:r>
        <w:t>release.</w:t>
      </w:r>
    </w:p>
    <w:p w14:paraId="5341764F" w14:textId="167FB8E3" w:rsidR="00573147" w:rsidRPr="00B614AF" w:rsidRDefault="00573147" w:rsidP="00B614AF">
      <w:pPr>
        <w:pStyle w:val="Heading2"/>
        <w:rPr>
          <w:rFonts w:ascii="Georgia" w:hAnsi="Georgia"/>
          <w:i w:val="0"/>
          <w:color w:val="192C43"/>
        </w:rPr>
      </w:pPr>
      <w:bookmarkStart w:id="499" w:name="_Toc206668858"/>
      <w:r w:rsidRPr="00B614AF">
        <w:rPr>
          <w:rFonts w:ascii="Georgia" w:hAnsi="Georgia"/>
          <w:i w:val="0"/>
          <w:color w:val="192C43"/>
        </w:rPr>
        <w:t>Feedback</w:t>
      </w:r>
      <w:r w:rsidR="00B614AF" w:rsidRPr="00B614AF">
        <w:rPr>
          <w:rFonts w:ascii="Georgia" w:hAnsi="Georgia"/>
          <w:i w:val="0"/>
          <w:color w:val="192C43"/>
        </w:rPr>
        <w:t>: Year 1</w:t>
      </w:r>
      <w:bookmarkEnd w:id="499"/>
    </w:p>
    <w:p w14:paraId="1164A0D3" w14:textId="4375F2ED" w:rsidR="00573147" w:rsidRPr="00B614AF" w:rsidRDefault="00266C3F" w:rsidP="00573147">
      <w:pPr>
        <w:pStyle w:val="Heading3"/>
        <w:rPr>
          <w:color w:val="192C43"/>
        </w:rPr>
      </w:pPr>
      <w:bookmarkStart w:id="500" w:name="_Toc206668859"/>
      <w:r>
        <w:rPr>
          <w:color w:val="192C43"/>
        </w:rPr>
        <w:t xml:space="preserve">GAIN Index </w:t>
      </w:r>
      <w:r w:rsidR="00573147" w:rsidRPr="00B614AF">
        <w:rPr>
          <w:color w:val="192C43"/>
        </w:rPr>
        <w:t>Website Analytics</w:t>
      </w:r>
      <w:bookmarkEnd w:id="500"/>
    </w:p>
    <w:p w14:paraId="5C7A763F" w14:textId="3159F046" w:rsidR="00573147" w:rsidRDefault="004A2AE1" w:rsidP="00573147">
      <w:pPr>
        <w:jc w:val="both"/>
        <w:rPr>
          <w:bCs/>
        </w:rPr>
      </w:pPr>
      <w:r>
        <w:rPr>
          <w:bCs/>
        </w:rPr>
        <w:t>Embedded within t</w:t>
      </w:r>
      <w:r w:rsidR="00573147">
        <w:rPr>
          <w:bCs/>
        </w:rPr>
        <w:t xml:space="preserve">he Index website </w:t>
      </w:r>
      <w:r>
        <w:rPr>
          <w:bCs/>
        </w:rPr>
        <w:t xml:space="preserve">is </w:t>
      </w:r>
      <w:r w:rsidR="00573147">
        <w:rPr>
          <w:bCs/>
        </w:rPr>
        <w:t>a Google Analytics tracking code, which provides a</w:t>
      </w:r>
      <w:ins w:id="501" w:author="Bruno Sanchez-Andrade Nuno" w:date="2012-08-17T15:40:00Z">
        <w:r w:rsidR="00A62EE0">
          <w:rPr>
            <w:bCs/>
          </w:rPr>
          <w:t>n</w:t>
        </w:r>
      </w:ins>
      <w:r w:rsidR="00573147">
        <w:rPr>
          <w:bCs/>
        </w:rPr>
        <w:t xml:space="preserve"> </w:t>
      </w:r>
      <w:commentRangeStart w:id="502"/>
      <w:del w:id="503" w:author="Bruno Sanchez-Andrade Nuno" w:date="2012-08-17T15:40:00Z">
        <w:r w:rsidR="00573147" w:rsidDel="00A62EE0">
          <w:rPr>
            <w:bCs/>
          </w:rPr>
          <w:delText>lower</w:delText>
        </w:r>
        <w:commentRangeEnd w:id="502"/>
        <w:r w:rsidDel="00A62EE0">
          <w:rPr>
            <w:rStyle w:val="CommentReference"/>
          </w:rPr>
          <w:commentReference w:id="502"/>
        </w:r>
        <w:r w:rsidR="00573147" w:rsidDel="00A62EE0">
          <w:rPr>
            <w:bCs/>
          </w:rPr>
          <w:delText xml:space="preserve"> </w:delText>
        </w:r>
      </w:del>
      <w:r w:rsidR="00573147">
        <w:rPr>
          <w:bCs/>
        </w:rPr>
        <w:t>estimate</w:t>
      </w:r>
      <w:r w:rsidR="00573147">
        <w:rPr>
          <w:rStyle w:val="FootnoteReference"/>
          <w:bCs/>
        </w:rPr>
        <w:footnoteReference w:id="1"/>
      </w:r>
      <w:r w:rsidR="00573147">
        <w:rPr>
          <w:bCs/>
        </w:rPr>
        <w:t xml:space="preserve"> for visits, and includes important information such as </w:t>
      </w:r>
      <w:del w:id="512" w:author="Ian Noble" w:date="2012-08-17T11:58:00Z">
        <w:r w:rsidR="00573147" w:rsidDel="00FD3595">
          <w:rPr>
            <w:bCs/>
          </w:rPr>
          <w:delText xml:space="preserve">e.g. </w:delText>
        </w:r>
      </w:del>
      <w:r w:rsidR="00573147">
        <w:rPr>
          <w:bCs/>
        </w:rPr>
        <w:t xml:space="preserve">navigation </w:t>
      </w:r>
      <w:del w:id="513" w:author="Ian Noble" w:date="2012-08-17T11:58:00Z">
        <w:r w:rsidR="00573147" w:rsidDel="00FD3595">
          <w:rPr>
            <w:bCs/>
          </w:rPr>
          <w:delText>flow</w:delText>
        </w:r>
      </w:del>
      <w:ins w:id="514" w:author="Ian Noble" w:date="2012-08-17T11:58:00Z">
        <w:r w:rsidR="00FD3595">
          <w:rPr>
            <w:bCs/>
          </w:rPr>
          <w:t>through the site</w:t>
        </w:r>
      </w:ins>
      <w:r w:rsidR="00573147">
        <w:rPr>
          <w:bCs/>
        </w:rPr>
        <w:t>, time per visit</w:t>
      </w:r>
      <w:ins w:id="515" w:author="Ian Noble" w:date="2012-08-17T11:58:00Z">
        <w:r w:rsidR="00FD3595">
          <w:rPr>
            <w:bCs/>
          </w:rPr>
          <w:t>, and</w:t>
        </w:r>
      </w:ins>
      <w:r w:rsidR="00573147">
        <w:rPr>
          <w:bCs/>
        </w:rPr>
        <w:t xml:space="preserve"> </w:t>
      </w:r>
      <w:del w:id="516" w:author="Ian Noble" w:date="2012-08-17T11:58:00Z">
        <w:r w:rsidR="00573147" w:rsidDel="00FD3595">
          <w:rPr>
            <w:bCs/>
          </w:rPr>
          <w:delText xml:space="preserve">or </w:delText>
        </w:r>
      </w:del>
      <w:r w:rsidR="00573147">
        <w:rPr>
          <w:bCs/>
        </w:rPr>
        <w:t xml:space="preserve">source of the visit. </w:t>
      </w:r>
      <w:del w:id="517" w:author="Bruno Sanchez-Andrade Nuno" w:date="2012-08-17T10:14:00Z">
        <w:r w:rsidR="00573147" w:rsidDel="001A3DA9">
          <w:rPr>
            <w:bCs/>
          </w:rPr>
          <w:delText xml:space="preserve">Visits from inside the Institute´s IP network are not </w:delText>
        </w:r>
        <w:commentRangeStart w:id="518"/>
        <w:r w:rsidR="00573147" w:rsidDel="001A3DA9">
          <w:rPr>
            <w:bCs/>
          </w:rPr>
          <w:delText>counted</w:delText>
        </w:r>
        <w:commentRangeEnd w:id="518"/>
        <w:r w:rsidR="00FD3595" w:rsidDel="001A3DA9">
          <w:rPr>
            <w:rStyle w:val="CommentReference"/>
          </w:rPr>
          <w:commentReference w:id="518"/>
        </w:r>
        <w:r w:rsidR="00573147" w:rsidDel="001A3DA9">
          <w:rPr>
            <w:bCs/>
          </w:rPr>
          <w:delText>.</w:delText>
        </w:r>
      </w:del>
    </w:p>
    <w:p w14:paraId="6117468C" w14:textId="77777777" w:rsidR="00573147" w:rsidRDefault="00573147" w:rsidP="00573147">
      <w:pPr>
        <w:jc w:val="both"/>
        <w:rPr>
          <w:bCs/>
        </w:rPr>
      </w:pPr>
    </w:p>
    <w:p w14:paraId="1CF7CBE7" w14:textId="1B6623CC" w:rsidR="00266C3F" w:rsidRDefault="00266C3F" w:rsidP="00573147">
      <w:pPr>
        <w:jc w:val="both"/>
        <w:rPr>
          <w:bCs/>
        </w:rPr>
      </w:pPr>
      <w:r>
        <w:rPr>
          <w:bCs/>
        </w:rPr>
        <w:t xml:space="preserve">Analytics for the GAIN Index web site during </w:t>
      </w:r>
      <w:r w:rsidR="00573147" w:rsidRPr="001357D4">
        <w:rPr>
          <w:bCs/>
        </w:rPr>
        <w:t xml:space="preserve">the last year (from </w:t>
      </w:r>
      <w:r>
        <w:rPr>
          <w:bCs/>
        </w:rPr>
        <w:t>the Sept. 14, 2011 launch</w:t>
      </w:r>
      <w:r w:rsidR="00573147" w:rsidRPr="001357D4">
        <w:rPr>
          <w:bCs/>
        </w:rPr>
        <w:t xml:space="preserve"> until </w:t>
      </w:r>
      <w:r>
        <w:rPr>
          <w:bCs/>
        </w:rPr>
        <w:t>July 24, 2012</w:t>
      </w:r>
      <w:r w:rsidR="00573147" w:rsidRPr="001357D4">
        <w:rPr>
          <w:bCs/>
        </w:rPr>
        <w:t>)</w:t>
      </w:r>
      <w:r>
        <w:rPr>
          <w:bCs/>
        </w:rPr>
        <w:t xml:space="preserve"> include:</w:t>
      </w:r>
    </w:p>
    <w:p w14:paraId="26E4F72D" w14:textId="77777777" w:rsidR="00266C3F" w:rsidRDefault="00266C3F" w:rsidP="00573147">
      <w:pPr>
        <w:jc w:val="both"/>
        <w:rPr>
          <w:bCs/>
        </w:rPr>
      </w:pPr>
    </w:p>
    <w:p w14:paraId="444F526A" w14:textId="77777777" w:rsidR="00FD3595" w:rsidRPr="00FD3595" w:rsidRDefault="00FD3595" w:rsidP="00FD3595">
      <w:pPr>
        <w:pStyle w:val="ListParagraph"/>
        <w:numPr>
          <w:ilvl w:val="0"/>
          <w:numId w:val="31"/>
        </w:numPr>
        <w:jc w:val="both"/>
        <w:rPr>
          <w:ins w:id="519" w:author="Ian Noble" w:date="2012-08-17T12:00:00Z"/>
          <w:rFonts w:eastAsiaTheme="minorEastAsia"/>
          <w:bCs/>
          <w:rPrChange w:id="520" w:author="Ian Noble" w:date="2012-08-17T12:00:00Z">
            <w:rPr>
              <w:ins w:id="521" w:author="Ian Noble" w:date="2012-08-17T12:00:00Z"/>
              <w:rFonts w:eastAsia="Times New Roman" w:cs="Times New Roman"/>
              <w:bCs/>
              <w:color w:val="000000"/>
              <w:shd w:val="clear" w:color="auto" w:fill="FFFFFF"/>
            </w:rPr>
          </w:rPrChange>
        </w:rPr>
      </w:pPr>
      <w:moveToRangeStart w:id="522" w:author="Ian Noble" w:date="2012-08-17T12:00:00Z" w:name="move206824145"/>
      <w:moveTo w:id="523" w:author="Ian Noble" w:date="2012-08-17T12:00:00Z">
        <w:del w:id="524" w:author="Ian Noble" w:date="2012-08-17T12:00:00Z">
          <w:r w:rsidRPr="00266C3F" w:rsidDel="00FD3595">
            <w:rPr>
              <w:rFonts w:eastAsia="Times New Roman" w:cs="Times New Roman"/>
              <w:bCs/>
              <w:color w:val="000000"/>
              <w:shd w:val="clear" w:color="auto" w:fill="FFFFFF"/>
            </w:rPr>
            <w:delText>2.90 Page V</w:delText>
          </w:r>
          <w:r w:rsidDel="00FD3595">
            <w:rPr>
              <w:rFonts w:eastAsia="Times New Roman" w:cs="Times New Roman"/>
              <w:bCs/>
              <w:color w:val="000000"/>
              <w:shd w:val="clear" w:color="auto" w:fill="FFFFFF"/>
            </w:rPr>
            <w:delText>iews per visit,</w:delText>
          </w:r>
          <w:r w:rsidRPr="00266C3F" w:rsidDel="00FD3595">
            <w:rPr>
              <w:rFonts w:eastAsia="Times New Roman" w:cs="Times New Roman"/>
              <w:bCs/>
              <w:color w:val="000000"/>
              <w:shd w:val="clear" w:color="auto" w:fill="FFFFFF"/>
            </w:rPr>
            <w:delText xml:space="preserve"> </w:delText>
          </w:r>
        </w:del>
      </w:moveTo>
      <w:ins w:id="525" w:author="Ian Noble" w:date="2012-08-17T12:00:00Z">
        <w:r>
          <w:rPr>
            <w:rFonts w:eastAsia="Times New Roman" w:cs="Times New Roman"/>
            <w:bCs/>
            <w:color w:val="000000"/>
            <w:shd w:val="clear" w:color="auto" w:fill="FFFFFF"/>
          </w:rPr>
          <w:t>A</w:t>
        </w:r>
      </w:ins>
      <w:moveTo w:id="526" w:author="Ian Noble" w:date="2012-08-17T12:00:00Z">
        <w:del w:id="527" w:author="Ian Noble" w:date="2012-08-17T12:00:00Z">
          <w:r w:rsidDel="00FD3595">
            <w:rPr>
              <w:rFonts w:eastAsia="Times New Roman" w:cs="Times New Roman"/>
              <w:bCs/>
              <w:color w:val="000000"/>
              <w:shd w:val="clear" w:color="auto" w:fill="FFFFFF"/>
            </w:rPr>
            <w:delText>a</w:delText>
          </w:r>
        </w:del>
        <w:r>
          <w:rPr>
            <w:rFonts w:eastAsia="Times New Roman" w:cs="Times New Roman"/>
            <w:bCs/>
            <w:color w:val="000000"/>
            <w:shd w:val="clear" w:color="auto" w:fill="FFFFFF"/>
          </w:rPr>
          <w:t>pproximately</w:t>
        </w:r>
        <w:r w:rsidRPr="00266C3F">
          <w:rPr>
            <w:rFonts w:eastAsia="Times New Roman" w:cs="Times New Roman"/>
            <w:bCs/>
            <w:color w:val="000000"/>
            <w:shd w:val="clear" w:color="auto" w:fill="FFFFFF"/>
          </w:rPr>
          <w:t xml:space="preserve"> 30.000 visits, of which at least 20.000</w:t>
        </w:r>
        <w:del w:id="528" w:author="Ian Noble" w:date="2012-08-17T12:00:00Z">
          <w:r w:rsidRPr="00266C3F" w:rsidDel="00FD3595">
            <w:rPr>
              <w:rFonts w:eastAsia="Times New Roman" w:cs="Times New Roman"/>
              <w:bCs/>
              <w:color w:val="000000"/>
              <w:shd w:val="clear" w:color="auto" w:fill="FFFFFF"/>
            </w:rPr>
            <w:delText>,</w:delText>
          </w:r>
        </w:del>
        <w:r w:rsidRPr="00266C3F">
          <w:rPr>
            <w:rFonts w:eastAsia="Times New Roman" w:cs="Times New Roman"/>
            <w:bCs/>
            <w:color w:val="000000"/>
            <w:shd w:val="clear" w:color="auto" w:fill="FFFFFF"/>
          </w:rPr>
          <w:t xml:space="preserve"> are unique visitors.</w:t>
        </w:r>
      </w:moveTo>
      <w:ins w:id="529" w:author="Ian Noble" w:date="2012-08-17T12:00:00Z">
        <w:r w:rsidRPr="00FD3595">
          <w:rPr>
            <w:rFonts w:eastAsia="Times New Roman" w:cs="Times New Roman"/>
            <w:bCs/>
            <w:color w:val="000000"/>
            <w:shd w:val="clear" w:color="auto" w:fill="FFFFFF"/>
          </w:rPr>
          <w:t xml:space="preserve"> </w:t>
        </w:r>
      </w:ins>
    </w:p>
    <w:p w14:paraId="366E6DDC" w14:textId="4C3CAE5D" w:rsidR="00FD3595" w:rsidRPr="00266C3F" w:rsidRDefault="00FD3595" w:rsidP="00FD3595">
      <w:pPr>
        <w:pStyle w:val="ListParagraph"/>
        <w:numPr>
          <w:ilvl w:val="0"/>
          <w:numId w:val="31"/>
        </w:numPr>
        <w:jc w:val="both"/>
        <w:rPr>
          <w:rFonts w:eastAsiaTheme="minorEastAsia"/>
          <w:bCs/>
        </w:rPr>
      </w:pPr>
      <w:ins w:id="530" w:author="Ian Noble" w:date="2012-08-17T12:00:00Z">
        <w:r>
          <w:rPr>
            <w:rFonts w:eastAsia="Times New Roman" w:cs="Times New Roman"/>
            <w:bCs/>
            <w:color w:val="000000"/>
            <w:shd w:val="clear" w:color="auto" w:fill="FFFFFF"/>
          </w:rPr>
          <w:t xml:space="preserve">Each visitor viewed about </w:t>
        </w:r>
      </w:ins>
      <w:ins w:id="531" w:author="Ian Noble" w:date="2012-08-17T12:01:00Z">
        <w:r>
          <w:rPr>
            <w:rFonts w:eastAsia="Times New Roman" w:cs="Times New Roman"/>
            <w:bCs/>
            <w:color w:val="000000"/>
            <w:shd w:val="clear" w:color="auto" w:fill="FFFFFF"/>
          </w:rPr>
          <w:t>3 pages</w:t>
        </w:r>
      </w:ins>
      <w:ins w:id="532" w:author="Ian Noble" w:date="2012-08-17T12:00:00Z">
        <w:r>
          <w:rPr>
            <w:rFonts w:eastAsia="Times New Roman" w:cs="Times New Roman"/>
            <w:bCs/>
            <w:color w:val="000000"/>
            <w:shd w:val="clear" w:color="auto" w:fill="FFFFFF"/>
          </w:rPr>
          <w:t xml:space="preserve"> per visit,</w:t>
        </w:r>
      </w:ins>
      <w:ins w:id="533" w:author="Ian Noble" w:date="2012-08-17T12:01:00Z">
        <w:r>
          <w:rPr>
            <w:rFonts w:eastAsia="Times New Roman" w:cs="Times New Roman"/>
            <w:bCs/>
            <w:color w:val="000000"/>
            <w:shd w:val="clear" w:color="auto" w:fill="FFFFFF"/>
          </w:rPr>
          <w:t xml:space="preserve"> giving at total of </w:t>
        </w:r>
        <w:r w:rsidRPr="00266C3F">
          <w:rPr>
            <w:bCs/>
          </w:rPr>
          <w:t>85,463 Page Views,</w:t>
        </w:r>
      </w:ins>
    </w:p>
    <w:moveToRangeEnd w:id="522"/>
    <w:p w14:paraId="35A7B2F8" w14:textId="6F6F13E2" w:rsidR="00266C3F" w:rsidRPr="00266C3F" w:rsidRDefault="00573147" w:rsidP="00266C3F">
      <w:pPr>
        <w:pStyle w:val="ListParagraph"/>
        <w:numPr>
          <w:ilvl w:val="0"/>
          <w:numId w:val="31"/>
        </w:numPr>
        <w:jc w:val="both"/>
        <w:rPr>
          <w:rFonts w:eastAsiaTheme="minorEastAsia"/>
          <w:bCs/>
        </w:rPr>
      </w:pPr>
      <w:del w:id="534" w:author="Ian Noble" w:date="2012-08-17T12:01:00Z">
        <w:r w:rsidRPr="00266C3F" w:rsidDel="00FD3595">
          <w:rPr>
            <w:bCs/>
          </w:rPr>
          <w:delText xml:space="preserve">85,463 Page Views, </w:delText>
        </w:r>
      </w:del>
      <w:del w:id="535" w:author="Ian Noble" w:date="2012-08-17T12:02:00Z">
        <w:r w:rsidRPr="00266C3F" w:rsidDel="00FD3595">
          <w:rPr>
            <w:bCs/>
          </w:rPr>
          <w:delText>with an</w:delText>
        </w:r>
      </w:del>
      <w:ins w:id="536" w:author="Ian Noble" w:date="2012-08-17T12:02:00Z">
        <w:r w:rsidR="00FD3595">
          <w:rPr>
            <w:bCs/>
          </w:rPr>
          <w:t>The</w:t>
        </w:r>
      </w:ins>
      <w:r w:rsidRPr="00266C3F">
        <w:rPr>
          <w:bCs/>
        </w:rPr>
        <w:t xml:space="preserve"> a</w:t>
      </w:r>
      <w:r w:rsidRPr="00266C3F">
        <w:rPr>
          <w:rFonts w:eastAsia="Times New Roman" w:cs="Times New Roman"/>
          <w:bCs/>
          <w:color w:val="000000"/>
          <w:shd w:val="clear" w:color="auto" w:fill="FFFFFF"/>
        </w:rPr>
        <w:t xml:space="preserve">verage visit duration </w:t>
      </w:r>
      <w:del w:id="537" w:author="Ian Noble" w:date="2012-08-17T12:02:00Z">
        <w:r w:rsidRPr="00266C3F" w:rsidDel="00DF0520">
          <w:rPr>
            <w:rFonts w:eastAsia="Times New Roman" w:cs="Times New Roman"/>
            <w:bCs/>
            <w:color w:val="000000"/>
            <w:shd w:val="clear" w:color="auto" w:fill="FFFFFF"/>
          </w:rPr>
          <w:delText>of</w:delText>
        </w:r>
        <w:r w:rsidRPr="00266C3F" w:rsidDel="00DF0520">
          <w:rPr>
            <w:rFonts w:eastAsia="Times New Roman" w:cs="Times New Roman"/>
            <w:color w:val="000000"/>
            <w:shd w:val="clear" w:color="auto" w:fill="FFFFFF"/>
          </w:rPr>
          <w:delText> </w:delText>
        </w:r>
      </w:del>
      <w:ins w:id="538" w:author="Ian Noble" w:date="2012-08-17T12:02:00Z">
        <w:r w:rsidR="00DF0520">
          <w:rPr>
            <w:rFonts w:eastAsia="Times New Roman" w:cs="Times New Roman"/>
            <w:bCs/>
            <w:color w:val="000000"/>
            <w:shd w:val="clear" w:color="auto" w:fill="FFFFFF"/>
          </w:rPr>
          <w:t xml:space="preserve">was </w:t>
        </w:r>
      </w:ins>
      <w:r w:rsidR="00266C3F" w:rsidRPr="00266C3F">
        <w:rPr>
          <w:rFonts w:eastAsia="Times New Roman" w:cs="Times New Roman"/>
          <w:bCs/>
          <w:color w:val="000000"/>
          <w:shd w:val="clear" w:color="auto" w:fill="FFFFFF"/>
        </w:rPr>
        <w:t>four minutes and twenty-one seconds</w:t>
      </w:r>
      <w:del w:id="539" w:author="Ian Noble" w:date="2012-08-17T12:02:00Z">
        <w:r w:rsidRPr="00266C3F" w:rsidDel="00DF0520">
          <w:rPr>
            <w:rFonts w:eastAsia="Times New Roman" w:cs="Times New Roman"/>
            <w:bCs/>
            <w:color w:val="000000"/>
            <w:shd w:val="clear" w:color="auto" w:fill="FFFFFF"/>
          </w:rPr>
          <w:delText xml:space="preserve"> </w:delText>
        </w:r>
      </w:del>
      <w:ins w:id="540" w:author="Bruno Sanchez-Andrade Nuno" w:date="2012-08-14T17:14:00Z">
        <w:del w:id="541" w:author="Ian Noble" w:date="2012-08-17T12:02:00Z">
          <w:r w:rsidR="00B7183A" w:rsidDel="00DF0520">
            <w:rPr>
              <w:rFonts w:eastAsia="Times New Roman" w:cs="Times New Roman"/>
              <w:bCs/>
              <w:color w:val="000000"/>
              <w:shd w:val="clear" w:color="auto" w:fill="FFFFFF"/>
            </w:rPr>
            <w:delText>per visit</w:delText>
          </w:r>
        </w:del>
        <w:r w:rsidR="00B7183A">
          <w:rPr>
            <w:rFonts w:eastAsia="Times New Roman" w:cs="Times New Roman"/>
            <w:bCs/>
            <w:color w:val="000000"/>
            <w:shd w:val="clear" w:color="auto" w:fill="FFFFFF"/>
          </w:rPr>
          <w:t>.</w:t>
        </w:r>
      </w:ins>
    </w:p>
    <w:p w14:paraId="20537966" w14:textId="474B7FB0" w:rsidR="00573147" w:rsidRPr="00266C3F" w:rsidDel="00FD3595" w:rsidRDefault="00573147" w:rsidP="00A62EE0">
      <w:pPr>
        <w:pStyle w:val="ListParagraph"/>
        <w:jc w:val="both"/>
        <w:rPr>
          <w:rFonts w:eastAsiaTheme="minorEastAsia"/>
          <w:bCs/>
        </w:rPr>
        <w:pPrChange w:id="542" w:author="Bruno Sanchez-Andrade Nuno" w:date="2012-08-17T15:41:00Z">
          <w:pPr>
            <w:pStyle w:val="ListParagraph"/>
            <w:numPr>
              <w:numId w:val="31"/>
            </w:numPr>
            <w:ind w:hanging="360"/>
            <w:jc w:val="both"/>
          </w:pPr>
        </w:pPrChange>
      </w:pPr>
      <w:moveFromRangeStart w:id="543" w:author="Ian Noble" w:date="2012-08-17T12:00:00Z" w:name="move206824145"/>
      <w:moveFrom w:id="544" w:author="Ian Noble" w:date="2012-08-17T12:00:00Z">
        <w:r w:rsidRPr="00266C3F" w:rsidDel="00FD3595">
          <w:rPr>
            <w:rFonts w:eastAsia="Times New Roman" w:cs="Times New Roman"/>
            <w:bCs/>
            <w:color w:val="000000"/>
            <w:shd w:val="clear" w:color="auto" w:fill="FFFFFF"/>
          </w:rPr>
          <w:t>2.90</w:t>
        </w:r>
        <w:r w:rsidR="00266C3F" w:rsidRPr="00266C3F" w:rsidDel="00FD3595">
          <w:rPr>
            <w:rFonts w:eastAsia="Times New Roman" w:cs="Times New Roman"/>
            <w:bCs/>
            <w:color w:val="000000"/>
            <w:shd w:val="clear" w:color="auto" w:fill="FFFFFF"/>
          </w:rPr>
          <w:t xml:space="preserve"> </w:t>
        </w:r>
        <w:r w:rsidRPr="00266C3F" w:rsidDel="00FD3595">
          <w:rPr>
            <w:rFonts w:eastAsia="Times New Roman" w:cs="Times New Roman"/>
            <w:bCs/>
            <w:color w:val="000000"/>
            <w:shd w:val="clear" w:color="auto" w:fill="FFFFFF"/>
          </w:rPr>
          <w:t xml:space="preserve">Page </w:t>
        </w:r>
        <w:r w:rsidR="00266C3F" w:rsidRPr="00266C3F" w:rsidDel="00FD3595">
          <w:rPr>
            <w:rFonts w:eastAsia="Times New Roman" w:cs="Times New Roman"/>
            <w:bCs/>
            <w:color w:val="000000"/>
            <w:shd w:val="clear" w:color="auto" w:fill="FFFFFF"/>
          </w:rPr>
          <w:t>V</w:t>
        </w:r>
        <w:r w:rsidR="00266C3F" w:rsidDel="00FD3595">
          <w:rPr>
            <w:rFonts w:eastAsia="Times New Roman" w:cs="Times New Roman"/>
            <w:bCs/>
            <w:color w:val="000000"/>
            <w:shd w:val="clear" w:color="auto" w:fill="FFFFFF"/>
          </w:rPr>
          <w:t>iews per visit,</w:t>
        </w:r>
        <w:r w:rsidRPr="00266C3F" w:rsidDel="00FD3595">
          <w:rPr>
            <w:rFonts w:eastAsia="Times New Roman" w:cs="Times New Roman"/>
            <w:bCs/>
            <w:color w:val="000000"/>
            <w:shd w:val="clear" w:color="auto" w:fill="FFFFFF"/>
          </w:rPr>
          <w:t xml:space="preserve"> </w:t>
        </w:r>
        <w:r w:rsidR="00266C3F" w:rsidDel="00FD3595">
          <w:rPr>
            <w:rFonts w:eastAsia="Times New Roman" w:cs="Times New Roman"/>
            <w:bCs/>
            <w:color w:val="000000"/>
            <w:shd w:val="clear" w:color="auto" w:fill="FFFFFF"/>
          </w:rPr>
          <w:t>approximately</w:t>
        </w:r>
        <w:r w:rsidRPr="00266C3F" w:rsidDel="00FD3595">
          <w:rPr>
            <w:rFonts w:eastAsia="Times New Roman" w:cs="Times New Roman"/>
            <w:bCs/>
            <w:color w:val="000000"/>
            <w:shd w:val="clear" w:color="auto" w:fill="FFFFFF"/>
          </w:rPr>
          <w:t xml:space="preserve"> 30.000 visits, of which at least 20.000</w:t>
        </w:r>
        <w:r w:rsidR="00266C3F" w:rsidRPr="00266C3F" w:rsidDel="00FD3595">
          <w:rPr>
            <w:rFonts w:eastAsia="Times New Roman" w:cs="Times New Roman"/>
            <w:bCs/>
            <w:color w:val="000000"/>
            <w:shd w:val="clear" w:color="auto" w:fill="FFFFFF"/>
          </w:rPr>
          <w:t>,</w:t>
        </w:r>
        <w:r w:rsidRPr="00266C3F" w:rsidDel="00FD3595">
          <w:rPr>
            <w:rFonts w:eastAsia="Times New Roman" w:cs="Times New Roman"/>
            <w:bCs/>
            <w:color w:val="000000"/>
            <w:shd w:val="clear" w:color="auto" w:fill="FFFFFF"/>
          </w:rPr>
          <w:t xml:space="preserve"> are unique visitors.</w:t>
        </w:r>
      </w:moveFrom>
    </w:p>
    <w:moveFromRangeEnd w:id="543"/>
    <w:p w14:paraId="3D6507EF" w14:textId="77777777" w:rsidR="00573147" w:rsidRDefault="00573147" w:rsidP="00573147">
      <w:pPr>
        <w:jc w:val="both"/>
        <w:rPr>
          <w:rFonts w:eastAsia="Times New Roman" w:cs="Times New Roman"/>
          <w:bCs/>
          <w:color w:val="000000"/>
          <w:shd w:val="clear" w:color="auto" w:fill="FFFFFF"/>
        </w:rPr>
      </w:pPr>
    </w:p>
    <w:p w14:paraId="67EE3968" w14:textId="77777777" w:rsidR="00573147" w:rsidRDefault="00573147" w:rsidP="00573147">
      <w:pPr>
        <w:jc w:val="both"/>
        <w:rPr>
          <w:rFonts w:eastAsia="Times New Roman" w:cs="Times New Roman"/>
          <w:bCs/>
          <w:color w:val="000000"/>
          <w:shd w:val="clear" w:color="auto" w:fill="FFFFFF"/>
        </w:rPr>
      </w:pPr>
    </w:p>
    <w:p w14:paraId="391D45F7" w14:textId="77777777" w:rsidR="00573147" w:rsidRDefault="00573147" w:rsidP="00573147">
      <w:pPr>
        <w:keepNext/>
        <w:jc w:val="both"/>
      </w:pPr>
      <w:r>
        <w:rPr>
          <w:noProof/>
          <w:lang w:eastAsia="en-US"/>
        </w:rPr>
        <w:lastRenderedPageBreak/>
        <w:drawing>
          <wp:inline distT="0" distB="0" distL="0" distR="0" wp14:anchorId="04F0091E" wp14:editId="079A7A4D">
            <wp:extent cx="5486400" cy="3996055"/>
            <wp:effectExtent l="0" t="0" r="0" b="0"/>
            <wp:docPr id="15" name="Picture 15" descr="Macintosh HD:Users:brunosan:Desktop:Screen Shot 2012-07-24 at 12.1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runosan:Desktop:Screen Shot 2012-07-24 at 12.13.3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996055"/>
                    </a:xfrm>
                    <a:prstGeom prst="rect">
                      <a:avLst/>
                    </a:prstGeom>
                    <a:noFill/>
                    <a:ln>
                      <a:noFill/>
                    </a:ln>
                  </pic:spPr>
                </pic:pic>
              </a:graphicData>
            </a:graphic>
          </wp:inline>
        </w:drawing>
      </w:r>
    </w:p>
    <w:p w14:paraId="3311DFE2" w14:textId="694CE3A2" w:rsidR="00573147" w:rsidRDefault="00573147" w:rsidP="00573147">
      <w:pPr>
        <w:pStyle w:val="Caption"/>
        <w:spacing w:before="2" w:after="2"/>
        <w:jc w:val="both"/>
      </w:pPr>
      <w:proofErr w:type="gramStart"/>
      <w:r>
        <w:t xml:space="preserve">Figure </w:t>
      </w:r>
      <w:fldSimple w:instr=" SEQ Figure \* ARABIC ">
        <w:r w:rsidR="0006116E">
          <w:rPr>
            <w:noProof/>
          </w:rPr>
          <w:t>1</w:t>
        </w:r>
      </w:fldSimple>
      <w:ins w:id="545" w:author="Bruno Sanchez-Andrade Nuno" w:date="2012-08-14T17:20:00Z">
        <w:r w:rsidR="00BE160C">
          <w:rPr>
            <w:noProof/>
          </w:rPr>
          <w:t>.</w:t>
        </w:r>
      </w:ins>
      <w:proofErr w:type="gramEnd"/>
      <w:r>
        <w:t xml:space="preserve"> Visitor flow. From left to right, the first column is the breakdown by entry type</w:t>
      </w:r>
      <w:ins w:id="546" w:author="Bruno Sanchez-Andrade Nuno" w:date="2012-08-17T16:26:00Z">
        <w:r w:rsidR="009128E7">
          <w:t>:</w:t>
        </w:r>
      </w:ins>
      <w:r>
        <w:t xml:space="preserve"> </w:t>
      </w:r>
      <w:del w:id="547" w:author="Bruno Sanchez-Andrade Nuno" w:date="2012-08-17T16:26:00Z">
        <w:r w:rsidDel="009128E7">
          <w:delText>(</w:delText>
        </w:r>
      </w:del>
      <w:r>
        <w:t>referral</w:t>
      </w:r>
      <w:ins w:id="548" w:author="Ian Noble" w:date="2012-08-17T12:02:00Z">
        <w:r w:rsidR="00DF0520">
          <w:t xml:space="preserve"> </w:t>
        </w:r>
      </w:ins>
      <w:ins w:id="549" w:author="Bruno Sanchez-Andrade Nuno" w:date="2012-08-17T16:26:00Z">
        <w:r w:rsidR="009128E7">
          <w:t xml:space="preserve">(link </w:t>
        </w:r>
      </w:ins>
      <w:ins w:id="550" w:author="Ian Noble" w:date="2012-08-17T12:02:00Z">
        <w:r w:rsidR="00DF0520">
          <w:t>from another web site</w:t>
        </w:r>
      </w:ins>
      <w:ins w:id="551" w:author="Bruno Sanchez-Andrade Nuno" w:date="2012-08-17T16:26:00Z">
        <w:r w:rsidR="009128E7">
          <w:t>)</w:t>
        </w:r>
      </w:ins>
      <w:r>
        <w:t>, direct</w:t>
      </w:r>
      <w:ins w:id="552" w:author="Ian Noble" w:date="2012-08-17T12:03:00Z">
        <w:r w:rsidR="00DF0520">
          <w:t xml:space="preserve"> </w:t>
        </w:r>
      </w:ins>
      <w:ins w:id="553" w:author="Bruno Sanchez-Andrade Nuno" w:date="2012-08-17T16:26:00Z">
        <w:r w:rsidR="009128E7">
          <w:t>(</w:t>
        </w:r>
      </w:ins>
      <w:ins w:id="554" w:author="Bruno Sanchez-Andrade Nuno" w:date="2012-08-17T16:27:00Z">
        <w:r w:rsidR="009128E7">
          <w:t xml:space="preserve">typing </w:t>
        </w:r>
      </w:ins>
      <w:ins w:id="555" w:author="Ian Noble" w:date="2012-08-17T12:03:00Z">
        <w:del w:id="556" w:author="Bruno Sanchez-Andrade Nuno" w:date="2012-08-17T16:27:00Z">
          <w:r w:rsidR="00DF0520" w:rsidDel="009128E7">
            <w:delText>entry of th</w:delText>
          </w:r>
        </w:del>
      </w:ins>
      <w:ins w:id="557" w:author="Bruno Sanchez-Andrade Nuno" w:date="2012-08-17T16:27:00Z">
        <w:r w:rsidR="009128E7">
          <w:t>th</w:t>
        </w:r>
      </w:ins>
      <w:ins w:id="558" w:author="Ian Noble" w:date="2012-08-17T12:03:00Z">
        <w:r w:rsidR="00DF0520">
          <w:t>e sites URL</w:t>
        </w:r>
      </w:ins>
      <w:ins w:id="559" w:author="Bruno Sanchez-Andrade Nuno" w:date="2012-08-17T16:27:00Z">
        <w:r w:rsidR="009128E7">
          <w:t>)</w:t>
        </w:r>
      </w:ins>
      <w:r>
        <w:t xml:space="preserve">, </w:t>
      </w:r>
      <w:ins w:id="560" w:author="Ian Noble" w:date="2012-08-17T12:03:00Z">
        <w:r w:rsidR="00DF0520">
          <w:t xml:space="preserve">‘organic’ </w:t>
        </w:r>
      </w:ins>
      <w:ins w:id="561" w:author="Bruno Sanchez-Andrade Nuno" w:date="2012-08-17T16:27:00Z">
        <w:r w:rsidR="009128E7">
          <w:t xml:space="preserve">(from </w:t>
        </w:r>
        <w:r w:rsidR="009128E7" w:rsidRPr="009128E7">
          <w:t>listings on </w:t>
        </w:r>
        <w:r w:rsidR="009128E7" w:rsidRPr="009128E7">
          <w:fldChar w:fldCharType="begin"/>
        </w:r>
        <w:r w:rsidR="009128E7" w:rsidRPr="009128E7">
          <w:instrText xml:space="preserve"> HYPERLINK "http://en.wikipedia.org/wiki/Web_search_engine" \o "Web search engine" </w:instrText>
        </w:r>
        <w:r w:rsidR="009128E7" w:rsidRPr="009128E7">
          <w:fldChar w:fldCharType="separate"/>
        </w:r>
        <w:r w:rsidR="009128E7" w:rsidRPr="009128E7">
          <w:rPr>
            <w:rStyle w:val="Hyperlink"/>
          </w:rPr>
          <w:t>search engine</w:t>
        </w:r>
        <w:r w:rsidR="009128E7" w:rsidRPr="009128E7">
          <w:fldChar w:fldCharType="end"/>
        </w:r>
        <w:r w:rsidR="009128E7" w:rsidRPr="009128E7">
          <w:t> results pages</w:t>
        </w:r>
        <w:r w:rsidR="009128E7">
          <w:t xml:space="preserve"> like Google) </w:t>
        </w:r>
      </w:ins>
      <w:ins w:id="562" w:author="Ian Noble" w:date="2012-08-17T12:03:00Z">
        <w:del w:id="563" w:author="Bruno Sanchez-Andrade Nuno" w:date="2012-08-17T16:27:00Z">
          <w:r w:rsidR="00DF0520" w:rsidDel="009128E7">
            <w:delText>i.e.</w:delText>
          </w:r>
        </w:del>
      </w:ins>
      <w:del w:id="564" w:author="Ian Noble" w:date="2012-08-17T12:03:00Z">
        <w:r w:rsidDel="00DF0520">
          <w:delText xml:space="preserve">organic </w:delText>
        </w:r>
      </w:del>
      <w:ins w:id="565" w:author="Ian Noble" w:date="2012-08-17T12:03:00Z">
        <w:del w:id="566" w:author="Bruno Sanchez-Andrade Nuno" w:date="2012-08-17T16:27:00Z">
          <w:r w:rsidR="00DF0520" w:rsidDel="009128E7">
            <w:delText xml:space="preserve">from a search engine </w:delText>
          </w:r>
        </w:del>
      </w:ins>
      <w:r>
        <w:t xml:space="preserve">or from </w:t>
      </w:r>
      <w:r w:rsidR="004727AD">
        <w:t xml:space="preserve">social </w:t>
      </w:r>
      <w:commentRangeStart w:id="567"/>
      <w:r w:rsidR="004727AD">
        <w:t>networks</w:t>
      </w:r>
      <w:commentRangeEnd w:id="567"/>
      <w:r w:rsidR="00DF0520">
        <w:rPr>
          <w:rStyle w:val="CommentReference"/>
          <w:b w:val="0"/>
          <w:bCs w:val="0"/>
          <w:color w:val="auto"/>
        </w:rPr>
        <w:commentReference w:id="567"/>
      </w:r>
      <w:del w:id="568" w:author="Bruno Sanchez-Andrade Nuno" w:date="2012-08-17T16:18:00Z">
        <w:r w:rsidR="004727AD" w:rsidDel="00621CF5">
          <w:delText>)</w:delText>
        </w:r>
      </w:del>
      <w:r w:rsidR="004727AD">
        <w:t>, the following</w:t>
      </w:r>
      <w:r>
        <w:t xml:space="preserve"> break</w:t>
      </w:r>
      <w:r w:rsidR="004727AD">
        <w:t>s</w:t>
      </w:r>
      <w:r>
        <w:t xml:space="preserve"> down the pages visited. Lines between columns </w:t>
      </w:r>
      <w:del w:id="569" w:author="Ian Noble" w:date="2012-08-17T12:04:00Z">
        <w:r w:rsidDel="00DF0520">
          <w:delText>connect visitors to create</w:delText>
        </w:r>
      </w:del>
      <w:ins w:id="570" w:author="Ian Noble" w:date="2012-08-17T12:04:00Z">
        <w:r w:rsidR="00DF0520">
          <w:t>show</w:t>
        </w:r>
      </w:ins>
      <w:r>
        <w:t xml:space="preserve"> the thread of usage. Red lines represent </w:t>
      </w:r>
      <w:del w:id="571" w:author="Ian Noble" w:date="2012-08-17T12:04:00Z">
        <w:r w:rsidDel="00DF0520">
          <w:delText xml:space="preserve">dropouts, or </w:delText>
        </w:r>
      </w:del>
      <w:r>
        <w:t xml:space="preserve">the end of the visit. The highlighted connecting path </w:t>
      </w:r>
      <w:del w:id="572" w:author="Ian Noble" w:date="2012-08-17T12:04:00Z">
        <w:r w:rsidDel="00DF0520">
          <w:delText>corresponds to</w:delText>
        </w:r>
      </w:del>
      <w:ins w:id="573" w:author="Ian Noble" w:date="2012-08-17T12:04:00Z">
        <w:r w:rsidR="00DF0520">
          <w:t>shows</w:t>
        </w:r>
      </w:ins>
      <w:r>
        <w:t xml:space="preserve"> those users who visit</w:t>
      </w:r>
      <w:ins w:id="574" w:author="Ian Noble" w:date="2012-08-17T12:04:00Z">
        <w:r w:rsidR="00DF0520">
          <w:t>ed</w:t>
        </w:r>
      </w:ins>
      <w:r>
        <w:t xml:space="preserve"> the Ranking page on their first interaction on the site. Numbers below each green block correspond to visits towards this highlighted path, versus total </w:t>
      </w:r>
      <w:commentRangeStart w:id="575"/>
      <w:r>
        <w:t>views</w:t>
      </w:r>
      <w:commentRangeEnd w:id="575"/>
      <w:r w:rsidR="00DF0520">
        <w:rPr>
          <w:rStyle w:val="CommentReference"/>
          <w:b w:val="0"/>
          <w:bCs w:val="0"/>
          <w:color w:val="auto"/>
        </w:rPr>
        <w:commentReference w:id="575"/>
      </w:r>
      <w:r>
        <w:t>.</w:t>
      </w:r>
    </w:p>
    <w:p w14:paraId="4FC6C20F" w14:textId="77777777" w:rsidR="00573147" w:rsidRDefault="00573147" w:rsidP="00573147">
      <w:pPr>
        <w:jc w:val="both"/>
        <w:rPr>
          <w:rFonts w:eastAsia="Times New Roman" w:cs="Times New Roman"/>
          <w:bCs/>
          <w:color w:val="000000"/>
          <w:shd w:val="clear" w:color="auto" w:fill="FFFFFF"/>
        </w:rPr>
      </w:pPr>
    </w:p>
    <w:p w14:paraId="170F94F1" w14:textId="1C88E11E" w:rsidR="00573147" w:rsidRDefault="00573147" w:rsidP="00573147">
      <w:pPr>
        <w:jc w:val="both"/>
      </w:pPr>
      <w:r>
        <w:t>From the visitor flow</w:t>
      </w:r>
      <w:r w:rsidR="004727AD">
        <w:t xml:space="preserve"> graph</w:t>
      </w:r>
      <w:r>
        <w:t>, we can read that the home page is the most visited</w:t>
      </w:r>
      <w:r w:rsidR="004727AD">
        <w:t xml:space="preserve"> page, and the biggest attract</w:t>
      </w:r>
      <w:del w:id="576" w:author="Bruno Sanchez-Andrade Nuno" w:date="2012-08-14T17:15:00Z">
        <w:r w:rsidR="004727AD" w:rsidDel="00B7183A">
          <w:delText>i</w:delText>
        </w:r>
      </w:del>
      <w:r w:rsidR="004727AD">
        <w:t>o</w:t>
      </w:r>
      <w:del w:id="577" w:author="Bruno Sanchez-Andrade Nuno" w:date="2012-08-14T17:15:00Z">
        <w:r w:rsidR="004727AD" w:rsidDel="00B7183A">
          <w:delText>n</w:delText>
        </w:r>
      </w:del>
      <w:ins w:id="578" w:author="Bruno Sanchez-Andrade Nuno" w:date="2012-08-14T17:15:00Z">
        <w:r w:rsidR="00B7183A">
          <w:t>r</w:t>
        </w:r>
      </w:ins>
      <w:r w:rsidR="004727AD">
        <w:t xml:space="preserve"> is the Rankings page.</w:t>
      </w:r>
    </w:p>
    <w:p w14:paraId="4BD18CB6" w14:textId="77777777" w:rsidR="00573147" w:rsidRDefault="00573147" w:rsidP="00573147">
      <w:pPr>
        <w:jc w:val="both"/>
        <w:rPr>
          <w:rFonts w:eastAsia="Times New Roman" w:cs="Times New Roman"/>
          <w:bCs/>
          <w:color w:val="000000"/>
          <w:shd w:val="clear" w:color="auto" w:fill="FFFFFF"/>
        </w:rPr>
      </w:pPr>
    </w:p>
    <w:p w14:paraId="410FED92" w14:textId="20ABBE23" w:rsidR="00573147" w:rsidRDefault="00573147" w:rsidP="00573147">
      <w:pPr>
        <w:jc w:val="both"/>
      </w:pPr>
      <w:del w:id="579" w:author="Ian Noble" w:date="2012-08-17T12:06:00Z">
        <w:r w:rsidDel="00DF0520">
          <w:delText xml:space="preserve">Removing </w:delText>
        </w:r>
      </w:del>
      <w:ins w:id="580" w:author="Ian Noble" w:date="2012-08-17T12:06:00Z">
        <w:r w:rsidR="00DF0520">
          <w:t xml:space="preserve">After </w:t>
        </w:r>
      </w:ins>
      <w:r>
        <w:t xml:space="preserve">the month of the launch, </w:t>
      </w:r>
      <w:del w:id="581" w:author="Ian Noble" w:date="2012-08-17T12:06:00Z">
        <w:r w:rsidR="004727AD" w:rsidDel="00DF0520">
          <w:delText xml:space="preserve">with </w:delText>
        </w:r>
      </w:del>
      <w:ins w:id="582" w:author="Ian Noble" w:date="2012-08-17T12:06:00Z">
        <w:r w:rsidR="00DF0520">
          <w:t xml:space="preserve">which had a </w:t>
        </w:r>
      </w:ins>
      <w:r w:rsidR="004727AD">
        <w:t>a peak of</w:t>
      </w:r>
      <w:r>
        <w:t xml:space="preserve"> 12.000 page</w:t>
      </w:r>
      <w:ins w:id="583" w:author="Ian Noble" w:date="2012-08-17T12:06:00Z">
        <w:r w:rsidR="00DF0520">
          <w:t xml:space="preserve"> </w:t>
        </w:r>
      </w:ins>
      <w:commentRangeStart w:id="584"/>
      <w:r>
        <w:t>v</w:t>
      </w:r>
      <w:r w:rsidR="004727AD">
        <w:t>iews</w:t>
      </w:r>
      <w:commentRangeEnd w:id="584"/>
      <w:r w:rsidR="00DF0520">
        <w:rPr>
          <w:rStyle w:val="CommentReference"/>
        </w:rPr>
        <w:commentReference w:id="584"/>
      </w:r>
      <w:r w:rsidR="004727AD">
        <w:t xml:space="preserve"> </w:t>
      </w:r>
      <w:del w:id="585" w:author="Ian Noble" w:date="2012-08-17T12:07:00Z">
        <w:r w:rsidR="004727AD" w:rsidDel="00DF0520">
          <w:delText xml:space="preserve">following the launch event, </w:delText>
        </w:r>
      </w:del>
      <w:r w:rsidR="004727AD">
        <w:t>the baseline is roughly 1,</w:t>
      </w:r>
      <w:r>
        <w:t xml:space="preserve">000 </w:t>
      </w:r>
      <w:del w:id="586" w:author="Bruno Sanchez-Andrade Nuno" w:date="2012-08-17T16:21:00Z">
        <w:r w:rsidDel="00621CF5">
          <w:delText>pageviews</w:delText>
        </w:r>
      </w:del>
      <w:ins w:id="587" w:author="Bruno Sanchez-Andrade Nuno" w:date="2012-08-17T16:21:00Z">
        <w:r w:rsidR="00621CF5">
          <w:t>page views</w:t>
        </w:r>
      </w:ins>
      <w:r>
        <w:t xml:space="preserve">/week with </w:t>
      </w:r>
      <w:del w:id="588" w:author="Bruno Sanchez-Andrade Nuno" w:date="2012-08-14T17:15:00Z">
        <w:r w:rsidR="004727AD" w:rsidDel="00B7183A">
          <w:delText xml:space="preserve">new </w:delText>
        </w:r>
      </w:del>
      <w:ins w:id="589" w:author="Bruno Sanchez-Andrade Nuno" w:date="2012-08-14T17:15:00Z">
        <w:r w:rsidR="00B7183A">
          <w:t xml:space="preserve">returning </w:t>
        </w:r>
      </w:ins>
      <w:r w:rsidR="004727AD">
        <w:t xml:space="preserve">visitors representing a steady </w:t>
      </w:r>
      <w:r>
        <w:t xml:space="preserve">50% </w:t>
      </w:r>
      <w:r w:rsidR="004727AD">
        <w:t>of visits per week</w:t>
      </w:r>
      <w:ins w:id="590" w:author="Bruno Sanchez-Andrade Nuno" w:date="2012-08-14T17:15:00Z">
        <w:r w:rsidR="00B7183A">
          <w:t>.</w:t>
        </w:r>
      </w:ins>
    </w:p>
    <w:p w14:paraId="1B19D082" w14:textId="77777777" w:rsidR="00573147" w:rsidRDefault="00573147" w:rsidP="00573147">
      <w:pPr>
        <w:jc w:val="both"/>
        <w:rPr>
          <w:rFonts w:eastAsia="Times New Roman" w:cs="Times New Roman"/>
          <w:bCs/>
          <w:color w:val="000000"/>
          <w:shd w:val="clear" w:color="auto" w:fill="FFFFFF"/>
        </w:rPr>
      </w:pPr>
    </w:p>
    <w:p w14:paraId="4860D63B" w14:textId="77777777" w:rsidR="00573147" w:rsidRDefault="00573147" w:rsidP="00573147">
      <w:pPr>
        <w:keepNext/>
        <w:jc w:val="both"/>
      </w:pPr>
      <w:r>
        <w:rPr>
          <w:noProof/>
          <w:lang w:eastAsia="en-US"/>
        </w:rPr>
        <w:drawing>
          <wp:inline distT="0" distB="0" distL="0" distR="0" wp14:anchorId="4C528A81" wp14:editId="159848FD">
            <wp:extent cx="5486400" cy="1508760"/>
            <wp:effectExtent l="0" t="0" r="0" b="0"/>
            <wp:docPr id="18" name="Picture 18" descr="Macintosh HD:Users:brunosan:Desktop:Screen Shot 2012-07-27 at 1.1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unosan:Desktop:Screen Shot 2012-07-27 at 1.19.5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46076874" w14:textId="77A9FE68" w:rsidR="00573147" w:rsidRDefault="00573147" w:rsidP="00573147">
      <w:pPr>
        <w:pStyle w:val="Caption"/>
        <w:spacing w:before="2" w:after="2"/>
        <w:jc w:val="both"/>
        <w:rPr>
          <w:rFonts w:eastAsia="Times New Roman" w:cs="Times New Roman"/>
          <w:bCs w:val="0"/>
          <w:color w:val="000000"/>
          <w:shd w:val="clear" w:color="auto" w:fill="FFFFFF"/>
        </w:rPr>
      </w:pPr>
      <w:proofErr w:type="gramStart"/>
      <w:r>
        <w:t xml:space="preserve">Figure </w:t>
      </w:r>
      <w:fldSimple w:instr=" SEQ Figure \* ARABIC ">
        <w:r w:rsidR="0006116E">
          <w:rPr>
            <w:noProof/>
          </w:rPr>
          <w:t>2</w:t>
        </w:r>
      </w:fldSimple>
      <w:ins w:id="591" w:author="Bruno Sanchez-Andrade Nuno" w:date="2012-08-14T17:20:00Z">
        <w:r w:rsidR="00BE160C">
          <w:rPr>
            <w:noProof/>
          </w:rPr>
          <w:t>.</w:t>
        </w:r>
      </w:ins>
      <w:proofErr w:type="gramEnd"/>
      <w:r>
        <w:t xml:space="preserve"> Timeline of </w:t>
      </w:r>
      <w:del w:id="592" w:author="Bruno Sanchez-Andrade Nuno" w:date="2012-08-17T16:21:00Z">
        <w:r w:rsidDel="00621CF5">
          <w:delText>pageviews</w:delText>
        </w:r>
      </w:del>
      <w:ins w:id="593" w:author="Bruno Sanchez-Andrade Nuno" w:date="2012-08-17T16:21:00Z">
        <w:r w:rsidR="00621CF5">
          <w:t>page views</w:t>
        </w:r>
      </w:ins>
      <w:r>
        <w:t xml:space="preserve"> </w:t>
      </w:r>
      <w:ins w:id="594" w:author="Bruno Sanchez-Andrade Nuno" w:date="2012-08-14T17:16:00Z">
        <w:r w:rsidR="00B7183A">
          <w:t xml:space="preserve">per week </w:t>
        </w:r>
      </w:ins>
      <w:r>
        <w:t xml:space="preserve">from October 2011 to July 2012 in dark blue, and faint blue for the percentage of new </w:t>
      </w:r>
      <w:del w:id="595" w:author="Bruno Sanchez-Andrade Nuno" w:date="2012-08-14T17:16:00Z">
        <w:r w:rsidDel="00B7183A">
          <w:delText xml:space="preserve">visits </w:delText>
        </w:r>
      </w:del>
      <w:del w:id="596" w:author="Bruno Sanchez-Andrade Nuno" w:date="2012-08-17T16:20:00Z">
        <w:r w:rsidDel="00621CF5">
          <w:delText xml:space="preserve">versus returning </w:delText>
        </w:r>
      </w:del>
      <w:commentRangeStart w:id="597"/>
      <w:r>
        <w:t>visitor</w:t>
      </w:r>
      <w:commentRangeEnd w:id="597"/>
      <w:ins w:id="598" w:author="Bruno Sanchez-Andrade Nuno" w:date="2012-08-17T16:20:00Z">
        <w:r w:rsidR="00621CF5">
          <w:t>s</w:t>
        </w:r>
      </w:ins>
      <w:r w:rsidR="00546686">
        <w:rPr>
          <w:rStyle w:val="CommentReference"/>
          <w:b w:val="0"/>
          <w:bCs w:val="0"/>
          <w:color w:val="auto"/>
        </w:rPr>
        <w:commentReference w:id="597"/>
      </w:r>
      <w:r>
        <w:t>.</w:t>
      </w:r>
    </w:p>
    <w:p w14:paraId="253F0DDF" w14:textId="77777777" w:rsidR="00573147" w:rsidRDefault="00573147" w:rsidP="00573147">
      <w:pPr>
        <w:keepNext/>
        <w:jc w:val="both"/>
      </w:pPr>
      <w:r>
        <w:rPr>
          <w:noProof/>
          <w:lang w:eastAsia="en-US"/>
        </w:rPr>
        <w:lastRenderedPageBreak/>
        <w:drawing>
          <wp:inline distT="0" distB="0" distL="0" distR="0" wp14:anchorId="0E34C863" wp14:editId="19F83377">
            <wp:extent cx="5139267" cy="3234267"/>
            <wp:effectExtent l="0" t="0" r="17145" b="171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F03F4C8" w14:textId="6284EE02" w:rsidR="00573147" w:rsidRDefault="00573147" w:rsidP="00573147">
      <w:pPr>
        <w:pStyle w:val="Caption"/>
        <w:spacing w:before="2" w:after="2"/>
        <w:jc w:val="both"/>
        <w:rPr>
          <w:rFonts w:eastAsia="Times New Roman" w:cs="Times New Roman"/>
          <w:bCs w:val="0"/>
          <w:color w:val="000000"/>
          <w:shd w:val="clear" w:color="auto" w:fill="FFFFFF"/>
        </w:rPr>
      </w:pPr>
      <w:proofErr w:type="gramStart"/>
      <w:r>
        <w:t xml:space="preserve">Figure </w:t>
      </w:r>
      <w:fldSimple w:instr=" SEQ Figure \* ARABIC ">
        <w:r w:rsidR="0006116E">
          <w:rPr>
            <w:noProof/>
          </w:rPr>
          <w:t>3</w:t>
        </w:r>
      </w:fldSimple>
      <w:ins w:id="599" w:author="Bruno Sanchez-Andrade Nuno" w:date="2012-08-14T17:20:00Z">
        <w:r w:rsidR="00BE160C">
          <w:rPr>
            <w:noProof/>
          </w:rPr>
          <w:t>.</w:t>
        </w:r>
      </w:ins>
      <w:proofErr w:type="gramEnd"/>
      <w:r>
        <w:t xml:space="preserve"> Breakdown of </w:t>
      </w:r>
      <w:commentRangeStart w:id="600"/>
      <w:del w:id="601" w:author="Bruno Sanchez-Andrade Nuno" w:date="2012-08-17T16:21:00Z">
        <w:r w:rsidDel="00621CF5">
          <w:delText>pageviews</w:delText>
        </w:r>
      </w:del>
      <w:commentRangeEnd w:id="600"/>
      <w:ins w:id="602" w:author="Bruno Sanchez-Andrade Nuno" w:date="2012-08-17T16:21:00Z">
        <w:r w:rsidR="00621CF5">
          <w:t>page views</w:t>
        </w:r>
      </w:ins>
      <w:r w:rsidR="00546686">
        <w:rPr>
          <w:rStyle w:val="CommentReference"/>
          <w:b w:val="0"/>
          <w:bCs w:val="0"/>
          <w:color w:val="auto"/>
        </w:rPr>
        <w:commentReference w:id="600"/>
      </w:r>
      <w:r>
        <w:t xml:space="preserve"> on index.gain.org from Sep 2011 to July 2012.</w:t>
      </w:r>
    </w:p>
    <w:p w14:paraId="2C1AE598" w14:textId="77777777" w:rsidR="00B614AF" w:rsidRDefault="00B614AF" w:rsidP="00573147">
      <w:pPr>
        <w:jc w:val="both"/>
      </w:pPr>
    </w:p>
    <w:p w14:paraId="55D29584" w14:textId="5B841B10" w:rsidR="00573147" w:rsidRDefault="00573147" w:rsidP="00573147">
      <w:pPr>
        <w:jc w:val="both"/>
      </w:pPr>
      <w:r>
        <w:t>Most of the views are of the front page, which is also the most common landing page, as we can also see on the flow chart. The GAIN Index Rankings page is the second most visited (12%), which confirms its importance (i.e. users are twice as interested in viewing the Rankings c</w:t>
      </w:r>
      <w:r w:rsidR="004727AD">
        <w:t>ompared to the Methodology (5%)</w:t>
      </w:r>
      <w:r>
        <w:t xml:space="preserve">. </w:t>
      </w:r>
    </w:p>
    <w:p w14:paraId="0ABEC259" w14:textId="77777777" w:rsidR="00573147" w:rsidRDefault="00573147" w:rsidP="00573147">
      <w:pPr>
        <w:pStyle w:val="Heading1"/>
        <w:jc w:val="left"/>
      </w:pPr>
      <w:commentRangeStart w:id="603"/>
      <w:r>
        <w:rPr>
          <w:noProof/>
          <w:lang w:eastAsia="en-US"/>
        </w:rPr>
        <w:drawing>
          <wp:inline distT="0" distB="0" distL="0" distR="0" wp14:anchorId="61DB2A3B" wp14:editId="2FEFF6A5">
            <wp:extent cx="5486400" cy="25146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commentRangeEnd w:id="603"/>
      <w:r w:rsidR="004A2AE1">
        <w:rPr>
          <w:rStyle w:val="CommentReference"/>
          <w:rFonts w:ascii="Georgia" w:eastAsiaTheme="minorEastAsia" w:hAnsi="Georgia" w:cs="Arial"/>
          <w:color w:val="auto"/>
        </w:rPr>
        <w:commentReference w:id="603"/>
      </w:r>
    </w:p>
    <w:p w14:paraId="53327831" w14:textId="160489E0" w:rsidR="00573147" w:rsidRDefault="00573147" w:rsidP="00573147">
      <w:pPr>
        <w:pStyle w:val="Caption"/>
        <w:spacing w:before="2" w:after="2"/>
        <w:jc w:val="both"/>
      </w:pPr>
      <w:proofErr w:type="gramStart"/>
      <w:r>
        <w:t xml:space="preserve">Figure </w:t>
      </w:r>
      <w:fldSimple w:instr=" SEQ Figure \* ARABIC ">
        <w:r w:rsidR="0006116E">
          <w:rPr>
            <w:noProof/>
          </w:rPr>
          <w:t>4</w:t>
        </w:r>
      </w:fldSimple>
      <w:ins w:id="604" w:author="Bruno Sanchez-Andrade Nuno" w:date="2012-08-14T17:20:00Z">
        <w:r w:rsidR="00BE160C">
          <w:rPr>
            <w:noProof/>
          </w:rPr>
          <w:t>.</w:t>
        </w:r>
      </w:ins>
      <w:proofErr w:type="gramEnd"/>
      <w:r>
        <w:t xml:space="preserve"> </w:t>
      </w:r>
      <w:ins w:id="605" w:author="Bruno Sanchez-Andrade Nuno" w:date="2012-08-14T17:20:00Z">
        <w:r w:rsidR="00BE160C">
          <w:t xml:space="preserve">Top 6 </w:t>
        </w:r>
      </w:ins>
      <w:del w:id="606" w:author="Bruno Sanchez-Andrade Nuno" w:date="2012-08-14T17:20:00Z">
        <w:r w:rsidDel="00BE160C">
          <w:delText>T</w:delText>
        </w:r>
      </w:del>
      <w:ins w:id="607" w:author="Bruno Sanchez-Andrade Nuno" w:date="2012-08-14T17:20:00Z">
        <w:r w:rsidR="00BE160C">
          <w:t>t</w:t>
        </w:r>
      </w:ins>
      <w:r>
        <w:t>raffic sources for index.gain.org from Sep 2011 to July 2012. The green section [gain.org / globalai.org] corresponds to the Institute´s page</w:t>
      </w:r>
    </w:p>
    <w:p w14:paraId="5239E1EA" w14:textId="77777777" w:rsidR="00573147" w:rsidRDefault="00573147" w:rsidP="00573147">
      <w:pPr>
        <w:pStyle w:val="Caption"/>
        <w:spacing w:before="2" w:after="2"/>
        <w:rPr>
          <w:rFonts w:eastAsia="Times New Roman" w:cs="Times New Roman"/>
          <w:bCs w:val="0"/>
          <w:color w:val="000000"/>
          <w:sz w:val="22"/>
          <w:szCs w:val="22"/>
          <w:shd w:val="clear" w:color="auto" w:fill="FFFFFF"/>
        </w:rPr>
      </w:pPr>
    </w:p>
    <w:p w14:paraId="119CC05A" w14:textId="77777777" w:rsidR="00573147" w:rsidRDefault="00573147" w:rsidP="00573147"/>
    <w:p w14:paraId="458BF737" w14:textId="77777777" w:rsidR="00573147" w:rsidRDefault="00573147" w:rsidP="00573147"/>
    <w:p w14:paraId="2597CD80" w14:textId="77777777" w:rsidR="00573147" w:rsidRDefault="00573147" w:rsidP="00573147"/>
    <w:p w14:paraId="4BB37D25" w14:textId="77777777" w:rsidR="00573147" w:rsidRDefault="00573147" w:rsidP="00573147"/>
    <w:p w14:paraId="3FD4BF85" w14:textId="531AF35F" w:rsidR="00573147" w:rsidRDefault="00573147" w:rsidP="00573147">
      <w:pPr>
        <w:jc w:val="both"/>
      </w:pPr>
      <w:r>
        <w:lastRenderedPageBreak/>
        <w:t xml:space="preserve">Half of the traffic is </w:t>
      </w:r>
      <w:r w:rsidRPr="004727AD">
        <w:rPr>
          <w:i/>
        </w:rPr>
        <w:t>direct</w:t>
      </w:r>
      <w:r>
        <w:t>, meaning visi</w:t>
      </w:r>
      <w:r w:rsidR="004727AD">
        <w:t xml:space="preserve">tors </w:t>
      </w:r>
      <w:ins w:id="608" w:author="Bruno Sanchez-Andrade Nuno" w:date="2012-08-14T17:21:00Z">
        <w:r w:rsidR="00BE160C">
          <w:t xml:space="preserve">with an </w:t>
        </w:r>
        <w:proofErr w:type="spellStart"/>
        <w:r w:rsidR="00BE160C">
          <w:t>unkown</w:t>
        </w:r>
        <w:proofErr w:type="spellEnd"/>
        <w:r w:rsidR="00BE160C">
          <w:t xml:space="preserve"> source (</w:t>
        </w:r>
      </w:ins>
      <w:r w:rsidR="004727AD">
        <w:t>typ</w:t>
      </w:r>
      <w:ins w:id="609" w:author="Bruno Sanchez-Andrade Nuno" w:date="2012-08-14T17:21:00Z">
        <w:r w:rsidR="00BE160C">
          <w:t>ing</w:t>
        </w:r>
      </w:ins>
      <w:del w:id="610" w:author="Bruno Sanchez-Andrade Nuno" w:date="2012-08-14T17:21:00Z">
        <w:r w:rsidR="004727AD" w:rsidDel="00BE160C">
          <w:delText>e</w:delText>
        </w:r>
      </w:del>
      <w:r w:rsidR="004727AD">
        <w:t xml:space="preserve"> the </w:t>
      </w:r>
      <w:proofErr w:type="spellStart"/>
      <w:r w:rsidR="004727AD">
        <w:t>url</w:t>
      </w:r>
      <w:proofErr w:type="spellEnd"/>
      <w:r w:rsidR="004727AD">
        <w:t xml:space="preserve"> address</w:t>
      </w:r>
      <w:ins w:id="611" w:author="Bruno Sanchez-Andrade Nuno" w:date="2012-08-14T17:21:00Z">
        <w:r w:rsidR="00BE160C">
          <w:t>, bookmarks or some email clients)</w:t>
        </w:r>
      </w:ins>
      <w:r w:rsidR="004727AD">
        <w:t xml:space="preserve">. </w:t>
      </w:r>
      <w:r w:rsidR="004727AD" w:rsidRPr="004727AD">
        <w:rPr>
          <w:i/>
        </w:rPr>
        <w:t>O</w:t>
      </w:r>
      <w:r w:rsidRPr="004727AD">
        <w:rPr>
          <w:i/>
        </w:rPr>
        <w:t>rganic</w:t>
      </w:r>
      <w:r>
        <w:t xml:space="preserve"> sources (</w:t>
      </w:r>
      <w:ins w:id="612" w:author="Bruno Sanchez-Andrade Nuno" w:date="2012-08-17T16:25:00Z">
        <w:r w:rsidR="009128E7">
          <w:t xml:space="preserve">from </w:t>
        </w:r>
      </w:ins>
      <w:ins w:id="613" w:author="Bruno Sanchez-Andrade Nuno" w:date="2012-08-17T16:24:00Z">
        <w:r w:rsidR="009128E7" w:rsidRPr="009128E7">
          <w:t>listings on </w:t>
        </w:r>
        <w:r w:rsidR="009128E7" w:rsidRPr="001362B0">
          <w:rPr>
            <w:rPrChange w:id="614" w:author="Bruno Sanchez-Andrade Nuno" w:date="2012-08-17T16:42:00Z">
              <w:rPr>
                <w:rStyle w:val="Hyperlink"/>
              </w:rPr>
            </w:rPrChange>
          </w:rPr>
          <w:t>search engine</w:t>
        </w:r>
        <w:r w:rsidR="009128E7" w:rsidRPr="009128E7">
          <w:t> results pages</w:t>
        </w:r>
      </w:ins>
      <w:del w:id="615" w:author="Bruno Sanchez-Andrade Nuno" w:date="2012-08-17T16:24:00Z">
        <w:r w:rsidDel="009128E7">
          <w:delText xml:space="preserve">people searching related keywords in </w:delText>
        </w:r>
        <w:r w:rsidR="004727AD" w:rsidDel="009128E7">
          <w:delText xml:space="preserve">search </w:delText>
        </w:r>
        <w:r w:rsidDel="009128E7">
          <w:delText>engines</w:delText>
        </w:r>
      </w:del>
      <w:r>
        <w:t xml:space="preserve"> like Google) are steady around 17%. Interestingly</w:t>
      </w:r>
      <w:r w:rsidR="004727AD">
        <w:t>,</w:t>
      </w:r>
      <w:r>
        <w:t xml:space="preserve"> two high-traffic websites alone have provided more inbound links than the organic search </w:t>
      </w:r>
      <w:commentRangeStart w:id="616"/>
      <w:r>
        <w:t>traffic</w:t>
      </w:r>
      <w:commentRangeEnd w:id="616"/>
      <w:r w:rsidR="00546686">
        <w:rPr>
          <w:rStyle w:val="CommentReference"/>
        </w:rPr>
        <w:commentReference w:id="616"/>
      </w:r>
      <w:r>
        <w:t xml:space="preserve">. </w:t>
      </w:r>
    </w:p>
    <w:p w14:paraId="5FC42B4E" w14:textId="77777777" w:rsidR="00573147" w:rsidRDefault="00573147" w:rsidP="00573147">
      <w:pPr>
        <w:jc w:val="both"/>
      </w:pPr>
    </w:p>
    <w:p w14:paraId="74E9EDFA" w14:textId="77777777" w:rsidR="004727AD" w:rsidRDefault="00573147" w:rsidP="00573147">
      <w:pPr>
        <w:jc w:val="both"/>
      </w:pPr>
      <w:r>
        <w:t xml:space="preserve">Regarding search terms, the list includes obvious search terms such us “Global </w:t>
      </w:r>
      <w:r w:rsidR="004727AD">
        <w:t>Adaptation Index”, “GAIN Index.”</w:t>
      </w:r>
      <w:r>
        <w:t xml:space="preserve"> Other common entry keywords include terms such as “</w:t>
      </w:r>
      <w:r w:rsidR="004727AD">
        <w:t>Adaptation Index” (the</w:t>
      </w:r>
      <w:r>
        <w:t xml:space="preserve"> 9</w:t>
      </w:r>
      <w:r w:rsidRPr="00543DC0">
        <w:rPr>
          <w:vertAlign w:val="superscript"/>
        </w:rPr>
        <w:t>th</w:t>
      </w:r>
      <w:r w:rsidR="004727AD">
        <w:t xml:space="preserve"> most common entry keyword — </w:t>
      </w:r>
      <w:r>
        <w:t>the</w:t>
      </w:r>
      <w:r w:rsidR="004727AD">
        <w:t xml:space="preserve"> GAIN Index is the</w:t>
      </w:r>
      <w:r>
        <w:t xml:space="preserve"> first page </w:t>
      </w:r>
      <w:r w:rsidR="004727AD">
        <w:t>to show up in</w:t>
      </w:r>
      <w:r>
        <w:t xml:space="preserve"> Goo</w:t>
      </w:r>
      <w:r w:rsidR="004727AD">
        <w:t>gle for that search query).</w:t>
      </w:r>
    </w:p>
    <w:p w14:paraId="495E2E35" w14:textId="77777777" w:rsidR="004727AD" w:rsidRDefault="004727AD" w:rsidP="00573147">
      <w:pPr>
        <w:jc w:val="both"/>
      </w:pPr>
    </w:p>
    <w:p w14:paraId="03BE2EF3" w14:textId="7AC3B875" w:rsidR="00573147" w:rsidRDefault="00BE160C" w:rsidP="00573147">
      <w:pPr>
        <w:jc w:val="both"/>
      </w:pPr>
      <w:ins w:id="617" w:author="Bruno Sanchez-Andrade Nuno" w:date="2012-08-14T17:22:00Z">
        <w:r>
          <w:t xml:space="preserve">Some </w:t>
        </w:r>
      </w:ins>
      <w:commentRangeStart w:id="618"/>
      <w:del w:id="619" w:author="Bruno Sanchez-Andrade Nuno" w:date="2012-08-14T17:22:00Z">
        <w:r w:rsidR="004727AD" w:rsidDel="00BE160C">
          <w:delText>C</w:delText>
        </w:r>
      </w:del>
      <w:ins w:id="620" w:author="Bruno Sanchez-Andrade Nuno" w:date="2012-08-14T17:22:00Z">
        <w:r>
          <w:t>c</w:t>
        </w:r>
      </w:ins>
      <w:r w:rsidR="00573147">
        <w:t xml:space="preserve">ountry specific profile pages </w:t>
      </w:r>
      <w:r w:rsidR="004727AD">
        <w:t xml:space="preserve">are </w:t>
      </w:r>
      <w:del w:id="621" w:author="Ian Noble" w:date="2012-08-17T12:12:00Z">
        <w:r w:rsidR="004727AD" w:rsidDel="00900CF3">
          <w:delText xml:space="preserve">all </w:delText>
        </w:r>
      </w:del>
      <w:r w:rsidR="00D941E6">
        <w:t>in the top 100 search terms as well. These include Chad, the 10th most searched term, Mongolia</w:t>
      </w:r>
      <w:del w:id="622" w:author="Bruno Sanchez-Andrade Nuno" w:date="2012-08-14T17:22:00Z">
        <w:r w:rsidR="00D941E6" w:rsidDel="007D6A95">
          <w:delText>m</w:delText>
        </w:r>
      </w:del>
      <w:r w:rsidR="00D941E6">
        <w:t>, the 28</w:t>
      </w:r>
      <w:r w:rsidR="00D941E6" w:rsidRPr="007D6A95">
        <w:rPr>
          <w:vertAlign w:val="superscript"/>
          <w:rPrChange w:id="623" w:author="Bruno Sanchez-Andrade Nuno" w:date="2012-08-14T17:23:00Z">
            <w:rPr/>
          </w:rPrChange>
        </w:rPr>
        <w:t>th</w:t>
      </w:r>
      <w:ins w:id="624" w:author="Bruno Sanchez-Andrade Nuno" w:date="2012-08-14T17:23:00Z">
        <w:r w:rsidR="007D6A95">
          <w:t xml:space="preserve"> most common entry point via keywords</w:t>
        </w:r>
      </w:ins>
      <w:r w:rsidR="00D941E6">
        <w:t xml:space="preserve">, as well as Denmark, Australia and the USA. </w:t>
      </w:r>
      <w:commentRangeEnd w:id="618"/>
      <w:r w:rsidR="00D941E6">
        <w:rPr>
          <w:rStyle w:val="CommentReference"/>
        </w:rPr>
        <w:commentReference w:id="618"/>
      </w:r>
    </w:p>
    <w:p w14:paraId="321BCB10" w14:textId="77777777" w:rsidR="00573147" w:rsidRDefault="00573147" w:rsidP="00573147">
      <w:pPr>
        <w:jc w:val="both"/>
      </w:pPr>
    </w:p>
    <w:p w14:paraId="6F49F3C9" w14:textId="2533BC48" w:rsidR="00573147" w:rsidRDefault="00573147" w:rsidP="00573147">
      <w:pPr>
        <w:jc w:val="both"/>
      </w:pPr>
      <w:r>
        <w:t>Th</w:t>
      </w:r>
      <w:ins w:id="625" w:author="Bruno Sanchez-Andrade Nuno" w:date="2012-08-14T17:23:00Z">
        <w:r w:rsidR="007D6A95">
          <w:t>us</w:t>
        </w:r>
      </w:ins>
      <w:del w:id="626" w:author="Bruno Sanchez-Andrade Nuno" w:date="2012-08-14T17:23:00Z">
        <w:r w:rsidDel="007D6A95">
          <w:delText>e</w:delText>
        </w:r>
      </w:del>
      <w:ins w:id="627" w:author="Bruno Sanchez-Andrade Nuno" w:date="2012-08-14T17:23:00Z">
        <w:r w:rsidR="007D6A95">
          <w:t>,</w:t>
        </w:r>
      </w:ins>
      <w:r>
        <w:t xml:space="preserve"> most common </w:t>
      </w:r>
      <w:commentRangeStart w:id="628"/>
      <w:r>
        <w:t>pathway</w:t>
      </w:r>
      <w:commentRangeEnd w:id="628"/>
      <w:r w:rsidR="00D941E6">
        <w:rPr>
          <w:rStyle w:val="CommentReference"/>
        </w:rPr>
        <w:commentReference w:id="628"/>
      </w:r>
      <w:r>
        <w:t xml:space="preserve"> is a referral </w:t>
      </w:r>
      <w:commentRangeStart w:id="629"/>
      <w:r>
        <w:t xml:space="preserve">to </w:t>
      </w:r>
      <w:commentRangeEnd w:id="629"/>
      <w:r w:rsidR="00D941E6">
        <w:rPr>
          <w:rStyle w:val="CommentReference"/>
        </w:rPr>
        <w:commentReference w:id="629"/>
      </w:r>
      <w:r>
        <w:t>the front page, where the user is lead to the Rankings. The Matrix page is the second most common landing page, but with far fewer visits than the home page.</w:t>
      </w:r>
      <w:ins w:id="630" w:author="Bruno Sanchez-Andrade Nuno" w:date="2012-08-14T17:23:00Z">
        <w:r w:rsidR="007D6A95">
          <w:t xml:space="preserve"> Interestingly the Matrix is the most interesting part in our presentations, but it seems to be not properly captured </w:t>
        </w:r>
      </w:ins>
      <w:ins w:id="631" w:author="Bruno Sanchez-Andrade Nuno" w:date="2012-08-14T17:24:00Z">
        <w:r w:rsidR="007D6A95">
          <w:t xml:space="preserve">or </w:t>
        </w:r>
        <w:del w:id="632" w:author="Ian Noble" w:date="2012-08-17T12:13:00Z">
          <w:r w:rsidR="007D6A95" w:rsidDel="00900CF3">
            <w:delText>utilized</w:delText>
          </w:r>
        </w:del>
      </w:ins>
      <w:ins w:id="633" w:author="Ian Noble" w:date="2012-08-17T12:13:00Z">
        <w:r w:rsidR="00900CF3">
          <w:t>used</w:t>
        </w:r>
      </w:ins>
      <w:ins w:id="634" w:author="Bruno Sanchez-Andrade Nuno" w:date="2012-08-14T17:24:00Z">
        <w:r w:rsidR="007D6A95">
          <w:t xml:space="preserve"> </w:t>
        </w:r>
      </w:ins>
      <w:ins w:id="635" w:author="Ian Noble" w:date="2012-08-17T12:13:00Z">
        <w:r w:rsidR="00900CF3">
          <w:t>i</w:t>
        </w:r>
      </w:ins>
      <w:ins w:id="636" w:author="Bruno Sanchez-Andrade Nuno" w:date="2012-08-14T17:23:00Z">
        <w:del w:id="637" w:author="Ian Noble" w:date="2012-08-17T12:13:00Z">
          <w:r w:rsidR="007D6A95" w:rsidDel="00900CF3">
            <w:delText>o</w:delText>
          </w:r>
        </w:del>
        <w:r w:rsidR="007D6A95">
          <w:t xml:space="preserve">n </w:t>
        </w:r>
      </w:ins>
      <w:ins w:id="638" w:author="Bruno Sanchez-Andrade Nuno" w:date="2012-08-14T17:24:00Z">
        <w:r w:rsidR="007D6A95">
          <w:t>the</w:t>
        </w:r>
      </w:ins>
      <w:ins w:id="639" w:author="Bruno Sanchez-Andrade Nuno" w:date="2012-08-14T17:23:00Z">
        <w:r w:rsidR="007D6A95">
          <w:t xml:space="preserve"> </w:t>
        </w:r>
      </w:ins>
      <w:ins w:id="640" w:author="Bruno Sanchez-Andrade Nuno" w:date="2012-08-14T17:24:00Z">
        <w:r w:rsidR="007D6A95">
          <w:t>layout of the website.</w:t>
        </w:r>
      </w:ins>
    </w:p>
    <w:p w14:paraId="031A5119" w14:textId="77777777" w:rsidR="00573147" w:rsidRDefault="00573147" w:rsidP="00573147"/>
    <w:p w14:paraId="23A5CEED" w14:textId="77777777" w:rsidR="00573147" w:rsidRPr="00B614AF" w:rsidRDefault="00573147" w:rsidP="00573147">
      <w:pPr>
        <w:pStyle w:val="Heading3"/>
        <w:rPr>
          <w:color w:val="192C43"/>
        </w:rPr>
      </w:pPr>
      <w:bookmarkStart w:id="641" w:name="_Toc206668860"/>
      <w:r w:rsidRPr="00B614AF">
        <w:rPr>
          <w:color w:val="192C43"/>
        </w:rPr>
        <w:t>Presentations</w:t>
      </w:r>
      <w:bookmarkEnd w:id="641"/>
    </w:p>
    <w:p w14:paraId="3EBEEA6D" w14:textId="77777777" w:rsidR="00573147" w:rsidRDefault="00573147" w:rsidP="00573147"/>
    <w:p w14:paraId="3D343CAD" w14:textId="2CF6383C" w:rsidR="00573147" w:rsidDel="007D6A95" w:rsidRDefault="00573147" w:rsidP="00573147">
      <w:pPr>
        <w:rPr>
          <w:del w:id="642" w:author="Bruno Sanchez-Andrade Nuno" w:date="2012-08-14T17:25:00Z"/>
        </w:rPr>
      </w:pPr>
      <w:r>
        <w:t>Given the focus on e</w:t>
      </w:r>
      <w:r w:rsidR="00D941E6">
        <w:t>xpanding the user base for the i</w:t>
      </w:r>
      <w:r>
        <w:t>ndex</w:t>
      </w:r>
      <w:r w:rsidR="004A2AE1">
        <w:t>,</w:t>
      </w:r>
      <w:r w:rsidR="00C86AD8">
        <w:t xml:space="preserve"> </w:t>
      </w:r>
      <w:r w:rsidR="004A2AE1">
        <w:t>GAIN</w:t>
      </w:r>
      <w:r>
        <w:t xml:space="preserve"> </w:t>
      </w:r>
      <w:proofErr w:type="gramStart"/>
      <w:r>
        <w:t>staff have</w:t>
      </w:r>
      <w:proofErr w:type="gramEnd"/>
      <w:r>
        <w:t xml:space="preserve"> been active in making presentations to a </w:t>
      </w:r>
      <w:r w:rsidR="00C86AD8">
        <w:t xml:space="preserve">wide </w:t>
      </w:r>
      <w:r>
        <w:t>range</w:t>
      </w:r>
      <w:r w:rsidR="00C86AD8">
        <w:t xml:space="preserve"> of companies, consultancies,</w:t>
      </w:r>
      <w:r>
        <w:t xml:space="preserve"> think-tanks, government and non-government institutions, and technical forums.</w:t>
      </w:r>
      <w:ins w:id="643" w:author="Bruno Sanchez-Andrade Nuno" w:date="2012-08-14T17:25:00Z">
        <w:r w:rsidR="007D6A95">
          <w:t xml:space="preserve"> This is a short </w:t>
        </w:r>
      </w:ins>
    </w:p>
    <w:p w14:paraId="180893F7" w14:textId="77777777" w:rsidR="00573147" w:rsidDel="007D6A95" w:rsidRDefault="00573147" w:rsidP="00573147">
      <w:pPr>
        <w:rPr>
          <w:del w:id="644" w:author="Bruno Sanchez-Andrade Nuno" w:date="2012-08-14T17:25:00Z"/>
        </w:rPr>
      </w:pPr>
      <w:del w:id="645" w:author="Bruno Sanchez-Andrade Nuno" w:date="2012-08-14T17:25:00Z">
        <w:r w:rsidDel="007D6A95">
          <w:delText xml:space="preserve"> </w:delText>
        </w:r>
      </w:del>
    </w:p>
    <w:p w14:paraId="1C21196A" w14:textId="14D660E5" w:rsidR="00573147" w:rsidRDefault="00573147" w:rsidP="00573147">
      <w:del w:id="646" w:author="Bruno Sanchez-Andrade Nuno" w:date="2012-08-14T17:25:00Z">
        <w:r w:rsidDel="007D6A95">
          <w:delText>Summary</w:delText>
        </w:r>
      </w:del>
      <w:ins w:id="647" w:author="Bruno Sanchez-Andrade Nuno" w:date="2012-08-14T17:25:00Z">
        <w:r w:rsidR="007D6A95">
          <w:t>Summary</w:t>
        </w:r>
      </w:ins>
      <w:r>
        <w:t xml:space="preserve"> of some </w:t>
      </w:r>
      <w:r w:rsidR="00C86AD8">
        <w:t>of the presentations GAIN has made</w:t>
      </w:r>
      <w:r>
        <w:t xml:space="preserve"> since September 2011.</w:t>
      </w:r>
    </w:p>
    <w:p w14:paraId="3CD8B134"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with Calvert Investments, September 16, 2011, Bethesda, Maryland</w:t>
      </w:r>
    </w:p>
    <w:p w14:paraId="6012EC7C"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 xml:space="preserve">Panel discussion, </w:t>
      </w:r>
      <w:r w:rsidRPr="00DE4661">
        <w:rPr>
          <w:i/>
          <w:sz w:val="22"/>
          <w:szCs w:val="22"/>
        </w:rPr>
        <w:t>Rethinking Resiliency</w:t>
      </w:r>
      <w:r>
        <w:rPr>
          <w:sz w:val="22"/>
          <w:szCs w:val="22"/>
        </w:rPr>
        <w:t>, during NYC Climate week, September 21, 2011</w:t>
      </w:r>
    </w:p>
    <w:p w14:paraId="51072DA8"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European Ideas Network in Bucharest, Romania, September 22, 2011</w:t>
      </w:r>
    </w:p>
    <w:p w14:paraId="1B6F735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Inter-American Development Bank, October 7, 2011, Washington, DC</w:t>
      </w:r>
    </w:p>
    <w:p w14:paraId="1DA91E1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 xml:space="preserve">GAIN Index presentation, </w:t>
      </w:r>
      <w:proofErr w:type="spellStart"/>
      <w:r>
        <w:rPr>
          <w:sz w:val="22"/>
          <w:szCs w:val="22"/>
        </w:rPr>
        <w:t>Tecnológico</w:t>
      </w:r>
      <w:proofErr w:type="spellEnd"/>
      <w:r>
        <w:rPr>
          <w:sz w:val="22"/>
          <w:szCs w:val="22"/>
        </w:rPr>
        <w:t xml:space="preserve"> de Monterrey webcast throughout Latin America, November 3, 2011</w:t>
      </w:r>
    </w:p>
    <w:p w14:paraId="7BF30188"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Carnegie Moscow Center, Carnegie Endowment for International Peace, Moscow, November 9, 2011</w:t>
      </w:r>
    </w:p>
    <w:p w14:paraId="348EC7AD"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GAIN Index Presentation to Latin American Ambassadors to the U.S., November 15, 2011</w:t>
      </w:r>
    </w:p>
    <w:p w14:paraId="648F08B2"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the UNFCCC Secretariat, Bonn Germany, November 15, 2011</w:t>
      </w:r>
    </w:p>
    <w:p w14:paraId="5E4D6E2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Meeting of international vulnerability experts, “Workshop on Vulnerability Indices,” Paris France, November 16, 2011</w:t>
      </w:r>
    </w:p>
    <w:p w14:paraId="5B86BD2E"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World Bank, Asian Regions Experts, November 18, 2011</w:t>
      </w:r>
    </w:p>
    <w:p w14:paraId="5B147BB4"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Virtual Presentation to PepsiCo, Mexico, November 22, 2011</w:t>
      </w:r>
    </w:p>
    <w:p w14:paraId="3BDA9B1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Caribbean Ambassadors to the U.S., OEA, Washington, DC, November 22, 2011</w:t>
      </w:r>
    </w:p>
    <w:p w14:paraId="4C7D382B" w14:textId="77777777" w:rsidR="00573147" w:rsidRPr="00077F9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GRULA Ambassadors, Washington, DC, November 22, 2011</w:t>
      </w:r>
    </w:p>
    <w:p w14:paraId="7AE0AFE5"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COP 17, UNFCCC climate negoti</w:t>
      </w:r>
      <w:r>
        <w:rPr>
          <w:i/>
          <w:sz w:val="22"/>
          <w:szCs w:val="22"/>
        </w:rPr>
        <w:t>ati</w:t>
      </w:r>
      <w:r w:rsidRPr="00DE4661">
        <w:rPr>
          <w:i/>
          <w:sz w:val="22"/>
          <w:szCs w:val="22"/>
        </w:rPr>
        <w:t>ons</w:t>
      </w:r>
      <w:r>
        <w:rPr>
          <w:sz w:val="22"/>
          <w:szCs w:val="22"/>
        </w:rPr>
        <w:t xml:space="preserve"> GAIN Index discussion, Durban, South Africa</w:t>
      </w:r>
    </w:p>
    <w:p w14:paraId="18C8E213"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American University, November 30, 2011</w:t>
      </w:r>
    </w:p>
    <w:p w14:paraId="6D95AC5F"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at IFC, January 27, 2012, Washington, DC</w:t>
      </w:r>
    </w:p>
    <w:p w14:paraId="22029E91"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lastRenderedPageBreak/>
        <w:t>Is Latin America Ready to Cope with Climate Change? A Discussion of the Global Adaptation Index</w:t>
      </w:r>
      <w:r>
        <w:rPr>
          <w:sz w:val="22"/>
          <w:szCs w:val="22"/>
        </w:rPr>
        <w:t>, Inter-American Dialogue, Washington, DC, March 20, 2012</w:t>
      </w:r>
    </w:p>
    <w:p w14:paraId="5989E37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Engineers Without Borders-USA, Annual Meeting</w:t>
      </w:r>
      <w:r>
        <w:rPr>
          <w:sz w:val="22"/>
          <w:szCs w:val="22"/>
        </w:rPr>
        <w:t>, Henderson, Nevada, March 22, 2012</w:t>
      </w:r>
    </w:p>
    <w:p w14:paraId="19E71376" w14:textId="62950195"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 xml:space="preserve">A Conversation on the Future of </w:t>
      </w:r>
      <w:del w:id="648" w:author="Bruno Sanchez-Andrade Nuno" w:date="2012-08-17T17:17:00Z">
        <w:r w:rsidRPr="00DE4661" w:rsidDel="00017F27">
          <w:rPr>
            <w:i/>
            <w:sz w:val="22"/>
            <w:szCs w:val="22"/>
          </w:rPr>
          <w:delText>Central</w:delText>
        </w:r>
      </w:del>
      <w:ins w:id="649" w:author="Bruno Sanchez-Andrade Nuno" w:date="2012-08-17T17:17:00Z">
        <w:r w:rsidR="00017F27">
          <w:rPr>
            <w:i/>
            <w:sz w:val="22"/>
            <w:szCs w:val="22"/>
          </w:rPr>
          <w:t>C.</w:t>
        </w:r>
      </w:ins>
      <w:r w:rsidRPr="00DE4661">
        <w:rPr>
          <w:i/>
          <w:sz w:val="22"/>
          <w:szCs w:val="22"/>
        </w:rPr>
        <w:t xml:space="preserve"> America</w:t>
      </w:r>
      <w:r>
        <w:rPr>
          <w:sz w:val="22"/>
          <w:szCs w:val="22"/>
        </w:rPr>
        <w:t>, Brookings Institution, Washington, DC, March 29, 2012</w:t>
      </w:r>
    </w:p>
    <w:p w14:paraId="50E24C31"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World Economic Forum on Latin America</w:t>
      </w:r>
      <w:r>
        <w:rPr>
          <w:sz w:val="22"/>
          <w:szCs w:val="22"/>
        </w:rPr>
        <w:t xml:space="preserve">, Puerto Vallarta, Mexico, April 16-18, </w:t>
      </w:r>
    </w:p>
    <w:p w14:paraId="1491C1B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GAIN Annual Meeting &amp; Scientific Convening</w:t>
      </w:r>
      <w:r>
        <w:rPr>
          <w:sz w:val="22"/>
          <w:szCs w:val="22"/>
        </w:rPr>
        <w:t>, Washington, DC, May 9 &amp; 10</w:t>
      </w:r>
    </w:p>
    <w:p w14:paraId="36C1D2D0" w14:textId="3648DB72"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RIO + 20, UN Global Sustainability Conference</w:t>
      </w:r>
      <w:r>
        <w:rPr>
          <w:sz w:val="22"/>
          <w:szCs w:val="22"/>
        </w:rPr>
        <w:t>, Rio de Jan</w:t>
      </w:r>
      <w:del w:id="650" w:author="Bruno Sanchez-Andrade Nuno" w:date="2012-08-14T17:25:00Z">
        <w:r w:rsidDel="007D6A95">
          <w:rPr>
            <w:sz w:val="22"/>
            <w:szCs w:val="22"/>
          </w:rPr>
          <w:delText>i</w:delText>
        </w:r>
      </w:del>
      <w:r>
        <w:rPr>
          <w:sz w:val="22"/>
          <w:szCs w:val="22"/>
        </w:rPr>
        <w:t>e</w:t>
      </w:r>
      <w:ins w:id="651" w:author="Bruno Sanchez-Andrade Nuno" w:date="2012-08-14T17:26:00Z">
        <w:r w:rsidR="007D6A95">
          <w:rPr>
            <w:sz w:val="22"/>
            <w:szCs w:val="22"/>
          </w:rPr>
          <w:t>i</w:t>
        </w:r>
      </w:ins>
      <w:r>
        <w:rPr>
          <w:sz w:val="22"/>
          <w:szCs w:val="22"/>
        </w:rPr>
        <w:t>ro</w:t>
      </w:r>
      <w:proofErr w:type="gramStart"/>
      <w:r>
        <w:rPr>
          <w:sz w:val="22"/>
          <w:szCs w:val="22"/>
        </w:rPr>
        <w:t>,  June</w:t>
      </w:r>
      <w:proofErr w:type="gramEnd"/>
      <w:r>
        <w:rPr>
          <w:sz w:val="22"/>
          <w:szCs w:val="22"/>
        </w:rPr>
        <w:t xml:space="preserve"> 20, 2012</w:t>
      </w:r>
    </w:p>
    <w:p w14:paraId="44C15206" w14:textId="77777777" w:rsidR="00573147" w:rsidRPr="00077F9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i/>
          <w:sz w:val="22"/>
          <w:szCs w:val="22"/>
        </w:rPr>
        <w:t>USAID, July, 2012</w:t>
      </w:r>
    </w:p>
    <w:p w14:paraId="47748F9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i/>
          <w:sz w:val="22"/>
          <w:szCs w:val="22"/>
        </w:rPr>
        <w:t xml:space="preserve">State Department, </w:t>
      </w:r>
      <w:r>
        <w:rPr>
          <w:sz w:val="22"/>
          <w:szCs w:val="22"/>
        </w:rPr>
        <w:t>Office of Global Change, August, 2012</w:t>
      </w:r>
    </w:p>
    <w:p w14:paraId="5DB469EB" w14:textId="77777777" w:rsidR="00573147" w:rsidRDefault="00573147" w:rsidP="00573147">
      <w:pPr>
        <w:pStyle w:val="NormalWeb"/>
        <w:shd w:val="clear" w:color="auto" w:fill="FFFFFF"/>
        <w:spacing w:before="2" w:after="2"/>
        <w:rPr>
          <w:ins w:id="652" w:author="Bruno Sanchez-Andrade Nuno" w:date="2012-08-15T16:51:00Z"/>
          <w:rStyle w:val="Hyperlink"/>
          <w:sz w:val="24"/>
          <w:szCs w:val="24"/>
        </w:rPr>
      </w:pPr>
      <w:r w:rsidRPr="00B01FE2">
        <w:rPr>
          <w:sz w:val="24"/>
          <w:szCs w:val="24"/>
        </w:rPr>
        <w:t>The Index also featured in a number of technical presentations dealing more broadly with the application of indices in adaptation planning, including meetings in Bonn, Tucson and Melbourne. A partial list of events can also be found here:</w:t>
      </w:r>
      <w:r>
        <w:rPr>
          <w:sz w:val="24"/>
          <w:szCs w:val="24"/>
        </w:rPr>
        <w:t xml:space="preserve"> </w:t>
      </w:r>
      <w:hyperlink r:id="rId29" w:history="1">
        <w:r w:rsidRPr="00B01FE2">
          <w:rPr>
            <w:rStyle w:val="Hyperlink"/>
            <w:sz w:val="24"/>
            <w:szCs w:val="24"/>
          </w:rPr>
          <w:t>http://news.gain.org/tagged/events</w:t>
        </w:r>
      </w:hyperlink>
    </w:p>
    <w:p w14:paraId="42F37975" w14:textId="77777777" w:rsidR="00B04B24" w:rsidRDefault="00B04B24" w:rsidP="00573147">
      <w:pPr>
        <w:pStyle w:val="NormalWeb"/>
        <w:shd w:val="clear" w:color="auto" w:fill="FFFFFF"/>
        <w:spacing w:before="2" w:after="2"/>
        <w:rPr>
          <w:ins w:id="653" w:author="Bruno Sanchez-Andrade Nuno" w:date="2012-08-15T16:51:00Z"/>
          <w:rStyle w:val="Hyperlink"/>
          <w:sz w:val="24"/>
          <w:szCs w:val="24"/>
        </w:rPr>
      </w:pPr>
    </w:p>
    <w:p w14:paraId="100C1E32" w14:textId="3D2C0CED" w:rsidR="00B04B24" w:rsidRPr="00B614AF" w:rsidRDefault="00B04B24" w:rsidP="00B04B24">
      <w:pPr>
        <w:rPr>
          <w:ins w:id="654" w:author="Bruno Sanchez-Andrade Nuno" w:date="2012-08-15T16:51:00Z"/>
        </w:rPr>
      </w:pPr>
      <w:ins w:id="655" w:author="Bruno Sanchez-Andrade Nuno" w:date="2012-08-15T16:51:00Z">
        <w:r w:rsidRPr="00B614AF">
          <w:t xml:space="preserve">The </w:t>
        </w:r>
        <w:r>
          <w:t xml:space="preserve">Index </w:t>
        </w:r>
        <w:r w:rsidRPr="00B614AF">
          <w:t xml:space="preserve">website source files and instructions for </w:t>
        </w:r>
        <w:r>
          <w:t xml:space="preserve">local </w:t>
        </w:r>
        <w:r w:rsidRPr="00B614AF">
          <w:t xml:space="preserve">deployment </w:t>
        </w:r>
        <w:r>
          <w:t>are</w:t>
        </w:r>
        <w:r w:rsidRPr="00B614AF">
          <w:t xml:space="preserve"> available here:</w:t>
        </w:r>
      </w:ins>
    </w:p>
    <w:p w14:paraId="3BEF2248" w14:textId="77777777" w:rsidR="00B04B24" w:rsidRPr="00B614AF" w:rsidRDefault="00B04B24" w:rsidP="00B04B24">
      <w:pPr>
        <w:rPr>
          <w:ins w:id="656" w:author="Bruno Sanchez-Andrade Nuno" w:date="2012-08-15T16:51:00Z"/>
        </w:rPr>
      </w:pPr>
      <w:ins w:id="657" w:author="Bruno Sanchez-Andrade Nuno" w:date="2012-08-15T16:51:00Z">
        <w:r>
          <w:fldChar w:fldCharType="begin"/>
        </w:r>
        <w:r>
          <w:instrText xml:space="preserve"> HYPERLINK "https://github.com/globalai/Index-site/tags" </w:instrText>
        </w:r>
        <w:r>
          <w:fldChar w:fldCharType="separate"/>
        </w:r>
        <w:r w:rsidRPr="00B614AF">
          <w:rPr>
            <w:rStyle w:val="Hyperlink"/>
          </w:rPr>
          <w:t>https://github.com/globalai/Index-site/tags</w:t>
        </w:r>
        <w:r>
          <w:rPr>
            <w:rStyle w:val="Hyperlink"/>
          </w:rPr>
          <w:fldChar w:fldCharType="end"/>
        </w:r>
      </w:ins>
    </w:p>
    <w:p w14:paraId="11875672" w14:textId="77777777" w:rsidR="00B04B24" w:rsidRDefault="00B04B24" w:rsidP="00573147">
      <w:pPr>
        <w:pStyle w:val="NormalWeb"/>
        <w:shd w:val="clear" w:color="auto" w:fill="FFFFFF"/>
        <w:spacing w:before="2" w:after="2"/>
        <w:rPr>
          <w:sz w:val="24"/>
          <w:szCs w:val="24"/>
        </w:rPr>
      </w:pPr>
    </w:p>
    <w:p w14:paraId="1EE6BBE2" w14:textId="77777777" w:rsidR="00B614AF" w:rsidRDefault="00B614AF" w:rsidP="00573147">
      <w:pPr>
        <w:pStyle w:val="Heading3"/>
      </w:pPr>
    </w:p>
    <w:p w14:paraId="6D5037B5" w14:textId="77777777" w:rsidR="00573147" w:rsidRPr="00B614AF" w:rsidRDefault="00573147" w:rsidP="00573147">
      <w:pPr>
        <w:pStyle w:val="Heading3"/>
        <w:rPr>
          <w:color w:val="192C43"/>
        </w:rPr>
      </w:pPr>
      <w:bookmarkStart w:id="658" w:name="_Toc206668861"/>
      <w:r w:rsidRPr="00B614AF">
        <w:rPr>
          <w:color w:val="192C43"/>
        </w:rPr>
        <w:t>Email and Personal Feedback</w:t>
      </w:r>
      <w:bookmarkEnd w:id="658"/>
    </w:p>
    <w:p w14:paraId="397604B4" w14:textId="77777777" w:rsidR="00573147" w:rsidRDefault="00573147" w:rsidP="00573147"/>
    <w:p w14:paraId="7F9F413B" w14:textId="5DE5EBCE" w:rsidR="00573147" w:rsidRDefault="00573147" w:rsidP="00573147">
      <w:r>
        <w:t>We have compiled a list of ~40 Issues; i.e.</w:t>
      </w:r>
      <w:del w:id="659" w:author="Bruno Sanchez-Andrade Nuno" w:date="2012-08-14T17:26:00Z">
        <w:r w:rsidDel="007D6A95">
          <w:delText xml:space="preserve"> </w:delText>
        </w:r>
      </w:del>
      <w:r>
        <w:t xml:space="preserve"> questions from users at our presentations or via email regarding definitions, data sources, problems, data gaps, criteria and others. The list is available online at: </w:t>
      </w:r>
      <w:hyperlink r:id="rId30" w:history="1">
        <w:r w:rsidRPr="00EB0F98">
          <w:rPr>
            <w:rStyle w:val="Hyperlink"/>
          </w:rPr>
          <w:t>https://github.com/globalai/GaIn-Index/issues</w:t>
        </w:r>
      </w:hyperlink>
      <w:r>
        <w:rPr>
          <w:rStyle w:val="Hyperlink"/>
        </w:rPr>
        <w:t xml:space="preserve">.  </w:t>
      </w:r>
      <w:r>
        <w:t xml:space="preserve">We are also listing how GAIN has resolved or intends to address the Issue (14 of those Issues are already fixed/closed). </w:t>
      </w:r>
    </w:p>
    <w:p w14:paraId="1B967E74" w14:textId="77777777" w:rsidR="00573147" w:rsidRDefault="00573147" w:rsidP="00573147"/>
    <w:p w14:paraId="777DF217" w14:textId="38B67095" w:rsidR="00573147" w:rsidRPr="00B614AF" w:rsidDel="0018553C" w:rsidRDefault="00573147" w:rsidP="00573147">
      <w:pPr>
        <w:pStyle w:val="Heading2"/>
        <w:rPr>
          <w:del w:id="660" w:author="Bruno Sanchez-Andrade Nuno" w:date="2012-08-14T17:40:00Z"/>
          <w:i w:val="0"/>
          <w:color w:val="192C43"/>
        </w:rPr>
      </w:pPr>
      <w:del w:id="661" w:author="Bruno Sanchez-Andrade Nuno" w:date="2012-08-14T17:40:00Z">
        <w:r w:rsidRPr="00B614AF" w:rsidDel="0018553C">
          <w:rPr>
            <w:i w:val="0"/>
            <w:color w:val="192C43"/>
          </w:rPr>
          <w:delText>GAIN Nomenclature of Versions</w:delText>
        </w:r>
      </w:del>
    </w:p>
    <w:p w14:paraId="35BD6746" w14:textId="4A09DAAC" w:rsidR="00573147" w:rsidRPr="00B614AF" w:rsidDel="0018553C" w:rsidRDefault="00573147" w:rsidP="00573147">
      <w:pPr>
        <w:rPr>
          <w:del w:id="662" w:author="Bruno Sanchez-Andrade Nuno" w:date="2012-08-14T17:40:00Z"/>
          <w:color w:val="192C43"/>
        </w:rPr>
      </w:pPr>
    </w:p>
    <w:p w14:paraId="3E2FB947" w14:textId="7716CA74" w:rsidR="00573147" w:rsidRPr="00B614AF" w:rsidDel="0018553C" w:rsidRDefault="00573147" w:rsidP="00573147">
      <w:pPr>
        <w:pStyle w:val="Heading3"/>
        <w:rPr>
          <w:del w:id="663" w:author="Bruno Sanchez-Andrade Nuno" w:date="2012-08-14T17:40:00Z"/>
          <w:color w:val="192C43"/>
        </w:rPr>
      </w:pPr>
      <w:del w:id="664" w:author="Bruno Sanchez-Andrade Nuno" w:date="2012-08-14T17:40:00Z">
        <w:r w:rsidRPr="00B614AF" w:rsidDel="0018553C">
          <w:rPr>
            <w:color w:val="192C43"/>
          </w:rPr>
          <w:delText>Legacy Indices, Updates and Upgrades</w:delText>
        </w:r>
      </w:del>
    </w:p>
    <w:p w14:paraId="47E3B242" w14:textId="4061B967" w:rsidR="00573147" w:rsidDel="0018553C" w:rsidRDefault="00573147" w:rsidP="00573147">
      <w:pPr>
        <w:rPr>
          <w:del w:id="665" w:author="Bruno Sanchez-Andrade Nuno" w:date="2012-08-14T17:40:00Z"/>
        </w:rPr>
      </w:pPr>
    </w:p>
    <w:p w14:paraId="053A632D" w14:textId="0012889A" w:rsidR="00573147" w:rsidDel="0018553C" w:rsidRDefault="00573147" w:rsidP="00573147">
      <w:pPr>
        <w:rPr>
          <w:del w:id="666" w:author="Bruno Sanchez-Andrade Nuno" w:date="2012-08-14T17:40:00Z"/>
        </w:rPr>
      </w:pPr>
      <w:del w:id="667" w:author="Bruno Sanchez-Andrade Nuno" w:date="2012-08-14T17:40:00Z">
        <w:r w:rsidDel="0018553C">
          <w:delText>As it stands now we will have 3 sets of data:</w:delText>
        </w:r>
      </w:del>
    </w:p>
    <w:p w14:paraId="2BFB569E" w14:textId="033EA94D" w:rsidR="00573147" w:rsidDel="0018553C" w:rsidRDefault="00573147" w:rsidP="00573147">
      <w:pPr>
        <w:pStyle w:val="ListParagraph"/>
        <w:numPr>
          <w:ilvl w:val="0"/>
          <w:numId w:val="25"/>
        </w:numPr>
        <w:rPr>
          <w:del w:id="668" w:author="Bruno Sanchez-Andrade Nuno" w:date="2012-08-14T17:40:00Z"/>
        </w:rPr>
      </w:pPr>
      <w:del w:id="669" w:author="Bruno Sanchez-Andrade Nuno" w:date="2012-08-14T17:40:00Z">
        <w:r w:rsidDel="0018553C">
          <w:rPr>
            <w:b/>
          </w:rPr>
          <w:delText>GAIN</w:delText>
        </w:r>
        <w:r w:rsidRPr="00192C64" w:rsidDel="0018553C">
          <w:rPr>
            <w:b/>
          </w:rPr>
          <w:delText xml:space="preserve">  Index 2011</w:delText>
        </w:r>
        <w:r w:rsidDel="0018553C">
          <w:rPr>
            <w:b/>
          </w:rPr>
          <w:delText xml:space="preserve"> Legacy</w:delText>
        </w:r>
        <w:r w:rsidDel="0018553C">
          <w:delText xml:space="preserve">, with data from 1995 to 2010, which is the current website. Once we release this year´s update, there will be a link to a document explaining differences with the “GAIN Index Update” and “GAIN Index Upgrade”. </w:delText>
        </w:r>
      </w:del>
    </w:p>
    <w:p w14:paraId="6436B7C0" w14:textId="11ED6403" w:rsidR="00573147" w:rsidDel="0018553C" w:rsidRDefault="00573147" w:rsidP="00573147">
      <w:pPr>
        <w:pStyle w:val="ListParagraph"/>
        <w:numPr>
          <w:ilvl w:val="0"/>
          <w:numId w:val="25"/>
        </w:numPr>
        <w:rPr>
          <w:del w:id="670" w:author="Bruno Sanchez-Andrade Nuno" w:date="2012-08-14T17:40:00Z"/>
        </w:rPr>
      </w:pPr>
      <w:del w:id="671" w:author="Bruno Sanchez-Andrade Nuno" w:date="2012-08-14T17:40:00Z">
        <w:r w:rsidDel="0018553C">
          <w:rPr>
            <w:b/>
          </w:rPr>
          <w:delText>GAIN Index 2012 U</w:delText>
        </w:r>
        <w:r w:rsidRPr="00192C64" w:rsidDel="0018553C">
          <w:rPr>
            <w:b/>
          </w:rPr>
          <w:delText>pdate</w:delText>
        </w:r>
        <w:r w:rsidDel="0018553C">
          <w:delText xml:space="preserve"> from 1995 to 2011. This is the reference for comparisons with GAIN Index 2011 Legacy before adding the new measures.</w:delText>
        </w:r>
      </w:del>
    </w:p>
    <w:p w14:paraId="22341E1D" w14:textId="02128FEA" w:rsidR="00573147" w:rsidRPr="00B614AF" w:rsidDel="0018553C" w:rsidRDefault="00573147" w:rsidP="00573147">
      <w:pPr>
        <w:pStyle w:val="ListParagraph"/>
        <w:numPr>
          <w:ilvl w:val="0"/>
          <w:numId w:val="25"/>
        </w:numPr>
        <w:rPr>
          <w:del w:id="672" w:author="Bruno Sanchez-Andrade Nuno" w:date="2012-08-14T17:40:00Z"/>
        </w:rPr>
      </w:pPr>
      <w:del w:id="673" w:author="Bruno Sanchez-Andrade Nuno" w:date="2012-08-14T17:40:00Z">
        <w:r w:rsidRPr="00B614AF" w:rsidDel="0018553C">
          <w:rPr>
            <w:b/>
          </w:rPr>
          <w:delText>GAIN  Index 2012 Upgrade</w:delText>
        </w:r>
        <w:r w:rsidRPr="00B614AF" w:rsidDel="0018553C">
          <w:delText xml:space="preserve"> from 1995 to 2011 (ecosystem services and urban additions). This will be the official GAIN Index.</w:delText>
        </w:r>
      </w:del>
    </w:p>
    <w:p w14:paraId="4473FE73" w14:textId="1D27A461" w:rsidR="00573147" w:rsidRPr="00B614AF" w:rsidDel="0018553C" w:rsidRDefault="00573147" w:rsidP="00573147">
      <w:pPr>
        <w:pStyle w:val="Heading2"/>
        <w:rPr>
          <w:del w:id="674" w:author="Bruno Sanchez-Andrade Nuno" w:date="2012-08-14T17:40:00Z"/>
          <w:rFonts w:ascii="Georgia" w:hAnsi="Georgia"/>
          <w:i w:val="0"/>
          <w:color w:val="192C43"/>
        </w:rPr>
      </w:pPr>
      <w:del w:id="675" w:author="Bruno Sanchez-Andrade Nuno" w:date="2012-08-14T17:40:00Z">
        <w:r w:rsidRPr="00B614AF" w:rsidDel="0018553C">
          <w:rPr>
            <w:rFonts w:ascii="Georgia" w:hAnsi="Georgia"/>
            <w:i w:val="0"/>
            <w:color w:val="192C43"/>
          </w:rPr>
          <w:delText>GAIN 2011 Legacy</w:delText>
        </w:r>
      </w:del>
    </w:p>
    <w:p w14:paraId="30F5594B" w14:textId="77777777" w:rsidR="00573147" w:rsidRPr="00B614AF" w:rsidRDefault="00573147" w:rsidP="00573147"/>
    <w:p w14:paraId="2918308B" w14:textId="02BFF994" w:rsidR="0018553C" w:rsidRPr="00B614AF" w:rsidRDefault="0018553C" w:rsidP="0018553C">
      <w:pPr>
        <w:pStyle w:val="Heading2"/>
        <w:rPr>
          <w:ins w:id="676" w:author="Bruno Sanchez-Andrade Nuno" w:date="2012-08-14T17:40:00Z"/>
          <w:rFonts w:ascii="Georgia" w:hAnsi="Georgia"/>
          <w:i w:val="0"/>
        </w:rPr>
      </w:pPr>
      <w:bookmarkStart w:id="677" w:name="_Toc206668862"/>
      <w:ins w:id="678" w:author="Bruno Sanchez-Andrade Nuno" w:date="2012-08-14T17:40:00Z">
        <w:r>
          <w:rPr>
            <w:rFonts w:ascii="Georgia" w:hAnsi="Georgia"/>
            <w:i w:val="0"/>
          </w:rPr>
          <w:t>GAIN Index 2012</w:t>
        </w:r>
        <w:bookmarkEnd w:id="677"/>
      </w:ins>
    </w:p>
    <w:p w14:paraId="29B6CC04" w14:textId="77777777" w:rsidR="0018553C" w:rsidRDefault="0018553C" w:rsidP="00573147">
      <w:pPr>
        <w:rPr>
          <w:ins w:id="679" w:author="Bruno Sanchez-Andrade Nuno" w:date="2012-08-14T17:40:00Z"/>
        </w:rPr>
      </w:pPr>
    </w:p>
    <w:p w14:paraId="4F6F7214" w14:textId="476F9BC6" w:rsidR="00573147" w:rsidRPr="00B614AF" w:rsidDel="0018553C" w:rsidRDefault="0018553C" w:rsidP="00573147">
      <w:pPr>
        <w:rPr>
          <w:del w:id="680" w:author="Bruno Sanchez-Andrade Nuno" w:date="2012-08-14T17:42:00Z"/>
        </w:rPr>
      </w:pPr>
      <w:ins w:id="681" w:author="Bruno Sanchez-Andrade Nuno" w:date="2012-08-14T17:40:00Z">
        <w:r>
          <w:t>The Gain Index 201</w:t>
        </w:r>
      </w:ins>
      <w:ins w:id="682" w:author="Bruno Sanchez-Andrade Nuno" w:date="2012-08-15T16:07:00Z">
        <w:r w:rsidR="006F6108">
          <w:t>2</w:t>
        </w:r>
      </w:ins>
      <w:ins w:id="683" w:author="Bruno Sanchez-Andrade Nuno" w:date="2012-08-14T17:40:00Z">
        <w:r>
          <w:t xml:space="preserve"> </w:t>
        </w:r>
        <w:del w:id="684" w:author="Ian Noble" w:date="2012-08-17T12:14:00Z">
          <w:r w:rsidDel="00900CF3">
            <w:delText xml:space="preserve">draws </w:delText>
          </w:r>
        </w:del>
      </w:ins>
      <w:ins w:id="685" w:author="Bruno Sanchez-Andrade Nuno" w:date="2012-08-14T17:41:00Z">
        <w:del w:id="686" w:author="Ian Noble" w:date="2012-08-17T12:14:00Z">
          <w:r w:rsidDel="00900CF3">
            <w:delText>most</w:delText>
          </w:r>
        </w:del>
      </w:ins>
      <w:ins w:id="687" w:author="Bruno Sanchez-Andrade Nuno" w:date="2012-08-14T17:40:00Z">
        <w:del w:id="688" w:author="Ian Noble" w:date="2012-08-17T12:14:00Z">
          <w:r w:rsidDel="00900CF3">
            <w:delText xml:space="preserve"> of its</w:delText>
          </w:r>
        </w:del>
      </w:ins>
      <w:ins w:id="689" w:author="Ian Noble" w:date="2012-08-17T12:14:00Z">
        <w:r w:rsidR="00900CF3">
          <w:t>builds upon the</w:t>
        </w:r>
      </w:ins>
      <w:ins w:id="690" w:author="Bruno Sanchez-Andrade Nuno" w:date="2012-08-14T17:40:00Z">
        <w:r>
          <w:t xml:space="preserve"> structure o</w:t>
        </w:r>
        <w:del w:id="691" w:author="Ian Noble" w:date="2012-08-17T12:14:00Z">
          <w:r w:rsidDel="00900CF3">
            <w:delText>n</w:delText>
          </w:r>
        </w:del>
      </w:ins>
      <w:ins w:id="692" w:author="Ian Noble" w:date="2012-08-17T12:14:00Z">
        <w:r w:rsidR="00900CF3">
          <w:t>f</w:t>
        </w:r>
      </w:ins>
      <w:ins w:id="693" w:author="Bruno Sanchez-Andrade Nuno" w:date="2012-08-14T17:40:00Z">
        <w:r>
          <w:t xml:space="preserve"> the </w:t>
        </w:r>
      </w:ins>
      <w:ins w:id="694" w:author="Ian Noble" w:date="2012-08-17T12:14:00Z">
        <w:r w:rsidR="00900CF3">
          <w:t xml:space="preserve">2011 </w:t>
        </w:r>
      </w:ins>
      <w:ins w:id="695" w:author="Bruno Sanchez-Andrade Nuno" w:date="2012-08-14T17:40:00Z">
        <w:r>
          <w:t>GAIN Index</w:t>
        </w:r>
        <w:del w:id="696" w:author="Ian Noble" w:date="2012-08-17T12:14:00Z">
          <w:r w:rsidDel="00900CF3">
            <w:delText xml:space="preserve"> </w:delText>
          </w:r>
        </w:del>
      </w:ins>
      <w:ins w:id="697" w:author="Bruno Sanchez-Andrade Nuno" w:date="2012-08-15T16:07:00Z">
        <w:del w:id="698" w:author="Ian Noble" w:date="2012-08-17T12:14:00Z">
          <w:r w:rsidR="006F6108" w:rsidDel="00900CF3">
            <w:delText>last year</w:delText>
          </w:r>
        </w:del>
        <w:r w:rsidR="006F6108">
          <w:t xml:space="preserve"> </w:t>
        </w:r>
        <w:proofErr w:type="gramStart"/>
        <w:r w:rsidR="006F6108">
          <w:t>( i.e</w:t>
        </w:r>
        <w:proofErr w:type="gramEnd"/>
        <w:r w:rsidR="006F6108">
          <w:t xml:space="preserve">. the one currently available at </w:t>
        </w:r>
      </w:ins>
      <w:ins w:id="699" w:author="Bruno Sanchez-Andrade Nuno" w:date="2012-08-14T17:42:00Z">
        <w:r>
          <w:fldChar w:fldCharType="begin"/>
        </w:r>
        <w:r>
          <w:instrText xml:space="preserve"> HYPERLINK "index.gain.org" </w:instrText>
        </w:r>
      </w:ins>
      <w:ins w:id="700" w:author="Bruno Sanchez-Andrade Nuno" w:date="2012-08-17T10:17:00Z"/>
      <w:ins w:id="701" w:author="Bruno Sanchez-Andrade Nuno" w:date="2012-08-14T17:42:00Z">
        <w:r>
          <w:fldChar w:fldCharType="separate"/>
        </w:r>
        <w:r w:rsidRPr="0018553C">
          <w:rPr>
            <w:rStyle w:val="Hyperlink"/>
          </w:rPr>
          <w:t>index.gain.org</w:t>
        </w:r>
        <w:r>
          <w:fldChar w:fldCharType="end"/>
        </w:r>
      </w:ins>
      <w:ins w:id="702" w:author="Bruno Sanchez-Andrade Nuno" w:date="2012-08-15T16:08:00Z">
        <w:r w:rsidR="006F6108">
          <w:t>)</w:t>
        </w:r>
      </w:ins>
      <w:ins w:id="703" w:author="Bruno Sanchez-Andrade Nuno" w:date="2012-08-14T17:42:00Z">
        <w:r>
          <w:t>.</w:t>
        </w:r>
      </w:ins>
      <w:ins w:id="704" w:author="Bruno Sanchez-Andrade Nuno" w:date="2012-08-14T17:41:00Z">
        <w:r>
          <w:t xml:space="preserve"> </w:t>
        </w:r>
      </w:ins>
      <w:del w:id="705" w:author="Bruno Sanchez-Andrade Nuno" w:date="2012-08-14T17:42:00Z">
        <w:r w:rsidR="00C86AD8" w:rsidDel="0018553C">
          <w:delText xml:space="preserve">The index released in 2011 </w:delText>
        </w:r>
        <w:r w:rsidR="00573147" w:rsidRPr="00B614AF" w:rsidDel="0018553C">
          <w:delText>will be referred</w:delText>
        </w:r>
        <w:r w:rsidR="00C86AD8" w:rsidDel="0018553C">
          <w:delText xml:space="preserve"> to</w:delText>
        </w:r>
        <w:r w:rsidR="00573147" w:rsidRPr="00B614AF" w:rsidDel="0018553C">
          <w:delText xml:space="preserve"> as </w:delText>
        </w:r>
        <w:r w:rsidR="00573147" w:rsidRPr="00B614AF" w:rsidDel="0018553C">
          <w:rPr>
            <w:i/>
          </w:rPr>
          <w:delText>Gain 2011 Legacy</w:delText>
        </w:r>
        <w:r w:rsidR="00573147" w:rsidRPr="00B614AF" w:rsidDel="0018553C">
          <w:delText xml:space="preserve"> once we launch the G</w:delText>
        </w:r>
        <w:r w:rsidR="00C86AD8" w:rsidDel="0018553C">
          <w:delText>AIN Index</w:delText>
        </w:r>
        <w:r w:rsidR="00573147" w:rsidRPr="00B614AF" w:rsidDel="0018553C">
          <w:delText xml:space="preserve"> 2012. The data </w:delText>
        </w:r>
        <w:r w:rsidR="00C86AD8" w:rsidDel="0018553C">
          <w:delText xml:space="preserve">of the original index </w:delText>
        </w:r>
        <w:r w:rsidR="00573147" w:rsidRPr="00B614AF" w:rsidDel="0018553C">
          <w:delText>will remain available, as well a</w:delText>
        </w:r>
        <w:r w:rsidR="00C86AD8" w:rsidDel="0018553C">
          <w:delText>s a summary of changes described i</w:delText>
        </w:r>
        <w:r w:rsidR="00573147" w:rsidRPr="00B614AF" w:rsidDel="0018553C">
          <w:delText>n this document.</w:delText>
        </w:r>
      </w:del>
    </w:p>
    <w:p w14:paraId="01784F52" w14:textId="2B7DE022" w:rsidR="00573147" w:rsidRPr="00B614AF" w:rsidDel="0018553C" w:rsidRDefault="00573147" w:rsidP="00573147">
      <w:pPr>
        <w:rPr>
          <w:del w:id="706" w:author="Bruno Sanchez-Andrade Nuno" w:date="2012-08-14T17:42:00Z"/>
        </w:rPr>
      </w:pPr>
    </w:p>
    <w:p w14:paraId="7F87BF66" w14:textId="219C2E31" w:rsidR="00573147" w:rsidRPr="00B614AF" w:rsidRDefault="00573147" w:rsidP="00573147">
      <w:r w:rsidRPr="00B614AF">
        <w:t>The code, files and data that create</w:t>
      </w:r>
      <w:del w:id="707" w:author="Bruno Sanchez-Andrade Nuno" w:date="2012-08-15T16:08:00Z">
        <w:r w:rsidRPr="00B614AF" w:rsidDel="006F6108">
          <w:delText>d</w:delText>
        </w:r>
      </w:del>
      <w:r w:rsidRPr="00B614AF">
        <w:t xml:space="preserve"> </w:t>
      </w:r>
      <w:ins w:id="708" w:author="Bruno Sanchez-Andrade Nuno" w:date="2012-08-15T16:08:00Z">
        <w:r w:rsidR="006F6108">
          <w:t>the</w:t>
        </w:r>
      </w:ins>
      <w:ins w:id="709" w:author="Bruno Sanchez-Andrade Nuno" w:date="2012-08-14T17:42:00Z">
        <w:r w:rsidR="0018553C">
          <w:t xml:space="preserve"> Index </w:t>
        </w:r>
      </w:ins>
      <w:del w:id="710" w:author="Bruno Sanchez-Andrade Nuno" w:date="2012-08-14T17:42:00Z">
        <w:r w:rsidRPr="00B614AF" w:rsidDel="0018553C">
          <w:delText xml:space="preserve">GAIN 2011 Legacy </w:delText>
        </w:r>
      </w:del>
      <w:del w:id="711" w:author="Bruno Sanchez-Andrade Nuno" w:date="2012-08-15T16:08:00Z">
        <w:r w:rsidRPr="00B614AF" w:rsidDel="006F6108">
          <w:delText>will remain</w:delText>
        </w:r>
      </w:del>
      <w:ins w:id="712" w:author="Bruno Sanchez-Andrade Nuno" w:date="2012-08-15T16:08:00Z">
        <w:r w:rsidR="006F6108">
          <w:t>are</w:t>
        </w:r>
      </w:ins>
      <w:r w:rsidRPr="00B614AF">
        <w:t xml:space="preserve"> available here:</w:t>
      </w:r>
    </w:p>
    <w:p w14:paraId="15C69841" w14:textId="54EB67E8" w:rsidR="00573147" w:rsidRPr="00B614AF" w:rsidRDefault="006F6108" w:rsidP="00573147">
      <w:ins w:id="713" w:author="Bruno Sanchez-Andrade Nuno" w:date="2012-08-15T16:09:00Z">
        <w:r>
          <w:fldChar w:fldCharType="begin"/>
        </w:r>
        <w:r>
          <w:instrText xml:space="preserve"> HYPERLINK "</w:instrText>
        </w:r>
      </w:ins>
      <w:r w:rsidRPr="006F6108">
        <w:rPr>
          <w:rPrChange w:id="714" w:author="Bruno Sanchez-Andrade Nuno" w:date="2012-08-15T16:09:00Z">
            <w:rPr>
              <w:rStyle w:val="Hyperlink"/>
            </w:rPr>
          </w:rPrChange>
        </w:rPr>
        <w:instrText>https://github.com/globalai/GaIn-Index/</w:instrText>
      </w:r>
      <w:ins w:id="715" w:author="Bruno Sanchez-Andrade Nuno" w:date="2012-08-15T16:09:00Z">
        <w:r>
          <w:instrText xml:space="preserve">" </w:instrText>
        </w:r>
        <w:r>
          <w:fldChar w:fldCharType="separate"/>
        </w:r>
      </w:ins>
      <w:r w:rsidRPr="006F6108">
        <w:rPr>
          <w:rStyle w:val="Hyperlink"/>
        </w:rPr>
        <w:t>https://github.com/globalai/GaIn-Index/</w:t>
      </w:r>
      <w:del w:id="716" w:author="Bruno Sanchez-Andrade Nuno" w:date="2012-08-15T16:08:00Z">
        <w:r w:rsidRPr="006F6108" w:rsidDel="006F6108">
          <w:rPr>
            <w:rStyle w:val="Hyperlink"/>
          </w:rPr>
          <w:delText>tags</w:delText>
        </w:r>
      </w:del>
      <w:ins w:id="717" w:author="Bruno Sanchez-Andrade Nuno" w:date="2012-08-15T16:09:00Z">
        <w:r>
          <w:fldChar w:fldCharType="end"/>
        </w:r>
      </w:ins>
    </w:p>
    <w:p w14:paraId="7ECBBFB7" w14:textId="77777777" w:rsidR="00573147" w:rsidRPr="00B614AF" w:rsidRDefault="00573147" w:rsidP="00573147"/>
    <w:p w14:paraId="6986C1F8" w14:textId="545BA48F" w:rsidR="00573147" w:rsidRPr="00B614AF" w:rsidDel="00B03B4D" w:rsidRDefault="00573147" w:rsidP="00573147">
      <w:pPr>
        <w:rPr>
          <w:del w:id="718" w:author="Bruno Sanchez-Andrade Nuno" w:date="2012-08-14T17:43:00Z"/>
        </w:rPr>
      </w:pPr>
      <w:del w:id="719" w:author="Bruno Sanchez-Andrade Nuno" w:date="2012-08-14T17:43:00Z">
        <w:r w:rsidRPr="00B614AF" w:rsidDel="00B03B4D">
          <w:delText>The website source files and instructions for deployment will remain available here:</w:delText>
        </w:r>
      </w:del>
    </w:p>
    <w:p w14:paraId="423D1E49" w14:textId="66C2766D" w:rsidR="00573147" w:rsidRPr="00B614AF" w:rsidDel="00B03B4D" w:rsidRDefault="002E2E2D" w:rsidP="00573147">
      <w:pPr>
        <w:rPr>
          <w:del w:id="720" w:author="Bruno Sanchez-Andrade Nuno" w:date="2012-08-14T17:43:00Z"/>
        </w:rPr>
      </w:pPr>
      <w:del w:id="721" w:author="Bruno Sanchez-Andrade Nuno" w:date="2012-08-14T17:43:00Z">
        <w:r w:rsidDel="00B03B4D">
          <w:fldChar w:fldCharType="begin"/>
        </w:r>
        <w:r w:rsidDel="00B03B4D">
          <w:delInstrText xml:space="preserve"> HYPERLINK "https://github.com/globalai/Index-site/tags" </w:delInstrText>
        </w:r>
        <w:r w:rsidDel="00B03B4D">
          <w:fldChar w:fldCharType="separate"/>
        </w:r>
        <w:r w:rsidR="00573147" w:rsidRPr="00B614AF" w:rsidDel="00B03B4D">
          <w:rPr>
            <w:rStyle w:val="Hyperlink"/>
          </w:rPr>
          <w:delText>https://github.com/globalai/Index-site/tags</w:delText>
        </w:r>
        <w:r w:rsidDel="00B03B4D">
          <w:rPr>
            <w:rStyle w:val="Hyperlink"/>
          </w:rPr>
          <w:fldChar w:fldCharType="end"/>
        </w:r>
      </w:del>
    </w:p>
    <w:p w14:paraId="33159ED1" w14:textId="77777777" w:rsidR="00B03B4D" w:rsidRDefault="00B03B4D" w:rsidP="00573147">
      <w:pPr>
        <w:rPr>
          <w:ins w:id="722" w:author="Bruno Sanchez-Andrade Nuno" w:date="2012-08-14T17:43:00Z"/>
          <w:i/>
        </w:rPr>
      </w:pPr>
    </w:p>
    <w:p w14:paraId="3DBFAD10" w14:textId="5F5A8647" w:rsidR="00573147" w:rsidRPr="00B614AF" w:rsidDel="00B03B4D" w:rsidRDefault="00573147" w:rsidP="00573147">
      <w:pPr>
        <w:pStyle w:val="Heading2"/>
        <w:rPr>
          <w:del w:id="723" w:author="Bruno Sanchez-Andrade Nuno" w:date="2012-08-14T17:43:00Z"/>
          <w:rFonts w:ascii="Georgia" w:hAnsi="Georgia"/>
          <w:i w:val="0"/>
        </w:rPr>
      </w:pPr>
      <w:del w:id="724" w:author="Bruno Sanchez-Andrade Nuno" w:date="2012-08-14T17:43:00Z">
        <w:r w:rsidRPr="00B614AF" w:rsidDel="00B03B4D">
          <w:rPr>
            <w:rFonts w:ascii="Georgia" w:hAnsi="Georgia"/>
            <w:i w:val="0"/>
          </w:rPr>
          <w:delText>GAIN 2012 Update</w:delText>
        </w:r>
      </w:del>
    </w:p>
    <w:p w14:paraId="7D5F10C8" w14:textId="2EDE3B71" w:rsidR="00573147" w:rsidRPr="00B614AF" w:rsidDel="00B03B4D" w:rsidRDefault="00573147" w:rsidP="00573147">
      <w:pPr>
        <w:rPr>
          <w:del w:id="725" w:author="Bruno Sanchez-Andrade Nuno" w:date="2012-08-14T17:43:00Z"/>
        </w:rPr>
      </w:pPr>
    </w:p>
    <w:p w14:paraId="251B06BC" w14:textId="77777777" w:rsidR="006F6108" w:rsidRDefault="00573147" w:rsidP="006F6108">
      <w:pPr>
        <w:rPr>
          <w:ins w:id="726" w:author="Bruno Sanchez-Andrade Nuno" w:date="2012-08-15T16:11:00Z"/>
        </w:rPr>
      </w:pPr>
      <w:del w:id="727" w:author="Bruno Sanchez-Andrade Nuno" w:date="2012-08-14T17:43:00Z">
        <w:r w:rsidRPr="00B614AF" w:rsidDel="00B03B4D">
          <w:delText>This versi</w:delText>
        </w:r>
        <w:r w:rsidR="00C86AD8" w:rsidDel="00B03B4D">
          <w:delText>on refers to the result of the i</w:delText>
        </w:r>
        <w:r w:rsidRPr="00B614AF" w:rsidDel="00B03B4D">
          <w:delText xml:space="preserve">nternal audit process. </w:delText>
        </w:r>
      </w:del>
      <w:ins w:id="728" w:author="Bruno Sanchez-Andrade Nuno" w:date="2012-08-15T16:10:00Z">
        <w:r w:rsidR="006F6108">
          <w:t xml:space="preserve">The proposed Gain Index </w:t>
        </w:r>
        <w:proofErr w:type="gramStart"/>
        <w:r w:rsidR="006F6108">
          <w:t xml:space="preserve">2012  </w:t>
        </w:r>
      </w:ins>
      <w:ins w:id="729" w:author="Bruno Sanchez-Andrade Nuno" w:date="2012-08-15T16:11:00Z">
        <w:r w:rsidR="006F6108">
          <w:t>reflects</w:t>
        </w:r>
      </w:ins>
      <w:proofErr w:type="gramEnd"/>
      <w:ins w:id="730" w:author="Bruno Sanchez-Andrade Nuno" w:date="2012-08-15T16:10:00Z">
        <w:r w:rsidR="006F6108">
          <w:t xml:space="preserve"> these main improvements: </w:t>
        </w:r>
      </w:ins>
    </w:p>
    <w:p w14:paraId="4313BDEB" w14:textId="18DE1186" w:rsidR="00573147" w:rsidRPr="00B614AF" w:rsidDel="006F6108" w:rsidRDefault="00573147">
      <w:pPr>
        <w:pStyle w:val="ListParagraph"/>
        <w:rPr>
          <w:del w:id="731" w:author="Bruno Sanchez-Andrade Nuno" w:date="2012-08-15T16:10:00Z"/>
        </w:rPr>
        <w:pPrChange w:id="732" w:author="Bruno Sanchez-Andrade Nuno" w:date="2012-08-15T16:11:00Z">
          <w:pPr/>
        </w:pPrChange>
      </w:pPr>
      <w:del w:id="733" w:author="Bruno Sanchez-Andrade Nuno" w:date="2012-08-15T16:10:00Z">
        <w:r w:rsidRPr="00B614AF" w:rsidDel="006F6108">
          <w:delText>The fram</w:delText>
        </w:r>
        <w:r w:rsidR="00C86AD8" w:rsidDel="006F6108">
          <w:delText>ework remains the same, with a</w:delText>
        </w:r>
        <w:r w:rsidRPr="00B614AF" w:rsidDel="006F6108">
          <w:delText xml:space="preserve"> few changes outlined below. The resulting ranking is very similar to </w:delText>
        </w:r>
      </w:del>
      <w:del w:id="734" w:author="Bruno Sanchez-Andrade Nuno" w:date="2012-08-15T16:09:00Z">
        <w:r w:rsidR="00C86AD8" w:rsidDel="006F6108">
          <w:delText>the GAIN 2011 Legacy</w:delText>
        </w:r>
      </w:del>
      <w:del w:id="735" w:author="Bruno Sanchez-Andrade Nuno" w:date="2012-08-15T16:10:00Z">
        <w:r w:rsidR="00C86AD8" w:rsidDel="006F6108">
          <w:delText xml:space="preserve">, with the </w:delText>
        </w:r>
        <w:r w:rsidRPr="00B614AF" w:rsidDel="006F6108">
          <w:delText xml:space="preserve">following </w:delText>
        </w:r>
        <w:r w:rsidR="00C86AD8" w:rsidDel="006F6108">
          <w:delText>improvements</w:delText>
        </w:r>
        <w:r w:rsidRPr="00B614AF" w:rsidDel="006F6108">
          <w:delText>:</w:delText>
        </w:r>
      </w:del>
    </w:p>
    <w:p w14:paraId="6769C48C" w14:textId="05BF1DB2" w:rsidR="00573147" w:rsidRPr="00B614AF" w:rsidDel="006F6108" w:rsidRDefault="00573147" w:rsidP="006F6108">
      <w:pPr>
        <w:pStyle w:val="ListParagraph"/>
        <w:rPr>
          <w:del w:id="736" w:author="Bruno Sanchez-Andrade Nuno" w:date="2012-08-15T16:11:00Z"/>
        </w:rPr>
      </w:pPr>
      <w:del w:id="737" w:author="Bruno Sanchez-Andrade Nuno" w:date="2012-08-15T16:11:00Z">
        <w:r w:rsidRPr="00B614AF" w:rsidDel="006F6108">
          <w:delText xml:space="preserve">Data </w:delText>
        </w:r>
        <w:r w:rsidR="00C86AD8" w:rsidDel="006F6108">
          <w:delText xml:space="preserve">is </w:delText>
        </w:r>
        <w:r w:rsidRPr="00B614AF" w:rsidDel="006F6108">
          <w:delText xml:space="preserve">updated to include new information </w:delText>
        </w:r>
        <w:r w:rsidR="00C86AD8" w:rsidDel="006F6108">
          <w:delText>arising</w:delText>
        </w:r>
        <w:r w:rsidRPr="00B614AF" w:rsidDel="006F6108">
          <w:delText xml:space="preserve"> in </w:delText>
        </w:r>
        <w:r w:rsidR="00C86AD8" w:rsidDel="006F6108">
          <w:delText xml:space="preserve">the </w:delText>
        </w:r>
        <w:r w:rsidRPr="00B614AF" w:rsidDel="006F6108">
          <w:delText>past year</w:delText>
        </w:r>
      </w:del>
    </w:p>
    <w:p w14:paraId="08461591" w14:textId="6F0E752B" w:rsidR="006F6108" w:rsidRPr="00B614AF" w:rsidRDefault="006F6108" w:rsidP="006F6108">
      <w:pPr>
        <w:pStyle w:val="ListParagraph"/>
        <w:numPr>
          <w:ilvl w:val="0"/>
          <w:numId w:val="26"/>
        </w:numPr>
        <w:rPr>
          <w:ins w:id="738" w:author="Bruno Sanchez-Andrade Nuno" w:date="2012-08-15T16:11:00Z"/>
        </w:rPr>
      </w:pPr>
      <w:ins w:id="739" w:author="Bruno Sanchez-Andrade Nuno" w:date="2012-08-15T16:11:00Z">
        <w:r w:rsidRPr="00B614AF">
          <w:t xml:space="preserve">Data </w:t>
        </w:r>
        <w:r>
          <w:t xml:space="preserve">is </w:t>
        </w:r>
        <w:r w:rsidRPr="00B614AF">
          <w:t xml:space="preserve">updated </w:t>
        </w:r>
      </w:ins>
      <w:ins w:id="740" w:author="Bruno Sanchez-Andrade Nuno" w:date="2012-08-15T16:12:00Z">
        <w:r>
          <w:t xml:space="preserve">from its sources </w:t>
        </w:r>
      </w:ins>
      <w:ins w:id="741" w:author="Bruno Sanchez-Andrade Nuno" w:date="2012-08-15T16:11:00Z">
        <w:r w:rsidRPr="00B614AF">
          <w:t xml:space="preserve">to include new information </w:t>
        </w:r>
        <w:r>
          <w:t>arising</w:t>
        </w:r>
        <w:r w:rsidRPr="00B614AF">
          <w:t xml:space="preserve"> in </w:t>
        </w:r>
        <w:r>
          <w:t xml:space="preserve">the </w:t>
        </w:r>
        <w:r w:rsidRPr="00B614AF">
          <w:t>past year</w:t>
        </w:r>
      </w:ins>
      <w:ins w:id="742" w:author="Bruno Sanchez-Andrade Nuno" w:date="2012-08-15T16:12:00Z">
        <w:r>
          <w:t>.</w:t>
        </w:r>
      </w:ins>
    </w:p>
    <w:p w14:paraId="5FA62971" w14:textId="70EF464A" w:rsidR="00573147" w:rsidRPr="00B614AF" w:rsidRDefault="00C86AD8" w:rsidP="00573147">
      <w:pPr>
        <w:pStyle w:val="ListParagraph"/>
        <w:numPr>
          <w:ilvl w:val="0"/>
          <w:numId w:val="26"/>
        </w:numPr>
      </w:pPr>
      <w:r>
        <w:t xml:space="preserve">The </w:t>
      </w:r>
      <w:del w:id="743" w:author="Ian Noble" w:date="2012-08-17T12:15:00Z">
        <w:r w:rsidDel="00900CF3">
          <w:delText xml:space="preserve">index </w:delText>
        </w:r>
      </w:del>
      <w:ins w:id="744" w:author="Ian Noble" w:date="2012-08-17T12:15:00Z">
        <w:r w:rsidR="00900CF3">
          <w:t xml:space="preserve">computer </w:t>
        </w:r>
      </w:ins>
      <w:r>
        <w:t xml:space="preserve">code </w:t>
      </w:r>
      <w:ins w:id="745" w:author="Ian Noble" w:date="2012-08-17T12:15:00Z">
        <w:r w:rsidR="00900CF3">
          <w:t xml:space="preserve">used to calculate the Index </w:t>
        </w:r>
      </w:ins>
      <w:r>
        <w:t xml:space="preserve">has been </w:t>
      </w:r>
      <w:del w:id="746" w:author="Bruno Sanchez-Andrade Nuno" w:date="2012-08-15T16:13:00Z">
        <w:r w:rsidDel="006F6108">
          <w:delText xml:space="preserve">reworked </w:delText>
        </w:r>
      </w:del>
      <w:ins w:id="747" w:author="Bruno Sanchez-Andrade Nuno" w:date="2012-08-15T16:13:00Z">
        <w:r w:rsidR="006F6108">
          <w:t xml:space="preserve">internally audited </w:t>
        </w:r>
      </w:ins>
      <w:r>
        <w:t>to ensure consistent results</w:t>
      </w:r>
      <w:ins w:id="748" w:author="Bruno Sanchez-Andrade Nuno" w:date="2012-08-15T16:12:00Z">
        <w:r w:rsidR="006F6108">
          <w:t>.</w:t>
        </w:r>
      </w:ins>
    </w:p>
    <w:p w14:paraId="0490B430" w14:textId="275B7F02" w:rsidR="00573147" w:rsidRPr="00B614AF" w:rsidRDefault="00573147" w:rsidP="00573147">
      <w:pPr>
        <w:pStyle w:val="ListParagraph"/>
        <w:numPr>
          <w:ilvl w:val="0"/>
          <w:numId w:val="26"/>
        </w:numPr>
      </w:pPr>
      <w:r w:rsidRPr="00B614AF">
        <w:t xml:space="preserve">More countries </w:t>
      </w:r>
      <w:r w:rsidR="00C86AD8">
        <w:t>are included in the index</w:t>
      </w:r>
      <w:ins w:id="749" w:author="Bruno Sanchez-Andrade Nuno" w:date="2012-08-15T16:12:00Z">
        <w:r w:rsidR="006F6108">
          <w:t>.</w:t>
        </w:r>
      </w:ins>
    </w:p>
    <w:p w14:paraId="40B0D0B9" w14:textId="184A0F23" w:rsidR="00B614AF" w:rsidRPr="00B614AF" w:rsidRDefault="00C86AD8" w:rsidP="00573147">
      <w:pPr>
        <w:pStyle w:val="ListParagraph"/>
        <w:numPr>
          <w:ilvl w:val="0"/>
          <w:numId w:val="26"/>
        </w:numPr>
      </w:pPr>
      <w:commentRangeStart w:id="750"/>
      <w:r>
        <w:t xml:space="preserve">Re-sourcing of the data </w:t>
      </w:r>
      <w:ins w:id="751" w:author="Bruno Sanchez-Andrade Nuno" w:date="2012-08-15T16:13:00Z">
        <w:r w:rsidR="0006116E">
          <w:t xml:space="preserve">from its sources </w:t>
        </w:r>
      </w:ins>
      <w:r>
        <w:t>has transformed some static measures into</w:t>
      </w:r>
      <w:r w:rsidR="00573147" w:rsidRPr="00B614AF">
        <w:t xml:space="preserve"> </w:t>
      </w:r>
      <w:del w:id="752" w:author="Bruno Sanchez-Andrade Nuno" w:date="2012-08-14T17:48:00Z">
        <w:r w:rsidDel="00B03B4D">
          <w:delText xml:space="preserve">now </w:delText>
        </w:r>
      </w:del>
      <w:r>
        <w:t>dynamic data</w:t>
      </w:r>
      <w:ins w:id="753" w:author="Bruno Sanchez-Andrade Nuno" w:date="2012-08-15T16:13:00Z">
        <w:r w:rsidR="0006116E">
          <w:t>.</w:t>
        </w:r>
      </w:ins>
      <w:r>
        <w:t xml:space="preserve"> (</w:t>
      </w:r>
      <w:proofErr w:type="gramStart"/>
      <w:r>
        <w:t>i</w:t>
      </w:r>
      <w:proofErr w:type="gramEnd"/>
      <w:r>
        <w:t xml:space="preserve">.e. </w:t>
      </w:r>
      <w:ins w:id="754" w:author="Bruno Sanchez-Andrade Nuno" w:date="2012-08-15T16:13:00Z">
        <w:r w:rsidR="0006116E">
          <w:t xml:space="preserve">we have </w:t>
        </w:r>
      </w:ins>
      <w:r>
        <w:t>new temporal data)</w:t>
      </w:r>
      <w:commentRangeEnd w:id="750"/>
      <w:r>
        <w:rPr>
          <w:rStyle w:val="CommentReference"/>
          <w:rFonts w:eastAsiaTheme="minorEastAsia"/>
        </w:rPr>
        <w:commentReference w:id="750"/>
      </w:r>
    </w:p>
    <w:p w14:paraId="576E92D4" w14:textId="77777777" w:rsidR="00B614AF" w:rsidRPr="00C86AD8" w:rsidRDefault="00B614AF" w:rsidP="00573147">
      <w:pPr>
        <w:pStyle w:val="Heading3"/>
        <w:rPr>
          <w:sz w:val="24"/>
          <w:szCs w:val="24"/>
        </w:rPr>
      </w:pPr>
    </w:p>
    <w:p w14:paraId="1C0527B5" w14:textId="77777777" w:rsidR="00573147" w:rsidRPr="00B614AF" w:rsidRDefault="00573147" w:rsidP="00573147">
      <w:pPr>
        <w:pStyle w:val="Heading3"/>
      </w:pPr>
      <w:bookmarkStart w:id="755" w:name="_Toc206668863"/>
      <w:r w:rsidRPr="00B614AF">
        <w:t>Changes in the code</w:t>
      </w:r>
      <w:bookmarkEnd w:id="755"/>
    </w:p>
    <w:p w14:paraId="0CD11217" w14:textId="77777777" w:rsidR="00573147" w:rsidRDefault="00573147" w:rsidP="00573147"/>
    <w:p w14:paraId="4BAFACD5" w14:textId="11B58110" w:rsidR="00573147" w:rsidRDefault="00573147" w:rsidP="00573147">
      <w:commentRangeStart w:id="756"/>
      <w:r>
        <w:t xml:space="preserve">The code </w:t>
      </w:r>
      <w:commentRangeEnd w:id="756"/>
      <w:r w:rsidR="007A5140">
        <w:rPr>
          <w:rStyle w:val="CommentReference"/>
        </w:rPr>
        <w:commentReference w:id="756"/>
      </w:r>
      <w:r>
        <w:t>has been completely reworked through an internal audit process. The conceptual framework</w:t>
      </w:r>
      <w:r w:rsidR="007A5140">
        <w:t xml:space="preserve"> of the index</w:t>
      </w:r>
      <w:r>
        <w:t xml:space="preserve"> remains the same, but a new computational approach was developed separate from the original code. All identified bugs in the </w:t>
      </w:r>
      <w:del w:id="757" w:author="Bruno Sanchez-Andrade Nuno" w:date="2012-08-15T16:07:00Z">
        <w:r w:rsidDel="006F6108">
          <w:delText xml:space="preserve">Legacy </w:delText>
        </w:r>
      </w:del>
      <w:ins w:id="758" w:author="Bruno Sanchez-Andrade Nuno" w:date="2012-08-15T16:07:00Z">
        <w:r w:rsidR="006F6108">
          <w:t xml:space="preserve"> </w:t>
        </w:r>
      </w:ins>
      <w:r>
        <w:t>code have b</w:t>
      </w:r>
      <w:r w:rsidR="007A5140">
        <w:t>een fixed, as reflected in the</w:t>
      </w:r>
      <w:ins w:id="759" w:author="Bruno Sanchez-Andrade Nuno" w:date="2012-08-15T16:14:00Z">
        <w:r w:rsidR="0006116E">
          <w:t xml:space="preserve"> online</w:t>
        </w:r>
      </w:ins>
      <w:r w:rsidR="007A5140">
        <w:t xml:space="preserve"> </w:t>
      </w:r>
      <w:commentRangeStart w:id="760"/>
      <w:r w:rsidR="007A5140">
        <w:t>i</w:t>
      </w:r>
      <w:r>
        <w:t>ssue tracker</w:t>
      </w:r>
      <w:commentRangeEnd w:id="760"/>
      <w:r w:rsidR="007A5140">
        <w:rPr>
          <w:rStyle w:val="CommentReference"/>
        </w:rPr>
        <w:commentReference w:id="760"/>
      </w:r>
      <w:ins w:id="761" w:author="Bruno Sanchez-Andrade Nuno" w:date="2012-08-15T16:14:00Z">
        <w:r w:rsidR="0006116E">
          <w:t xml:space="preserve"> (</w:t>
        </w:r>
      </w:ins>
      <w:ins w:id="762" w:author="Bruno Sanchez-Andrade Nuno" w:date="2012-08-15T16:15:00Z">
        <w:r w:rsidR="0006116E">
          <w:fldChar w:fldCharType="begin"/>
        </w:r>
        <w:r w:rsidR="0006116E">
          <w:instrText xml:space="preserve"> HYPERLINK "https://github.com/globalai/GaIn-Index/issues" </w:instrText>
        </w:r>
        <w:r w:rsidR="0006116E">
          <w:fldChar w:fldCharType="separate"/>
        </w:r>
        <w:r w:rsidR="0006116E" w:rsidRPr="00EB0F98">
          <w:rPr>
            <w:rStyle w:val="Hyperlink"/>
          </w:rPr>
          <w:t>https://github.com/globalai/GaIn-Index/issues</w:t>
        </w:r>
        <w:r w:rsidR="0006116E">
          <w:rPr>
            <w:rStyle w:val="Hyperlink"/>
          </w:rPr>
          <w:fldChar w:fldCharType="end"/>
        </w:r>
        <w:proofErr w:type="gramStart"/>
        <w:r w:rsidR="0006116E">
          <w:rPr>
            <w:rStyle w:val="Hyperlink"/>
          </w:rPr>
          <w:t xml:space="preserve"> )</w:t>
        </w:r>
        <w:proofErr w:type="gramEnd"/>
        <w:r w:rsidR="0006116E">
          <w:rPr>
            <w:rStyle w:val="Hyperlink"/>
          </w:rPr>
          <w:t xml:space="preserve"> </w:t>
        </w:r>
      </w:ins>
      <w:r>
        <w:t xml:space="preserve">. </w:t>
      </w:r>
      <w:commentRangeStart w:id="763"/>
      <w:r>
        <w:t xml:space="preserve">The parameters for the framework </w:t>
      </w:r>
      <w:commentRangeEnd w:id="763"/>
      <w:r w:rsidR="007A5140">
        <w:rPr>
          <w:rStyle w:val="CommentReference"/>
        </w:rPr>
        <w:commentReference w:id="763"/>
      </w:r>
      <w:r>
        <w:t>(such as thresholds for each measure) remain the same.</w:t>
      </w:r>
    </w:p>
    <w:p w14:paraId="2D86553A" w14:textId="77777777" w:rsidR="00573147" w:rsidRDefault="00573147" w:rsidP="00573147"/>
    <w:p w14:paraId="769C8AA6" w14:textId="560F1C7A" w:rsidR="00573147" w:rsidRDefault="00573147" w:rsidP="00573147">
      <w:r>
        <w:t>The code is written in Microsoft Visual Basic.</w:t>
      </w:r>
      <w:r w:rsidR="007A5140">
        <w:t xml:space="preserve"> It is a</w:t>
      </w:r>
      <w:r>
        <w:t xml:space="preserve">vailable as a Macro under file Main.xls and also periodically copied here: </w:t>
      </w:r>
      <w:hyperlink r:id="rId31" w:history="1">
        <w:r w:rsidRPr="006C06D9">
          <w:rPr>
            <w:rStyle w:val="Hyperlink"/>
          </w:rPr>
          <w:t>https://github.com/globalai/GaIn-Index/blob/master/GAIN-main-code.vb</w:t>
        </w:r>
      </w:hyperlink>
    </w:p>
    <w:p w14:paraId="6E7FE7D4" w14:textId="77777777" w:rsidR="00573147" w:rsidRDefault="00573147" w:rsidP="00573147">
      <w:r>
        <w:t xml:space="preserve"> </w:t>
      </w:r>
    </w:p>
    <w:p w14:paraId="3BEDB504" w14:textId="4FA36D0A" w:rsidR="00573147" w:rsidRPr="007A5140" w:rsidDel="00B03B4D" w:rsidRDefault="007A5140" w:rsidP="00573147">
      <w:pPr>
        <w:rPr>
          <w:del w:id="764" w:author="Bruno Sanchez-Andrade Nuno" w:date="2012-08-14T17:48:00Z"/>
          <w:u w:val="single"/>
        </w:rPr>
      </w:pPr>
      <w:del w:id="765" w:author="Bruno Sanchez-Andrade Nuno" w:date="2012-08-14T17:48:00Z">
        <w:r w:rsidRPr="007A5140" w:rsidDel="00B03B4D">
          <w:rPr>
            <w:u w:val="single"/>
          </w:rPr>
          <w:delText>Updates to</w:delText>
        </w:r>
        <w:r w:rsidR="00573147" w:rsidRPr="007A5140" w:rsidDel="00B03B4D">
          <w:rPr>
            <w:u w:val="single"/>
          </w:rPr>
          <w:delText xml:space="preserve"> Individual Measures</w:delText>
        </w:r>
      </w:del>
    </w:p>
    <w:p w14:paraId="29461DD1" w14:textId="4B9B0B0C" w:rsidR="00573147" w:rsidDel="00B03B4D" w:rsidRDefault="00573147" w:rsidP="00573147">
      <w:pPr>
        <w:rPr>
          <w:del w:id="766" w:author="Bruno Sanchez-Andrade Nuno" w:date="2012-08-14T17:48:00Z"/>
        </w:rPr>
      </w:pPr>
    </w:p>
    <w:tbl>
      <w:tblPr>
        <w:tblStyle w:val="TableGrid"/>
        <w:tblW w:w="0" w:type="auto"/>
        <w:tblLook w:val="04A0" w:firstRow="1" w:lastRow="0" w:firstColumn="1" w:lastColumn="0" w:noHBand="0" w:noVBand="1"/>
      </w:tblPr>
      <w:tblGrid>
        <w:gridCol w:w="3888"/>
        <w:gridCol w:w="4968"/>
      </w:tblGrid>
      <w:tr w:rsidR="003F6B85" w:rsidDel="00B03B4D" w14:paraId="28E2355F" w14:textId="1D244279" w:rsidTr="007A5140">
        <w:trPr>
          <w:del w:id="767" w:author="Bruno Sanchez-Andrade Nuno" w:date="2012-08-14T17:48:00Z"/>
        </w:trPr>
        <w:tc>
          <w:tcPr>
            <w:tcW w:w="3888" w:type="dxa"/>
          </w:tcPr>
          <w:p w14:paraId="4204A8FE" w14:textId="1603B336" w:rsidR="003F6B85" w:rsidRPr="003F6B85" w:rsidDel="00B03B4D" w:rsidRDefault="003F6B85" w:rsidP="003F6B85">
            <w:pPr>
              <w:jc w:val="center"/>
              <w:rPr>
                <w:del w:id="768" w:author="Bruno Sanchez-Andrade Nuno" w:date="2012-08-14T17:48:00Z"/>
                <w:b/>
              </w:rPr>
            </w:pPr>
            <w:del w:id="769" w:author="Bruno Sanchez-Andrade Nuno" w:date="2012-08-14T17:48:00Z">
              <w:r w:rsidRPr="003F6B85" w:rsidDel="00B03B4D">
                <w:rPr>
                  <w:b/>
                </w:rPr>
                <w:delText>Indicator</w:delText>
              </w:r>
            </w:del>
          </w:p>
        </w:tc>
        <w:tc>
          <w:tcPr>
            <w:tcW w:w="4968" w:type="dxa"/>
          </w:tcPr>
          <w:p w14:paraId="47D3F170" w14:textId="26FEEF04" w:rsidR="003F6B85" w:rsidRPr="003F6B85" w:rsidDel="00B03B4D" w:rsidRDefault="003F6B85" w:rsidP="003F6B85">
            <w:pPr>
              <w:jc w:val="center"/>
              <w:rPr>
                <w:del w:id="770" w:author="Bruno Sanchez-Andrade Nuno" w:date="2012-08-14T17:48:00Z"/>
                <w:b/>
              </w:rPr>
            </w:pPr>
            <w:del w:id="771" w:author="Bruno Sanchez-Andrade Nuno" w:date="2012-08-14T17:48:00Z">
              <w:r w:rsidRPr="003F6B85" w:rsidDel="00B03B4D">
                <w:rPr>
                  <w:b/>
                </w:rPr>
                <w:delText>Change</w:delText>
              </w:r>
            </w:del>
          </w:p>
        </w:tc>
      </w:tr>
      <w:tr w:rsidR="00556205" w:rsidDel="00B03B4D" w14:paraId="5518A376" w14:textId="612DA814" w:rsidTr="007A5140">
        <w:trPr>
          <w:del w:id="772" w:author="Bruno Sanchez-Andrade Nuno" w:date="2012-08-14T17:48:00Z"/>
        </w:trPr>
        <w:tc>
          <w:tcPr>
            <w:tcW w:w="3888" w:type="dxa"/>
          </w:tcPr>
          <w:p w14:paraId="5A9F4792" w14:textId="70230456" w:rsidR="00556205" w:rsidRPr="00EF35E6" w:rsidDel="00B03B4D" w:rsidRDefault="00556205" w:rsidP="00573147">
            <w:pPr>
              <w:rPr>
                <w:del w:id="773" w:author="Bruno Sanchez-Andrade Nuno" w:date="2012-08-14T17:48:00Z"/>
              </w:rPr>
            </w:pPr>
            <w:del w:id="774" w:author="Bruno Sanchez-Andrade Nuno" w:date="2012-08-14T17:48:00Z">
              <w:r w:rsidRPr="003B3504" w:rsidDel="00B03B4D">
                <w:delText>Water Change in precipitation:</w:delText>
              </w:r>
            </w:del>
          </w:p>
        </w:tc>
        <w:tc>
          <w:tcPr>
            <w:tcW w:w="4968" w:type="dxa"/>
          </w:tcPr>
          <w:p w14:paraId="2B8980A2" w14:textId="280EF730" w:rsidR="00556205" w:rsidDel="00B03B4D" w:rsidRDefault="00556205" w:rsidP="00573147">
            <w:pPr>
              <w:rPr>
                <w:del w:id="775" w:author="Bruno Sanchez-Andrade Nuno" w:date="2012-08-14T17:48:00Z"/>
              </w:rPr>
            </w:pPr>
            <w:del w:id="776" w:author="Bruno Sanchez-Andrade Nuno" w:date="2012-08-14T17:48:00Z">
              <w:r w:rsidRPr="001A10D7" w:rsidDel="00B03B4D">
                <w:delText xml:space="preserve">No change; derived from current climate models </w:delText>
              </w:r>
            </w:del>
          </w:p>
        </w:tc>
      </w:tr>
      <w:tr w:rsidR="00556205" w:rsidDel="00B03B4D" w14:paraId="5B406068" w14:textId="06A6B5F6" w:rsidTr="007A5140">
        <w:trPr>
          <w:del w:id="777" w:author="Bruno Sanchez-Andrade Nuno" w:date="2012-08-14T17:48:00Z"/>
        </w:trPr>
        <w:tc>
          <w:tcPr>
            <w:tcW w:w="3888" w:type="dxa"/>
          </w:tcPr>
          <w:p w14:paraId="751D3E8E" w14:textId="2747F3AF" w:rsidR="00556205" w:rsidRPr="00EF35E6" w:rsidDel="00B03B4D" w:rsidRDefault="00556205" w:rsidP="00573147">
            <w:pPr>
              <w:rPr>
                <w:del w:id="778" w:author="Bruno Sanchez-Andrade Nuno" w:date="2012-08-14T17:48:00Z"/>
              </w:rPr>
            </w:pPr>
            <w:del w:id="779" w:author="Bruno Sanchez-Andrade Nuno" w:date="2012-08-14T17:48:00Z">
              <w:r w:rsidRPr="003B3504" w:rsidDel="00B03B4D">
                <w:delText xml:space="preserve">Water Use: </w:delText>
              </w:r>
            </w:del>
          </w:p>
        </w:tc>
        <w:tc>
          <w:tcPr>
            <w:tcW w:w="4968" w:type="dxa"/>
          </w:tcPr>
          <w:p w14:paraId="7DF5D6DA" w14:textId="0E5C5146" w:rsidR="00556205" w:rsidDel="00B03B4D" w:rsidRDefault="00556205" w:rsidP="00573147">
            <w:pPr>
              <w:rPr>
                <w:del w:id="780" w:author="Bruno Sanchez-Andrade Nuno" w:date="2012-08-14T17:48:00Z"/>
              </w:rPr>
            </w:pPr>
            <w:del w:id="781" w:author="Bruno Sanchez-Andrade Nuno" w:date="2012-08-14T17:48:00Z">
              <w:r w:rsidDel="00B03B4D">
                <w:delText>Copied over from 2011</w:delText>
              </w:r>
            </w:del>
          </w:p>
        </w:tc>
      </w:tr>
      <w:tr w:rsidR="00556205" w:rsidDel="00B03B4D" w14:paraId="456CCAFA" w14:textId="70F1E57B" w:rsidTr="007A5140">
        <w:trPr>
          <w:del w:id="782" w:author="Bruno Sanchez-Andrade Nuno" w:date="2012-08-14T17:48:00Z"/>
        </w:trPr>
        <w:tc>
          <w:tcPr>
            <w:tcW w:w="3888" w:type="dxa"/>
          </w:tcPr>
          <w:p w14:paraId="7A59CC26" w14:textId="2F9D96EF" w:rsidR="00556205" w:rsidRPr="00EF35E6" w:rsidDel="00B03B4D" w:rsidRDefault="00556205" w:rsidP="00573147">
            <w:pPr>
              <w:rPr>
                <w:del w:id="783" w:author="Bruno Sanchez-Andrade Nuno" w:date="2012-08-14T17:48:00Z"/>
              </w:rPr>
            </w:pPr>
            <w:del w:id="784" w:author="Bruno Sanchez-Andrade Nuno" w:date="2012-08-14T17:48:00Z">
              <w:r w:rsidRPr="003B3504" w:rsidDel="00B03B4D">
                <w:delText>Water Access:</w:delText>
              </w:r>
            </w:del>
          </w:p>
        </w:tc>
        <w:tc>
          <w:tcPr>
            <w:tcW w:w="4968" w:type="dxa"/>
          </w:tcPr>
          <w:p w14:paraId="61F9C0F8" w14:textId="657C69C0" w:rsidR="00556205" w:rsidDel="00B03B4D" w:rsidRDefault="00556205" w:rsidP="00573147">
            <w:pPr>
              <w:rPr>
                <w:del w:id="785" w:author="Bruno Sanchez-Andrade Nuno" w:date="2012-08-14T17:48:00Z"/>
              </w:rPr>
            </w:pPr>
            <w:del w:id="786" w:author="Bruno Sanchez-Andrade Nuno" w:date="2012-08-14T17:48:00Z">
              <w:r w:rsidRPr="00D35686" w:rsidDel="00B03B4D">
                <w:delText xml:space="preserve">Resourced from WB data portal. </w:delText>
              </w:r>
            </w:del>
          </w:p>
        </w:tc>
      </w:tr>
      <w:tr w:rsidR="00556205" w:rsidDel="00B03B4D" w14:paraId="6238B83B" w14:textId="19D8E4EE" w:rsidTr="007A5140">
        <w:trPr>
          <w:del w:id="787" w:author="Bruno Sanchez-Andrade Nuno" w:date="2012-08-14T17:48:00Z"/>
        </w:trPr>
        <w:tc>
          <w:tcPr>
            <w:tcW w:w="3888" w:type="dxa"/>
          </w:tcPr>
          <w:p w14:paraId="12623A68" w14:textId="3C33F882" w:rsidR="00556205" w:rsidRPr="00EF35E6" w:rsidDel="00B03B4D" w:rsidRDefault="00556205" w:rsidP="00573147">
            <w:pPr>
              <w:rPr>
                <w:del w:id="788" w:author="Bruno Sanchez-Andrade Nuno" w:date="2012-08-14T17:48:00Z"/>
              </w:rPr>
            </w:pPr>
            <w:del w:id="789" w:author="Bruno Sanchez-Andrade Nuno" w:date="2012-08-14T17:48:00Z">
              <w:r w:rsidRPr="003B3504" w:rsidDel="00B03B4D">
                <w:delText>Water Change in Temperature.</w:delText>
              </w:r>
            </w:del>
          </w:p>
        </w:tc>
        <w:tc>
          <w:tcPr>
            <w:tcW w:w="4968" w:type="dxa"/>
          </w:tcPr>
          <w:p w14:paraId="5D676273" w14:textId="6E464BDA" w:rsidR="00556205" w:rsidDel="00B03B4D" w:rsidRDefault="003F6B85" w:rsidP="00573147">
            <w:pPr>
              <w:rPr>
                <w:del w:id="790" w:author="Bruno Sanchez-Andrade Nuno" w:date="2012-08-14T17:48:00Z"/>
              </w:rPr>
            </w:pPr>
            <w:del w:id="791" w:author="Bruno Sanchez-Andrade Nuno" w:date="2012-08-14T17:48:00Z">
              <w:r w:rsidDel="00B03B4D">
                <w:delText xml:space="preserve">Data from models. No change. </w:delText>
              </w:r>
            </w:del>
          </w:p>
        </w:tc>
      </w:tr>
      <w:tr w:rsidR="00556205" w:rsidDel="00B03B4D" w14:paraId="6E258063" w14:textId="36BC7801" w:rsidTr="007A5140">
        <w:trPr>
          <w:del w:id="792" w:author="Bruno Sanchez-Andrade Nuno" w:date="2012-08-14T17:48:00Z"/>
        </w:trPr>
        <w:tc>
          <w:tcPr>
            <w:tcW w:w="3888" w:type="dxa"/>
          </w:tcPr>
          <w:p w14:paraId="2CFE2101" w14:textId="343D72AF" w:rsidR="00556205" w:rsidRPr="00EF35E6" w:rsidDel="00B03B4D" w:rsidRDefault="00556205" w:rsidP="00573147">
            <w:pPr>
              <w:rPr>
                <w:del w:id="793" w:author="Bruno Sanchez-Andrade Nuno" w:date="2012-08-14T17:48:00Z"/>
              </w:rPr>
            </w:pPr>
            <w:del w:id="794" w:author="Bruno Sanchez-Andrade Nuno" w:date="2012-08-14T17:48:00Z">
              <w:r w:rsidRPr="003B3504" w:rsidDel="00B03B4D">
                <w:delText>Water Disease</w:delText>
              </w:r>
            </w:del>
          </w:p>
        </w:tc>
        <w:tc>
          <w:tcPr>
            <w:tcW w:w="4968" w:type="dxa"/>
          </w:tcPr>
          <w:p w14:paraId="2C450033" w14:textId="3335EC71" w:rsidR="00556205" w:rsidDel="00B03B4D" w:rsidRDefault="003F6B85" w:rsidP="00573147">
            <w:pPr>
              <w:rPr>
                <w:del w:id="795" w:author="Bruno Sanchez-Andrade Nuno" w:date="2012-08-14T17:48:00Z"/>
              </w:rPr>
            </w:pPr>
            <w:del w:id="796" w:author="Bruno Sanchez-Andrade Nuno" w:date="2012-08-14T17:48:00Z">
              <w:r w:rsidDel="00B03B4D">
                <w:delText>Copied over from 2011</w:delText>
              </w:r>
            </w:del>
          </w:p>
        </w:tc>
      </w:tr>
      <w:tr w:rsidR="00556205" w:rsidDel="00B03B4D" w14:paraId="46D858B4" w14:textId="7C03ED90" w:rsidTr="007A5140">
        <w:trPr>
          <w:del w:id="797" w:author="Bruno Sanchez-Andrade Nuno" w:date="2012-08-14T17:48:00Z"/>
        </w:trPr>
        <w:tc>
          <w:tcPr>
            <w:tcW w:w="3888" w:type="dxa"/>
          </w:tcPr>
          <w:p w14:paraId="302B78C8" w14:textId="00C212B3" w:rsidR="00556205" w:rsidRPr="00EF35E6" w:rsidDel="00B03B4D" w:rsidRDefault="00556205" w:rsidP="00573147">
            <w:pPr>
              <w:rPr>
                <w:del w:id="798" w:author="Bruno Sanchez-Andrade Nuno" w:date="2012-08-14T17:48:00Z"/>
              </w:rPr>
            </w:pPr>
            <w:del w:id="799" w:author="Bruno Sanchez-Andrade Nuno" w:date="2012-08-14T17:48:00Z">
              <w:r w:rsidRPr="003B3504" w:rsidDel="00B03B4D">
                <w:delText>Water Sanitation</w:delText>
              </w:r>
            </w:del>
          </w:p>
        </w:tc>
        <w:tc>
          <w:tcPr>
            <w:tcW w:w="4968" w:type="dxa"/>
          </w:tcPr>
          <w:p w14:paraId="0EC56C4C" w14:textId="2426B53F" w:rsidR="00556205" w:rsidDel="00B03B4D" w:rsidRDefault="003F6B85" w:rsidP="00573147">
            <w:pPr>
              <w:rPr>
                <w:del w:id="800" w:author="Bruno Sanchez-Andrade Nuno" w:date="2012-08-14T17:48:00Z"/>
              </w:rPr>
            </w:pPr>
            <w:del w:id="801" w:author="Bruno Sanchez-Andrade Nuno" w:date="2012-08-14T17:48:00Z">
              <w:r w:rsidDel="00B03B4D">
                <w:delText>Re-sourced from WB portal</w:delText>
              </w:r>
            </w:del>
          </w:p>
        </w:tc>
      </w:tr>
      <w:tr w:rsidR="00556205" w:rsidDel="00B03B4D" w14:paraId="158EA25C" w14:textId="45015E75" w:rsidTr="007A5140">
        <w:trPr>
          <w:del w:id="802" w:author="Bruno Sanchez-Andrade Nuno" w:date="2012-08-14T17:48:00Z"/>
        </w:trPr>
        <w:tc>
          <w:tcPr>
            <w:tcW w:w="3888" w:type="dxa"/>
          </w:tcPr>
          <w:p w14:paraId="33CD8A3D" w14:textId="31BA96F6" w:rsidR="00556205" w:rsidRPr="00EF35E6" w:rsidDel="00B03B4D" w:rsidRDefault="00556205" w:rsidP="00573147">
            <w:pPr>
              <w:rPr>
                <w:del w:id="803" w:author="Bruno Sanchez-Andrade Nuno" w:date="2012-08-14T17:48:00Z"/>
              </w:rPr>
            </w:pPr>
            <w:del w:id="804" w:author="Bruno Sanchez-Andrade Nuno" w:date="2012-08-14T17:48:00Z">
              <w:r w:rsidRPr="003B3504" w:rsidDel="00B03B4D">
                <w:delText>Agric Yld Projected Change</w:delText>
              </w:r>
            </w:del>
          </w:p>
        </w:tc>
        <w:tc>
          <w:tcPr>
            <w:tcW w:w="4968" w:type="dxa"/>
          </w:tcPr>
          <w:p w14:paraId="6F3D1655" w14:textId="0FDA4E7A" w:rsidR="00556205" w:rsidDel="00B03B4D" w:rsidRDefault="003F6B85" w:rsidP="00573147">
            <w:pPr>
              <w:rPr>
                <w:del w:id="805" w:author="Bruno Sanchez-Andrade Nuno" w:date="2012-08-14T17:48:00Z"/>
              </w:rPr>
            </w:pPr>
            <w:del w:id="806" w:author="Bruno Sanchez-Andrade Nuno" w:date="2012-08-14T17:48:00Z">
              <w:r w:rsidDel="00B03B4D">
                <w:delText>Copied over from 2011</w:delText>
              </w:r>
            </w:del>
          </w:p>
        </w:tc>
      </w:tr>
      <w:tr w:rsidR="00556205" w:rsidDel="00B03B4D" w14:paraId="53FA0B8F" w14:textId="67D0AA0D" w:rsidTr="007A5140">
        <w:trPr>
          <w:del w:id="807" w:author="Bruno Sanchez-Andrade Nuno" w:date="2012-08-14T17:48:00Z"/>
        </w:trPr>
        <w:tc>
          <w:tcPr>
            <w:tcW w:w="3888" w:type="dxa"/>
          </w:tcPr>
          <w:p w14:paraId="205551FE" w14:textId="4CF14991" w:rsidR="00556205" w:rsidRPr="00EF35E6" w:rsidDel="00B03B4D" w:rsidRDefault="00556205" w:rsidP="00573147">
            <w:pPr>
              <w:rPr>
                <w:del w:id="808" w:author="Bruno Sanchez-Andrade Nuno" w:date="2012-08-14T17:48:00Z"/>
              </w:rPr>
            </w:pPr>
            <w:del w:id="809" w:author="Bruno Sanchez-Andrade Nuno" w:date="2012-08-14T17:48:00Z">
              <w:r w:rsidRPr="003B3504" w:rsidDel="00B03B4D">
                <w:delText>Agric rural popn</w:delText>
              </w:r>
            </w:del>
          </w:p>
        </w:tc>
        <w:tc>
          <w:tcPr>
            <w:tcW w:w="4968" w:type="dxa"/>
          </w:tcPr>
          <w:p w14:paraId="04372E5B" w14:textId="1DFF579B" w:rsidR="00556205" w:rsidDel="00B03B4D" w:rsidRDefault="003F6B85" w:rsidP="00573147">
            <w:pPr>
              <w:rPr>
                <w:del w:id="810" w:author="Bruno Sanchez-Andrade Nuno" w:date="2012-08-14T17:48:00Z"/>
              </w:rPr>
            </w:pPr>
            <w:del w:id="811" w:author="Bruno Sanchez-Andrade Nuno" w:date="2012-08-14T17:48:00Z">
              <w:r w:rsidDel="00B03B4D">
                <w:delText>Secondary measure (%)</w:delText>
              </w:r>
            </w:del>
          </w:p>
        </w:tc>
      </w:tr>
      <w:tr w:rsidR="00556205" w:rsidDel="00B03B4D" w14:paraId="5DFAC60D" w14:textId="72BDF873" w:rsidTr="007A5140">
        <w:trPr>
          <w:del w:id="812" w:author="Bruno Sanchez-Andrade Nuno" w:date="2012-08-14T17:48:00Z"/>
        </w:trPr>
        <w:tc>
          <w:tcPr>
            <w:tcW w:w="3888" w:type="dxa"/>
          </w:tcPr>
          <w:p w14:paraId="69E56FA3" w14:textId="0AA2FF26" w:rsidR="00556205" w:rsidRPr="00EF35E6" w:rsidDel="00B03B4D" w:rsidRDefault="00556205" w:rsidP="007A5140">
            <w:pPr>
              <w:ind w:left="720"/>
              <w:rPr>
                <w:del w:id="813" w:author="Bruno Sanchez-Andrade Nuno" w:date="2012-08-14T17:48:00Z"/>
              </w:rPr>
            </w:pPr>
            <w:del w:id="814" w:author="Bruno Sanchez-Andrade Nuno" w:date="2012-08-14T17:48:00Z">
              <w:r w:rsidRPr="003B3504" w:rsidDel="00B03B4D">
                <w:delText>Rural population</w:delText>
              </w:r>
            </w:del>
          </w:p>
        </w:tc>
        <w:tc>
          <w:tcPr>
            <w:tcW w:w="4968" w:type="dxa"/>
          </w:tcPr>
          <w:p w14:paraId="21F8B9C0" w14:textId="30D83D8C" w:rsidR="00556205" w:rsidDel="00B03B4D" w:rsidRDefault="003F6B85" w:rsidP="00573147">
            <w:pPr>
              <w:rPr>
                <w:del w:id="815" w:author="Bruno Sanchez-Andrade Nuno" w:date="2012-08-14T17:48:00Z"/>
              </w:rPr>
            </w:pPr>
            <w:del w:id="816" w:author="Bruno Sanchez-Andrade Nuno" w:date="2012-08-14T17:48:00Z">
              <w:r w:rsidDel="00B03B4D">
                <w:delText>Re-sourced from WB data portal.</w:delText>
              </w:r>
            </w:del>
          </w:p>
        </w:tc>
      </w:tr>
      <w:tr w:rsidR="00556205" w:rsidDel="00B03B4D" w14:paraId="791B5EFC" w14:textId="22896629" w:rsidTr="007A5140">
        <w:trPr>
          <w:del w:id="817" w:author="Bruno Sanchez-Andrade Nuno" w:date="2012-08-14T17:48:00Z"/>
        </w:trPr>
        <w:tc>
          <w:tcPr>
            <w:tcW w:w="3888" w:type="dxa"/>
          </w:tcPr>
          <w:p w14:paraId="6EC99349" w14:textId="5199F112" w:rsidR="00556205" w:rsidRPr="00EF35E6" w:rsidDel="00B03B4D" w:rsidRDefault="00556205" w:rsidP="007A5140">
            <w:pPr>
              <w:ind w:left="720"/>
              <w:rPr>
                <w:del w:id="818" w:author="Bruno Sanchez-Andrade Nuno" w:date="2012-08-14T17:48:00Z"/>
              </w:rPr>
            </w:pPr>
            <w:del w:id="819" w:author="Bruno Sanchez-Andrade Nuno" w:date="2012-08-14T17:48:00Z">
              <w:r w:rsidRPr="003B3504" w:rsidDel="00B03B4D">
                <w:delText>Total Population</w:delText>
              </w:r>
            </w:del>
          </w:p>
        </w:tc>
        <w:tc>
          <w:tcPr>
            <w:tcW w:w="4968" w:type="dxa"/>
          </w:tcPr>
          <w:p w14:paraId="46244943" w14:textId="466B6EE0" w:rsidR="00556205" w:rsidDel="00B03B4D" w:rsidRDefault="003F6B85" w:rsidP="00573147">
            <w:pPr>
              <w:rPr>
                <w:del w:id="820" w:author="Bruno Sanchez-Andrade Nuno" w:date="2012-08-14T17:48:00Z"/>
              </w:rPr>
            </w:pPr>
            <w:del w:id="821" w:author="Bruno Sanchez-Andrade Nuno" w:date="2012-08-14T17:48:00Z">
              <w:r w:rsidDel="00B03B4D">
                <w:delText>Re-sourced from WB data portal.</w:delText>
              </w:r>
            </w:del>
          </w:p>
        </w:tc>
      </w:tr>
      <w:tr w:rsidR="00556205" w:rsidDel="00B03B4D" w14:paraId="5888F176" w14:textId="6EAE98BF" w:rsidTr="007A5140">
        <w:trPr>
          <w:del w:id="822" w:author="Bruno Sanchez-Andrade Nuno" w:date="2012-08-14T17:48:00Z"/>
        </w:trPr>
        <w:tc>
          <w:tcPr>
            <w:tcW w:w="3888" w:type="dxa"/>
          </w:tcPr>
          <w:p w14:paraId="36475DAA" w14:textId="69A7C8D7" w:rsidR="00556205" w:rsidRPr="00EF35E6" w:rsidDel="00B03B4D" w:rsidRDefault="00556205" w:rsidP="00573147">
            <w:pPr>
              <w:rPr>
                <w:del w:id="823" w:author="Bruno Sanchez-Andrade Nuno" w:date="2012-08-14T17:48:00Z"/>
              </w:rPr>
            </w:pPr>
            <w:del w:id="824" w:author="Bruno Sanchez-Andrade Nuno" w:date="2012-08-14T17:48:00Z">
              <w:r w:rsidRPr="003B3504" w:rsidDel="00B03B4D">
                <w:delText>Agric Capacity</w:delText>
              </w:r>
            </w:del>
          </w:p>
        </w:tc>
        <w:tc>
          <w:tcPr>
            <w:tcW w:w="4968" w:type="dxa"/>
          </w:tcPr>
          <w:p w14:paraId="6AE118FF" w14:textId="387153F4" w:rsidR="00556205" w:rsidDel="00B03B4D" w:rsidRDefault="003F6B85" w:rsidP="003F6B85">
            <w:pPr>
              <w:rPr>
                <w:del w:id="825" w:author="Bruno Sanchez-Andrade Nuno" w:date="2012-08-14T17:48:00Z"/>
              </w:rPr>
            </w:pPr>
            <w:del w:id="826" w:author="Bruno Sanchez-Andrade Nuno" w:date="2012-08-14T17:48:00Z">
              <w:r w:rsidDel="00B03B4D">
                <w:delText>Secondary measure*</w:delText>
              </w:r>
            </w:del>
          </w:p>
        </w:tc>
      </w:tr>
      <w:tr w:rsidR="00556205" w:rsidDel="00B03B4D" w14:paraId="43E5CA83" w14:textId="1674A202" w:rsidTr="007A5140">
        <w:trPr>
          <w:del w:id="827" w:author="Bruno Sanchez-Andrade Nuno" w:date="2012-08-14T17:48:00Z"/>
        </w:trPr>
        <w:tc>
          <w:tcPr>
            <w:tcW w:w="3888" w:type="dxa"/>
          </w:tcPr>
          <w:p w14:paraId="4AA2A8AD" w14:textId="58BFB4EB" w:rsidR="00556205" w:rsidRPr="00EF35E6" w:rsidDel="00B03B4D" w:rsidRDefault="00556205" w:rsidP="007A5140">
            <w:pPr>
              <w:ind w:left="720"/>
              <w:rPr>
                <w:del w:id="828" w:author="Bruno Sanchez-Andrade Nuno" w:date="2012-08-14T17:48:00Z"/>
              </w:rPr>
            </w:pPr>
            <w:del w:id="829" w:author="Bruno Sanchez-Andrade Nuno" w:date="2012-08-14T17:48:00Z">
              <w:r w:rsidRPr="003B3504" w:rsidDel="00B03B4D">
                <w:delText>Fertilizers</w:delText>
              </w:r>
            </w:del>
          </w:p>
        </w:tc>
        <w:tc>
          <w:tcPr>
            <w:tcW w:w="4968" w:type="dxa"/>
          </w:tcPr>
          <w:p w14:paraId="5D2DDF8B" w14:textId="1F7995CD" w:rsidR="00556205" w:rsidDel="00B03B4D" w:rsidRDefault="003F6B85" w:rsidP="00573147">
            <w:pPr>
              <w:rPr>
                <w:del w:id="830" w:author="Bruno Sanchez-Andrade Nuno" w:date="2012-08-14T17:48:00Z"/>
              </w:rPr>
            </w:pPr>
            <w:del w:id="831" w:author="Bruno Sanchez-Andrade Nuno" w:date="2012-08-14T17:48:00Z">
              <w:r w:rsidDel="00B03B4D">
                <w:tab/>
                <w:delText>Resourced from WB data portal.</w:delText>
              </w:r>
            </w:del>
          </w:p>
        </w:tc>
      </w:tr>
      <w:tr w:rsidR="00556205" w:rsidDel="00B03B4D" w14:paraId="4BE81A2F" w14:textId="3731368D" w:rsidTr="007A5140">
        <w:trPr>
          <w:del w:id="832" w:author="Bruno Sanchez-Andrade Nuno" w:date="2012-08-14T17:48:00Z"/>
        </w:trPr>
        <w:tc>
          <w:tcPr>
            <w:tcW w:w="3888" w:type="dxa"/>
          </w:tcPr>
          <w:p w14:paraId="22402669" w14:textId="76FDD9F1" w:rsidR="00556205" w:rsidRPr="00EF35E6" w:rsidDel="00B03B4D" w:rsidRDefault="00556205" w:rsidP="007A5140">
            <w:pPr>
              <w:ind w:left="720"/>
              <w:rPr>
                <w:del w:id="833" w:author="Bruno Sanchez-Andrade Nuno" w:date="2012-08-14T17:48:00Z"/>
              </w:rPr>
            </w:pPr>
            <w:del w:id="834" w:author="Bruno Sanchez-Andrade Nuno" w:date="2012-08-14T17:48:00Z">
              <w:r w:rsidRPr="003B3504" w:rsidDel="00B03B4D">
                <w:delText>Machinery</w:delText>
              </w:r>
            </w:del>
          </w:p>
        </w:tc>
        <w:tc>
          <w:tcPr>
            <w:tcW w:w="4968" w:type="dxa"/>
          </w:tcPr>
          <w:p w14:paraId="120E5BE5" w14:textId="009D8CDA" w:rsidR="00556205" w:rsidDel="00B03B4D" w:rsidRDefault="003F6B85" w:rsidP="00573147">
            <w:pPr>
              <w:rPr>
                <w:del w:id="835" w:author="Bruno Sanchez-Andrade Nuno" w:date="2012-08-14T17:48:00Z"/>
              </w:rPr>
            </w:pPr>
            <w:del w:id="836" w:author="Bruno Sanchez-Andrade Nuno" w:date="2012-08-14T17:48:00Z">
              <w:r w:rsidDel="00B03B4D">
                <w:delText>Resourced from WB data portal.</w:delText>
              </w:r>
            </w:del>
          </w:p>
        </w:tc>
      </w:tr>
      <w:tr w:rsidR="00556205" w:rsidDel="00B03B4D" w14:paraId="75A27B52" w14:textId="02DA6F2C" w:rsidTr="007A5140">
        <w:trPr>
          <w:del w:id="837" w:author="Bruno Sanchez-Andrade Nuno" w:date="2012-08-14T17:48:00Z"/>
        </w:trPr>
        <w:tc>
          <w:tcPr>
            <w:tcW w:w="3888" w:type="dxa"/>
          </w:tcPr>
          <w:p w14:paraId="79F37794" w14:textId="74FFE565" w:rsidR="00556205" w:rsidRPr="00EF35E6" w:rsidDel="00B03B4D" w:rsidRDefault="00556205" w:rsidP="007A5140">
            <w:pPr>
              <w:ind w:left="720"/>
              <w:rPr>
                <w:del w:id="838" w:author="Bruno Sanchez-Andrade Nuno" w:date="2012-08-14T17:48:00Z"/>
              </w:rPr>
            </w:pPr>
            <w:del w:id="839" w:author="Bruno Sanchez-Andrade Nuno" w:date="2012-08-14T17:48:00Z">
              <w:r w:rsidRPr="003B3504" w:rsidDel="00B03B4D">
                <w:delText>Irrigated</w:delText>
              </w:r>
            </w:del>
          </w:p>
        </w:tc>
        <w:tc>
          <w:tcPr>
            <w:tcW w:w="4968" w:type="dxa"/>
          </w:tcPr>
          <w:p w14:paraId="0C3F5B69" w14:textId="452A4D0B" w:rsidR="00556205" w:rsidDel="00B03B4D" w:rsidRDefault="003F6B85" w:rsidP="00573147">
            <w:pPr>
              <w:rPr>
                <w:del w:id="840" w:author="Bruno Sanchez-Andrade Nuno" w:date="2012-08-14T17:48:00Z"/>
              </w:rPr>
            </w:pPr>
            <w:del w:id="841" w:author="Bruno Sanchez-Andrade Nuno" w:date="2012-08-14T17:48:00Z">
              <w:r w:rsidDel="00B03B4D">
                <w:delText>Re-sourced from WB data portal</w:delText>
              </w:r>
            </w:del>
          </w:p>
        </w:tc>
      </w:tr>
      <w:tr w:rsidR="00556205" w:rsidDel="00B03B4D" w14:paraId="0C257C9F" w14:textId="2CB840A0" w:rsidTr="007A5140">
        <w:trPr>
          <w:del w:id="842" w:author="Bruno Sanchez-Andrade Nuno" w:date="2012-08-14T17:48:00Z"/>
        </w:trPr>
        <w:tc>
          <w:tcPr>
            <w:tcW w:w="3888" w:type="dxa"/>
          </w:tcPr>
          <w:p w14:paraId="553AE399" w14:textId="22C20F02" w:rsidR="00556205" w:rsidRPr="00EF35E6" w:rsidDel="00B03B4D" w:rsidRDefault="00556205" w:rsidP="00573147">
            <w:pPr>
              <w:rPr>
                <w:del w:id="843" w:author="Bruno Sanchez-Andrade Nuno" w:date="2012-08-14T17:48:00Z"/>
              </w:rPr>
            </w:pPr>
            <w:del w:id="844" w:author="Bruno Sanchez-Andrade Nuno" w:date="2012-08-14T17:48:00Z">
              <w:r w:rsidRPr="003B3504" w:rsidDel="00B03B4D">
                <w:delText>Agric Yield CV</w:delText>
              </w:r>
            </w:del>
          </w:p>
        </w:tc>
        <w:tc>
          <w:tcPr>
            <w:tcW w:w="4968" w:type="dxa"/>
          </w:tcPr>
          <w:p w14:paraId="4F3A56EC" w14:textId="1D75011C" w:rsidR="00556205" w:rsidDel="00B03B4D" w:rsidRDefault="003F6B85" w:rsidP="00573147">
            <w:pPr>
              <w:rPr>
                <w:del w:id="845" w:author="Bruno Sanchez-Andrade Nuno" w:date="2012-08-14T17:48:00Z"/>
              </w:rPr>
            </w:pPr>
            <w:del w:id="846" w:author="Bruno Sanchez-Andrade Nuno" w:date="2012-08-14T17:48:00Z">
              <w:r w:rsidDel="00B03B4D">
                <w:delText>Resourced from WB data portal.</w:delText>
              </w:r>
            </w:del>
          </w:p>
        </w:tc>
      </w:tr>
      <w:tr w:rsidR="00556205" w:rsidDel="00B03B4D" w14:paraId="70D8534C" w14:textId="64EE8235" w:rsidTr="007A5140">
        <w:trPr>
          <w:del w:id="847" w:author="Bruno Sanchez-Andrade Nuno" w:date="2012-08-14T17:48:00Z"/>
        </w:trPr>
        <w:tc>
          <w:tcPr>
            <w:tcW w:w="3888" w:type="dxa"/>
          </w:tcPr>
          <w:p w14:paraId="58F1D288" w14:textId="52224429" w:rsidR="00556205" w:rsidRPr="00EF35E6" w:rsidDel="00B03B4D" w:rsidRDefault="00556205" w:rsidP="00573147">
            <w:pPr>
              <w:rPr>
                <w:del w:id="848" w:author="Bruno Sanchez-Andrade Nuno" w:date="2012-08-14T17:48:00Z"/>
              </w:rPr>
            </w:pPr>
            <w:del w:id="849" w:author="Bruno Sanchez-Andrade Nuno" w:date="2012-08-14T17:48:00Z">
              <w:r w:rsidRPr="003B3504" w:rsidDel="00B03B4D">
                <w:delText>Agric Imports</w:delText>
              </w:r>
            </w:del>
          </w:p>
        </w:tc>
        <w:tc>
          <w:tcPr>
            <w:tcW w:w="4968" w:type="dxa"/>
          </w:tcPr>
          <w:p w14:paraId="50268565" w14:textId="4A5CCB42" w:rsidR="00556205" w:rsidDel="00B03B4D" w:rsidRDefault="003F6B85" w:rsidP="00573147">
            <w:pPr>
              <w:rPr>
                <w:del w:id="850" w:author="Bruno Sanchez-Andrade Nuno" w:date="2012-08-14T17:48:00Z"/>
              </w:rPr>
            </w:pPr>
            <w:del w:id="851" w:author="Bruno Sanchez-Andrade Nuno" w:date="2012-08-14T17:48:00Z">
              <w:r w:rsidDel="00B03B4D">
                <w:delText>Copied over from 2011</w:delText>
              </w:r>
            </w:del>
          </w:p>
        </w:tc>
      </w:tr>
      <w:tr w:rsidR="00556205" w:rsidDel="00B03B4D" w14:paraId="330A0BE9" w14:textId="359FCFC2" w:rsidTr="007A5140">
        <w:trPr>
          <w:del w:id="852" w:author="Bruno Sanchez-Andrade Nuno" w:date="2012-08-14T17:48:00Z"/>
        </w:trPr>
        <w:tc>
          <w:tcPr>
            <w:tcW w:w="3888" w:type="dxa"/>
          </w:tcPr>
          <w:p w14:paraId="4C07FEBD" w14:textId="5FF7A219" w:rsidR="00556205" w:rsidRPr="00EF35E6" w:rsidDel="00B03B4D" w:rsidRDefault="00556205" w:rsidP="00573147">
            <w:pPr>
              <w:rPr>
                <w:del w:id="853" w:author="Bruno Sanchez-Andrade Nuno" w:date="2012-08-14T17:48:00Z"/>
              </w:rPr>
            </w:pPr>
            <w:del w:id="854" w:author="Bruno Sanchez-Andrade Nuno" w:date="2012-08-14T17:48:00Z">
              <w:r w:rsidRPr="003B3504" w:rsidDel="00B03B4D">
                <w:delText>Agric Malnutrition</w:delText>
              </w:r>
            </w:del>
          </w:p>
        </w:tc>
        <w:tc>
          <w:tcPr>
            <w:tcW w:w="4968" w:type="dxa"/>
          </w:tcPr>
          <w:p w14:paraId="69C48408" w14:textId="731CDEE4" w:rsidR="00556205" w:rsidDel="00B03B4D" w:rsidRDefault="003F6B85" w:rsidP="00573147">
            <w:pPr>
              <w:rPr>
                <w:del w:id="855" w:author="Bruno Sanchez-Andrade Nuno" w:date="2012-08-14T17:48:00Z"/>
              </w:rPr>
            </w:pPr>
            <w:del w:id="856" w:author="Bruno Sanchez-Andrade Nuno" w:date="2012-08-14T17:48:00Z">
              <w:r w:rsidDel="00B03B4D">
                <w:delText>Resourced from WB data portal.</w:delText>
              </w:r>
            </w:del>
          </w:p>
        </w:tc>
      </w:tr>
      <w:tr w:rsidR="00556205" w:rsidDel="00B03B4D" w14:paraId="1A81DAE4" w14:textId="39B996BD" w:rsidTr="007A5140">
        <w:trPr>
          <w:del w:id="857" w:author="Bruno Sanchez-Andrade Nuno" w:date="2012-08-14T17:48:00Z"/>
        </w:trPr>
        <w:tc>
          <w:tcPr>
            <w:tcW w:w="3888" w:type="dxa"/>
          </w:tcPr>
          <w:p w14:paraId="22CC258B" w14:textId="37F34BC2" w:rsidR="00556205" w:rsidRPr="00EF35E6" w:rsidDel="00B03B4D" w:rsidRDefault="00556205" w:rsidP="00573147">
            <w:pPr>
              <w:rPr>
                <w:del w:id="858" w:author="Bruno Sanchez-Andrade Nuno" w:date="2012-08-14T17:48:00Z"/>
              </w:rPr>
            </w:pPr>
            <w:del w:id="859" w:author="Bruno Sanchez-Andrade Nuno" w:date="2012-08-14T17:48:00Z">
              <w:r w:rsidRPr="003B3504" w:rsidDel="00B03B4D">
                <w:delText>Health DALYs</w:delText>
              </w:r>
            </w:del>
          </w:p>
        </w:tc>
        <w:tc>
          <w:tcPr>
            <w:tcW w:w="4968" w:type="dxa"/>
          </w:tcPr>
          <w:p w14:paraId="0CC91D9D" w14:textId="2FD2815D" w:rsidR="00556205" w:rsidDel="00B03B4D" w:rsidRDefault="003F6B85" w:rsidP="00573147">
            <w:pPr>
              <w:rPr>
                <w:del w:id="860" w:author="Bruno Sanchez-Andrade Nuno" w:date="2012-08-14T17:48:00Z"/>
              </w:rPr>
            </w:pPr>
            <w:del w:id="861" w:author="Bruno Sanchez-Andrade Nuno" w:date="2012-08-14T17:48:00Z">
              <w:r w:rsidDel="00B03B4D">
                <w:delText>Copied over from 2011</w:delText>
              </w:r>
            </w:del>
          </w:p>
        </w:tc>
      </w:tr>
      <w:tr w:rsidR="00556205" w:rsidDel="00B03B4D" w14:paraId="19302C64" w14:textId="10A94EF8" w:rsidTr="007A5140">
        <w:trPr>
          <w:del w:id="862" w:author="Bruno Sanchez-Andrade Nuno" w:date="2012-08-14T17:48:00Z"/>
        </w:trPr>
        <w:tc>
          <w:tcPr>
            <w:tcW w:w="3888" w:type="dxa"/>
          </w:tcPr>
          <w:p w14:paraId="096F246E" w14:textId="57ACCFAD" w:rsidR="00556205" w:rsidRPr="00EF35E6" w:rsidDel="00B03B4D" w:rsidRDefault="00556205" w:rsidP="00573147">
            <w:pPr>
              <w:rPr>
                <w:del w:id="863" w:author="Bruno Sanchez-Andrade Nuno" w:date="2012-08-14T17:48:00Z"/>
              </w:rPr>
            </w:pPr>
            <w:del w:id="864" w:author="Bruno Sanchez-Andrade Nuno" w:date="2012-08-14T17:48:00Z">
              <w:r w:rsidRPr="003B3504" w:rsidDel="00B03B4D">
                <w:delText>Health Staff</w:delText>
              </w:r>
            </w:del>
          </w:p>
        </w:tc>
        <w:tc>
          <w:tcPr>
            <w:tcW w:w="4968" w:type="dxa"/>
          </w:tcPr>
          <w:p w14:paraId="07D533C8" w14:textId="19BD5D19" w:rsidR="00556205" w:rsidDel="00B03B4D" w:rsidRDefault="003F6B85" w:rsidP="00573147">
            <w:pPr>
              <w:rPr>
                <w:del w:id="865" w:author="Bruno Sanchez-Andrade Nuno" w:date="2012-08-14T17:48:00Z"/>
              </w:rPr>
            </w:pPr>
            <w:del w:id="866" w:author="Bruno Sanchez-Andrade Nuno" w:date="2012-08-14T17:48:00Z">
              <w:r w:rsidDel="00B03B4D">
                <w:delText>Secondary (Total)</w:delText>
              </w:r>
            </w:del>
          </w:p>
        </w:tc>
      </w:tr>
      <w:tr w:rsidR="00556205" w:rsidDel="00B03B4D" w14:paraId="03B0BDE8" w14:textId="1B6CCD2A" w:rsidTr="007A5140">
        <w:trPr>
          <w:del w:id="867" w:author="Bruno Sanchez-Andrade Nuno" w:date="2012-08-14T17:48:00Z"/>
        </w:trPr>
        <w:tc>
          <w:tcPr>
            <w:tcW w:w="3888" w:type="dxa"/>
          </w:tcPr>
          <w:p w14:paraId="10429905" w14:textId="279B04D6" w:rsidR="00556205" w:rsidRPr="00EF35E6" w:rsidDel="00B03B4D" w:rsidRDefault="00556205" w:rsidP="007A5140">
            <w:pPr>
              <w:ind w:left="720"/>
              <w:rPr>
                <w:del w:id="868" w:author="Bruno Sanchez-Andrade Nuno" w:date="2012-08-14T17:48:00Z"/>
              </w:rPr>
            </w:pPr>
            <w:del w:id="869" w:author="Bruno Sanchez-Andrade Nuno" w:date="2012-08-14T17:48:00Z">
              <w:r w:rsidRPr="003B3504" w:rsidDel="00B03B4D">
                <w:delText>Health Physicians</w:delText>
              </w:r>
            </w:del>
          </w:p>
        </w:tc>
        <w:tc>
          <w:tcPr>
            <w:tcW w:w="4968" w:type="dxa"/>
          </w:tcPr>
          <w:p w14:paraId="65F5043E" w14:textId="278E5C04" w:rsidR="00556205" w:rsidDel="00B03B4D" w:rsidRDefault="003F6B85" w:rsidP="00573147">
            <w:pPr>
              <w:rPr>
                <w:del w:id="870" w:author="Bruno Sanchez-Andrade Nuno" w:date="2012-08-14T17:48:00Z"/>
              </w:rPr>
            </w:pPr>
            <w:del w:id="871" w:author="Bruno Sanchez-Andrade Nuno" w:date="2012-08-14T17:48:00Z">
              <w:r w:rsidDel="00B03B4D">
                <w:delText>Resourced from WB data portal.</w:delText>
              </w:r>
            </w:del>
          </w:p>
        </w:tc>
      </w:tr>
      <w:tr w:rsidR="00556205" w:rsidDel="00B03B4D" w14:paraId="54143F3A" w14:textId="4504DA3E" w:rsidTr="007A5140">
        <w:trPr>
          <w:del w:id="872" w:author="Bruno Sanchez-Andrade Nuno" w:date="2012-08-14T17:48:00Z"/>
        </w:trPr>
        <w:tc>
          <w:tcPr>
            <w:tcW w:w="3888" w:type="dxa"/>
          </w:tcPr>
          <w:p w14:paraId="44A8D301" w14:textId="1248605F" w:rsidR="00556205" w:rsidRPr="00EF35E6" w:rsidDel="00B03B4D" w:rsidRDefault="00556205" w:rsidP="007A5140">
            <w:pPr>
              <w:ind w:left="720"/>
              <w:rPr>
                <w:del w:id="873" w:author="Bruno Sanchez-Andrade Nuno" w:date="2012-08-14T17:48:00Z"/>
              </w:rPr>
            </w:pPr>
            <w:del w:id="874" w:author="Bruno Sanchez-Andrade Nuno" w:date="2012-08-14T17:48:00Z">
              <w:r w:rsidRPr="003B3504" w:rsidDel="00B03B4D">
                <w:delText>Health Nurses MW</w:delText>
              </w:r>
            </w:del>
          </w:p>
        </w:tc>
        <w:tc>
          <w:tcPr>
            <w:tcW w:w="4968" w:type="dxa"/>
          </w:tcPr>
          <w:p w14:paraId="1BB3997E" w14:textId="5F25B7B1" w:rsidR="00556205" w:rsidDel="00B03B4D" w:rsidRDefault="003F6B85" w:rsidP="00573147">
            <w:pPr>
              <w:rPr>
                <w:del w:id="875" w:author="Bruno Sanchez-Andrade Nuno" w:date="2012-08-14T17:48:00Z"/>
              </w:rPr>
            </w:pPr>
            <w:del w:id="876" w:author="Bruno Sanchez-Andrade Nuno" w:date="2012-08-14T17:48:00Z">
              <w:r w:rsidDel="00B03B4D">
                <w:delText>Resourced from WB data portal.</w:delText>
              </w:r>
            </w:del>
          </w:p>
        </w:tc>
      </w:tr>
      <w:tr w:rsidR="00556205" w:rsidDel="00B03B4D" w14:paraId="2A67400F" w14:textId="05762276" w:rsidTr="007A5140">
        <w:trPr>
          <w:del w:id="877" w:author="Bruno Sanchez-Andrade Nuno" w:date="2012-08-14T17:48:00Z"/>
        </w:trPr>
        <w:tc>
          <w:tcPr>
            <w:tcW w:w="3888" w:type="dxa"/>
          </w:tcPr>
          <w:p w14:paraId="29CBC7A0" w14:textId="24FD3974" w:rsidR="00556205" w:rsidRPr="00EF35E6" w:rsidDel="00B03B4D" w:rsidRDefault="00556205" w:rsidP="00573147">
            <w:pPr>
              <w:rPr>
                <w:del w:id="878" w:author="Bruno Sanchez-Andrade Nuno" w:date="2012-08-14T17:48:00Z"/>
              </w:rPr>
            </w:pPr>
            <w:del w:id="879" w:author="Bruno Sanchez-Andrade Nuno" w:date="2012-08-14T17:48:00Z">
              <w:r w:rsidRPr="003B3504" w:rsidDel="00B03B4D">
                <w:delText>Health Longe</w:delText>
              </w:r>
            </w:del>
          </w:p>
        </w:tc>
        <w:tc>
          <w:tcPr>
            <w:tcW w:w="4968" w:type="dxa"/>
          </w:tcPr>
          <w:p w14:paraId="09B61C45" w14:textId="746C9AA8" w:rsidR="00556205" w:rsidDel="00B03B4D" w:rsidRDefault="003F6B85" w:rsidP="00573147">
            <w:pPr>
              <w:rPr>
                <w:del w:id="880" w:author="Bruno Sanchez-Andrade Nuno" w:date="2012-08-14T17:48:00Z"/>
              </w:rPr>
            </w:pPr>
            <w:del w:id="881" w:author="Bruno Sanchez-Andrade Nuno" w:date="2012-08-14T17:48:00Z">
              <w:r w:rsidDel="00B03B4D">
                <w:delText>Resourced from WB data portal.</w:delText>
              </w:r>
            </w:del>
          </w:p>
        </w:tc>
      </w:tr>
      <w:tr w:rsidR="00556205" w:rsidDel="00B03B4D" w14:paraId="332F98AE" w14:textId="57DDDB44" w:rsidTr="007A5140">
        <w:trPr>
          <w:del w:id="882" w:author="Bruno Sanchez-Andrade Nuno" w:date="2012-08-14T17:48:00Z"/>
        </w:trPr>
        <w:tc>
          <w:tcPr>
            <w:tcW w:w="3888" w:type="dxa"/>
          </w:tcPr>
          <w:p w14:paraId="683AAE10" w14:textId="543FE806" w:rsidR="00556205" w:rsidRPr="00EF35E6" w:rsidDel="00B03B4D" w:rsidRDefault="00556205" w:rsidP="00573147">
            <w:pPr>
              <w:rPr>
                <w:del w:id="883" w:author="Bruno Sanchez-Andrade Nuno" w:date="2012-08-14T17:48:00Z"/>
              </w:rPr>
            </w:pPr>
            <w:del w:id="884" w:author="Bruno Sanchez-Andrade Nuno" w:date="2012-08-14T17:48:00Z">
              <w:r w:rsidRPr="003B3504" w:rsidDel="00B03B4D">
                <w:delText>Health Disease</w:delText>
              </w:r>
            </w:del>
          </w:p>
        </w:tc>
        <w:tc>
          <w:tcPr>
            <w:tcW w:w="4968" w:type="dxa"/>
          </w:tcPr>
          <w:p w14:paraId="2E349B1E" w14:textId="6571BFF4" w:rsidR="00556205" w:rsidDel="00B03B4D" w:rsidRDefault="003F6B85" w:rsidP="00573147">
            <w:pPr>
              <w:rPr>
                <w:del w:id="885" w:author="Bruno Sanchez-Andrade Nuno" w:date="2012-08-14T17:48:00Z"/>
              </w:rPr>
            </w:pPr>
            <w:del w:id="886" w:author="Bruno Sanchez-Andrade Nuno" w:date="2012-08-14T17:48:00Z">
              <w:r w:rsidDel="00B03B4D">
                <w:delText>Copied over from 2011</w:delText>
              </w:r>
            </w:del>
          </w:p>
        </w:tc>
      </w:tr>
      <w:tr w:rsidR="00556205" w:rsidDel="00B03B4D" w14:paraId="66D762A7" w14:textId="74FA048C" w:rsidTr="007A5140">
        <w:trPr>
          <w:del w:id="887" w:author="Bruno Sanchez-Andrade Nuno" w:date="2012-08-14T17:48:00Z"/>
        </w:trPr>
        <w:tc>
          <w:tcPr>
            <w:tcW w:w="3888" w:type="dxa"/>
          </w:tcPr>
          <w:p w14:paraId="1703318A" w14:textId="0C0FCD55" w:rsidR="00556205" w:rsidRPr="00EF35E6" w:rsidDel="00B03B4D" w:rsidRDefault="00556205" w:rsidP="00573147">
            <w:pPr>
              <w:rPr>
                <w:del w:id="888" w:author="Bruno Sanchez-Andrade Nuno" w:date="2012-08-14T17:48:00Z"/>
              </w:rPr>
            </w:pPr>
            <w:del w:id="889" w:author="Bruno Sanchez-Andrade Nuno" w:date="2012-08-14T17:48:00Z">
              <w:r w:rsidRPr="003B3504" w:rsidDel="00B03B4D">
                <w:delText>Health External</w:delText>
              </w:r>
            </w:del>
          </w:p>
        </w:tc>
        <w:tc>
          <w:tcPr>
            <w:tcW w:w="4968" w:type="dxa"/>
          </w:tcPr>
          <w:p w14:paraId="709031E7" w14:textId="529338E1" w:rsidR="00556205" w:rsidDel="00B03B4D" w:rsidRDefault="003F6B85" w:rsidP="00573147">
            <w:pPr>
              <w:rPr>
                <w:del w:id="890" w:author="Bruno Sanchez-Andrade Nuno" w:date="2012-08-14T17:48:00Z"/>
              </w:rPr>
            </w:pPr>
            <w:del w:id="891" w:author="Bruno Sanchez-Andrade Nuno" w:date="2012-08-14T17:48:00Z">
              <w:r w:rsidDel="00B03B4D">
                <w:delText>Resourced from WB data portal.</w:delText>
              </w:r>
            </w:del>
          </w:p>
        </w:tc>
      </w:tr>
      <w:tr w:rsidR="00556205" w:rsidDel="00B03B4D" w14:paraId="6834BEAA" w14:textId="5D46598F" w:rsidTr="007A5140">
        <w:trPr>
          <w:del w:id="892" w:author="Bruno Sanchez-Andrade Nuno" w:date="2012-08-14T17:48:00Z"/>
        </w:trPr>
        <w:tc>
          <w:tcPr>
            <w:tcW w:w="3888" w:type="dxa"/>
          </w:tcPr>
          <w:p w14:paraId="4A7CF839" w14:textId="6BF01EDD" w:rsidR="00556205" w:rsidRPr="00EF35E6" w:rsidDel="00B03B4D" w:rsidRDefault="00556205" w:rsidP="00573147">
            <w:pPr>
              <w:rPr>
                <w:del w:id="893" w:author="Bruno Sanchez-Andrade Nuno" w:date="2012-08-14T17:48:00Z"/>
              </w:rPr>
            </w:pPr>
            <w:del w:id="894" w:author="Bruno Sanchez-Andrade Nuno" w:date="2012-08-14T17:48:00Z">
              <w:r w:rsidRPr="003B3504" w:rsidDel="00B03B4D">
                <w:delText>Health Maternal</w:delText>
              </w:r>
            </w:del>
          </w:p>
        </w:tc>
        <w:tc>
          <w:tcPr>
            <w:tcW w:w="4968" w:type="dxa"/>
          </w:tcPr>
          <w:p w14:paraId="374B8B88" w14:textId="38923D4C" w:rsidR="00556205" w:rsidDel="00B03B4D" w:rsidRDefault="003F6B85" w:rsidP="00556205">
            <w:pPr>
              <w:ind w:left="720"/>
              <w:rPr>
                <w:del w:id="895" w:author="Bruno Sanchez-Andrade Nuno" w:date="2012-08-14T17:48:00Z"/>
              </w:rPr>
            </w:pPr>
            <w:del w:id="896" w:author="Bruno Sanchez-Andrade Nuno" w:date="2012-08-14T17:48:00Z">
              <w:r w:rsidDel="00B03B4D">
                <w:delText>Resourced from WB data portal.</w:delText>
              </w:r>
            </w:del>
          </w:p>
        </w:tc>
      </w:tr>
      <w:tr w:rsidR="00556205" w:rsidDel="00B03B4D" w14:paraId="545610CF" w14:textId="0980B775" w:rsidTr="007A5140">
        <w:trPr>
          <w:del w:id="897" w:author="Bruno Sanchez-Andrade Nuno" w:date="2012-08-14T17:48:00Z"/>
        </w:trPr>
        <w:tc>
          <w:tcPr>
            <w:tcW w:w="3888" w:type="dxa"/>
          </w:tcPr>
          <w:p w14:paraId="493992CB" w14:textId="233BBEFA" w:rsidR="00556205" w:rsidRPr="00EF35E6" w:rsidDel="00B03B4D" w:rsidRDefault="00556205" w:rsidP="00573147">
            <w:pPr>
              <w:rPr>
                <w:del w:id="898" w:author="Bruno Sanchez-Andrade Nuno" w:date="2012-08-14T17:48:00Z"/>
              </w:rPr>
            </w:pPr>
            <w:del w:id="899" w:author="Bruno Sanchez-Andrade Nuno" w:date="2012-08-14T17:48:00Z">
              <w:r w:rsidRPr="003B3504" w:rsidDel="00B03B4D">
                <w:delText>Coast Area</w:delText>
              </w:r>
            </w:del>
          </w:p>
        </w:tc>
        <w:tc>
          <w:tcPr>
            <w:tcW w:w="4968" w:type="dxa"/>
          </w:tcPr>
          <w:p w14:paraId="40C157E7" w14:textId="75D863FC" w:rsidR="00556205" w:rsidDel="00B03B4D" w:rsidRDefault="003F6B85" w:rsidP="00573147">
            <w:pPr>
              <w:rPr>
                <w:del w:id="900" w:author="Bruno Sanchez-Andrade Nuno" w:date="2012-08-14T17:48:00Z"/>
              </w:rPr>
            </w:pPr>
            <w:del w:id="901" w:author="Bruno Sanchez-Andrade Nuno" w:date="2012-08-14T17:48:00Z">
              <w:r w:rsidDel="00B03B4D">
                <w:delText>Copied over from 2011</w:delText>
              </w:r>
            </w:del>
          </w:p>
        </w:tc>
      </w:tr>
      <w:tr w:rsidR="00556205" w:rsidDel="00B03B4D" w14:paraId="4E4AFF1D" w14:textId="45FCEAFF" w:rsidTr="007A5140">
        <w:trPr>
          <w:del w:id="902" w:author="Bruno Sanchez-Andrade Nuno" w:date="2012-08-14T17:48:00Z"/>
        </w:trPr>
        <w:tc>
          <w:tcPr>
            <w:tcW w:w="3888" w:type="dxa"/>
          </w:tcPr>
          <w:p w14:paraId="72A9041D" w14:textId="60FF8251" w:rsidR="00556205" w:rsidRPr="00EF35E6" w:rsidDel="00B03B4D" w:rsidRDefault="00556205" w:rsidP="00573147">
            <w:pPr>
              <w:rPr>
                <w:del w:id="903" w:author="Bruno Sanchez-Andrade Nuno" w:date="2012-08-14T17:48:00Z"/>
              </w:rPr>
            </w:pPr>
            <w:del w:id="904" w:author="Bruno Sanchez-Andrade Nuno" w:date="2012-08-14T17:48:00Z">
              <w:r w:rsidRPr="003B3504" w:rsidDel="00B03B4D">
                <w:delText>Coast Population</w:delText>
              </w:r>
            </w:del>
          </w:p>
        </w:tc>
        <w:tc>
          <w:tcPr>
            <w:tcW w:w="4968" w:type="dxa"/>
          </w:tcPr>
          <w:p w14:paraId="590FCD7C" w14:textId="763E101C" w:rsidR="00556205" w:rsidDel="00B03B4D" w:rsidRDefault="003F6B85" w:rsidP="00573147">
            <w:pPr>
              <w:rPr>
                <w:del w:id="905" w:author="Bruno Sanchez-Andrade Nuno" w:date="2012-08-14T17:48:00Z"/>
              </w:rPr>
            </w:pPr>
            <w:del w:id="906" w:author="Bruno Sanchez-Andrade Nuno" w:date="2012-08-14T17:48:00Z">
              <w:r w:rsidDel="00B03B4D">
                <w:delText>Copied over from 2011</w:delText>
              </w:r>
            </w:del>
          </w:p>
        </w:tc>
      </w:tr>
      <w:tr w:rsidR="00556205" w:rsidDel="00B03B4D" w14:paraId="461E5B27" w14:textId="3D94F471" w:rsidTr="007A5140">
        <w:trPr>
          <w:del w:id="907" w:author="Bruno Sanchez-Andrade Nuno" w:date="2012-08-14T17:48:00Z"/>
        </w:trPr>
        <w:tc>
          <w:tcPr>
            <w:tcW w:w="3888" w:type="dxa"/>
          </w:tcPr>
          <w:p w14:paraId="254F39E5" w14:textId="540E1C3B" w:rsidR="00556205" w:rsidRPr="00EF35E6" w:rsidDel="00B03B4D" w:rsidRDefault="00556205" w:rsidP="00573147">
            <w:pPr>
              <w:rPr>
                <w:del w:id="908" w:author="Bruno Sanchez-Andrade Nuno" w:date="2012-08-14T17:48:00Z"/>
              </w:rPr>
            </w:pPr>
            <w:del w:id="909" w:author="Bruno Sanchez-Andrade Nuno" w:date="2012-08-14T17:48:00Z">
              <w:r w:rsidRPr="003B3504" w:rsidDel="00B03B4D">
                <w:delText>Energy Access</w:delText>
              </w:r>
            </w:del>
          </w:p>
        </w:tc>
        <w:tc>
          <w:tcPr>
            <w:tcW w:w="4968" w:type="dxa"/>
          </w:tcPr>
          <w:p w14:paraId="6B6CC069" w14:textId="7B1DB425" w:rsidR="00556205" w:rsidDel="00B03B4D" w:rsidRDefault="003F6B85" w:rsidP="00573147">
            <w:pPr>
              <w:rPr>
                <w:del w:id="910" w:author="Bruno Sanchez-Andrade Nuno" w:date="2012-08-14T17:48:00Z"/>
              </w:rPr>
            </w:pPr>
            <w:del w:id="911" w:author="Bruno Sanchez-Andrade Nuno" w:date="2012-08-14T17:48:00Z">
              <w:r w:rsidDel="00B03B4D">
                <w:delText>Copied over from 2011</w:delText>
              </w:r>
            </w:del>
          </w:p>
        </w:tc>
      </w:tr>
      <w:tr w:rsidR="00556205" w:rsidDel="00B03B4D" w14:paraId="7F6EA7D8" w14:textId="27928E24" w:rsidTr="007A5140">
        <w:trPr>
          <w:del w:id="912" w:author="Bruno Sanchez-Andrade Nuno" w:date="2012-08-14T17:48:00Z"/>
        </w:trPr>
        <w:tc>
          <w:tcPr>
            <w:tcW w:w="3888" w:type="dxa"/>
          </w:tcPr>
          <w:p w14:paraId="7A376782" w14:textId="3B69DF4C" w:rsidR="00556205" w:rsidRPr="00EF35E6" w:rsidDel="00B03B4D" w:rsidRDefault="00556205" w:rsidP="00573147">
            <w:pPr>
              <w:rPr>
                <w:del w:id="913" w:author="Bruno Sanchez-Andrade Nuno" w:date="2012-08-14T17:48:00Z"/>
              </w:rPr>
            </w:pPr>
            <w:del w:id="914" w:author="Bruno Sanchez-Andrade Nuno" w:date="2012-08-14T17:48:00Z">
              <w:r w:rsidRPr="003B3504" w:rsidDel="00B03B4D">
                <w:delText>Energy Sensitivity</w:delText>
              </w:r>
            </w:del>
          </w:p>
        </w:tc>
        <w:tc>
          <w:tcPr>
            <w:tcW w:w="4968" w:type="dxa"/>
          </w:tcPr>
          <w:p w14:paraId="3A8AF1E5" w14:textId="3DF97F39" w:rsidR="00556205" w:rsidDel="00B03B4D" w:rsidRDefault="003F6B85" w:rsidP="00573147">
            <w:pPr>
              <w:rPr>
                <w:del w:id="915" w:author="Bruno Sanchez-Andrade Nuno" w:date="2012-08-14T17:48:00Z"/>
              </w:rPr>
            </w:pPr>
            <w:del w:id="916" w:author="Bruno Sanchez-Andrade Nuno" w:date="2012-08-14T17:48:00Z">
              <w:r w:rsidDel="00B03B4D">
                <w:delText>Secondary. Re-sourced. Now is not static</w:delText>
              </w:r>
            </w:del>
          </w:p>
        </w:tc>
      </w:tr>
      <w:tr w:rsidR="00556205" w:rsidDel="00B03B4D" w14:paraId="33C26107" w14:textId="2BDD4162" w:rsidTr="007A5140">
        <w:trPr>
          <w:del w:id="917" w:author="Bruno Sanchez-Andrade Nuno" w:date="2012-08-14T17:48:00Z"/>
        </w:trPr>
        <w:tc>
          <w:tcPr>
            <w:tcW w:w="3888" w:type="dxa"/>
          </w:tcPr>
          <w:p w14:paraId="195727B4" w14:textId="5B9BBC2C" w:rsidR="00556205" w:rsidRPr="00EF35E6" w:rsidDel="00B03B4D" w:rsidRDefault="00556205" w:rsidP="007A5140">
            <w:pPr>
              <w:ind w:left="720"/>
              <w:rPr>
                <w:del w:id="918" w:author="Bruno Sanchez-Andrade Nuno" w:date="2012-08-14T17:48:00Z"/>
              </w:rPr>
            </w:pPr>
            <w:del w:id="919" w:author="Bruno Sanchez-Andrade Nuno" w:date="2012-08-14T17:48:00Z">
              <w:r w:rsidRPr="003B3504" w:rsidDel="00B03B4D">
                <w:delText>Imports</w:delText>
              </w:r>
            </w:del>
          </w:p>
        </w:tc>
        <w:tc>
          <w:tcPr>
            <w:tcW w:w="4968" w:type="dxa"/>
          </w:tcPr>
          <w:p w14:paraId="3F9AE14F" w14:textId="02485478" w:rsidR="00556205" w:rsidDel="00B03B4D" w:rsidRDefault="003F6B85" w:rsidP="00573147">
            <w:pPr>
              <w:rPr>
                <w:del w:id="920" w:author="Bruno Sanchez-Andrade Nuno" w:date="2012-08-14T17:48:00Z"/>
              </w:rPr>
            </w:pPr>
            <w:del w:id="921" w:author="Bruno Sanchez-Andrade Nuno" w:date="2012-08-14T17:48:00Z">
              <w:r w:rsidDel="00B03B4D">
                <w:delText>Resourced from WB data portal.</w:delText>
              </w:r>
            </w:del>
          </w:p>
        </w:tc>
      </w:tr>
      <w:tr w:rsidR="00556205" w:rsidDel="00B03B4D" w14:paraId="53E31EC6" w14:textId="733D89A3" w:rsidTr="007A5140">
        <w:trPr>
          <w:del w:id="922" w:author="Bruno Sanchez-Andrade Nuno" w:date="2012-08-14T17:48:00Z"/>
        </w:trPr>
        <w:tc>
          <w:tcPr>
            <w:tcW w:w="3888" w:type="dxa"/>
          </w:tcPr>
          <w:p w14:paraId="5882DD6F" w14:textId="51E61645" w:rsidR="00556205" w:rsidRPr="00EF35E6" w:rsidDel="00B03B4D" w:rsidRDefault="00556205" w:rsidP="007A5140">
            <w:pPr>
              <w:ind w:left="720"/>
              <w:rPr>
                <w:del w:id="923" w:author="Bruno Sanchez-Andrade Nuno" w:date="2012-08-14T17:48:00Z"/>
              </w:rPr>
            </w:pPr>
            <w:del w:id="924" w:author="Bruno Sanchez-Andrade Nuno" w:date="2012-08-14T17:48:00Z">
              <w:r w:rsidRPr="003B3504" w:rsidDel="00B03B4D">
                <w:delText>Hydro</w:delText>
              </w:r>
            </w:del>
          </w:p>
        </w:tc>
        <w:tc>
          <w:tcPr>
            <w:tcW w:w="4968" w:type="dxa"/>
          </w:tcPr>
          <w:p w14:paraId="2F75C3BE" w14:textId="788A787F" w:rsidR="00556205" w:rsidDel="00B03B4D" w:rsidRDefault="003F6B85" w:rsidP="00573147">
            <w:pPr>
              <w:rPr>
                <w:del w:id="925" w:author="Bruno Sanchez-Andrade Nuno" w:date="2012-08-14T17:48:00Z"/>
              </w:rPr>
            </w:pPr>
            <w:del w:id="926" w:author="Bruno Sanchez-Andrade Nuno" w:date="2012-08-14T17:48:00Z">
              <w:r w:rsidDel="00B03B4D">
                <w:delText>Resourced from WB data portal.</w:delText>
              </w:r>
            </w:del>
          </w:p>
        </w:tc>
      </w:tr>
      <w:tr w:rsidR="00556205" w:rsidDel="00B03B4D" w14:paraId="0F7F5474" w14:textId="2D1186C0" w:rsidTr="007A5140">
        <w:trPr>
          <w:del w:id="927" w:author="Bruno Sanchez-Andrade Nuno" w:date="2012-08-14T17:48:00Z"/>
        </w:trPr>
        <w:tc>
          <w:tcPr>
            <w:tcW w:w="3888" w:type="dxa"/>
          </w:tcPr>
          <w:p w14:paraId="675A56E8" w14:textId="229EAF8E" w:rsidR="00556205" w:rsidRPr="00EF35E6" w:rsidDel="00B03B4D" w:rsidRDefault="00556205" w:rsidP="00573147">
            <w:pPr>
              <w:rPr>
                <w:del w:id="928" w:author="Bruno Sanchez-Andrade Nuno" w:date="2012-08-14T17:48:00Z"/>
              </w:rPr>
            </w:pPr>
            <w:del w:id="929" w:author="Bruno Sanchez-Andrade Nuno" w:date="2012-08-14T17:48:00Z">
              <w:r w:rsidRPr="003B3504" w:rsidDel="00B03B4D">
                <w:delText>Road Floods</w:delText>
              </w:r>
            </w:del>
          </w:p>
        </w:tc>
        <w:tc>
          <w:tcPr>
            <w:tcW w:w="4968" w:type="dxa"/>
          </w:tcPr>
          <w:p w14:paraId="0FC4E484" w14:textId="6D3F3642" w:rsidR="00556205" w:rsidDel="00B03B4D" w:rsidRDefault="003F6B85" w:rsidP="00573147">
            <w:pPr>
              <w:rPr>
                <w:del w:id="930" w:author="Bruno Sanchez-Andrade Nuno" w:date="2012-08-14T17:48:00Z"/>
              </w:rPr>
            </w:pPr>
            <w:del w:id="931" w:author="Bruno Sanchez-Andrade Nuno" w:date="2012-08-14T17:48:00Z">
              <w:r w:rsidDel="00B03B4D">
                <w:delText>Copied over from 2011</w:delText>
              </w:r>
            </w:del>
          </w:p>
        </w:tc>
      </w:tr>
      <w:tr w:rsidR="00556205" w:rsidDel="00B03B4D" w14:paraId="1214C893" w14:textId="586C520D" w:rsidTr="007A5140">
        <w:trPr>
          <w:del w:id="932" w:author="Bruno Sanchez-Andrade Nuno" w:date="2012-08-14T17:48:00Z"/>
        </w:trPr>
        <w:tc>
          <w:tcPr>
            <w:tcW w:w="3888" w:type="dxa"/>
          </w:tcPr>
          <w:p w14:paraId="165AB656" w14:textId="72C8F452" w:rsidR="00556205" w:rsidRPr="00EF35E6" w:rsidDel="00B03B4D" w:rsidRDefault="00556205" w:rsidP="00573147">
            <w:pPr>
              <w:rPr>
                <w:del w:id="933" w:author="Bruno Sanchez-Andrade Nuno" w:date="2012-08-14T17:48:00Z"/>
              </w:rPr>
            </w:pPr>
            <w:del w:id="934" w:author="Bruno Sanchez-Andrade Nuno" w:date="2012-08-14T17:48:00Z">
              <w:r w:rsidRPr="003B3504" w:rsidDel="00B03B4D">
                <w:delText>Road Paved</w:delText>
              </w:r>
            </w:del>
          </w:p>
        </w:tc>
        <w:tc>
          <w:tcPr>
            <w:tcW w:w="4968" w:type="dxa"/>
          </w:tcPr>
          <w:p w14:paraId="3111C73A" w14:textId="5BD012C1" w:rsidR="00556205" w:rsidDel="00B03B4D" w:rsidRDefault="003F6B85" w:rsidP="00573147">
            <w:pPr>
              <w:rPr>
                <w:del w:id="935" w:author="Bruno Sanchez-Andrade Nuno" w:date="2012-08-14T17:48:00Z"/>
              </w:rPr>
            </w:pPr>
            <w:del w:id="936" w:author="Bruno Sanchez-Andrade Nuno" w:date="2012-08-14T17:48:00Z">
              <w:r w:rsidDel="00B03B4D">
                <w:delText>Resourced from WB data portal.</w:delText>
              </w:r>
            </w:del>
          </w:p>
        </w:tc>
      </w:tr>
      <w:tr w:rsidR="00556205" w:rsidDel="00B03B4D" w14:paraId="1E00945E" w14:textId="7B607B46" w:rsidTr="007A5140">
        <w:trPr>
          <w:del w:id="937" w:author="Bruno Sanchez-Andrade Nuno" w:date="2012-08-14T17:48:00Z"/>
        </w:trPr>
        <w:tc>
          <w:tcPr>
            <w:tcW w:w="3888" w:type="dxa"/>
          </w:tcPr>
          <w:p w14:paraId="67AEAD0E" w14:textId="34A60C64" w:rsidR="00556205" w:rsidRPr="00EF35E6" w:rsidDel="00B03B4D" w:rsidRDefault="00556205" w:rsidP="00573147">
            <w:pPr>
              <w:rPr>
                <w:del w:id="938" w:author="Bruno Sanchez-Andrade Nuno" w:date="2012-08-14T17:48:00Z"/>
              </w:rPr>
            </w:pPr>
            <w:del w:id="939" w:author="Bruno Sanchez-Andrade Nuno" w:date="2012-08-14T17:48:00Z">
              <w:r w:rsidRPr="003B3504" w:rsidDel="00B03B4D">
                <w:delText>R-IEF Business free</w:delText>
              </w:r>
            </w:del>
          </w:p>
        </w:tc>
        <w:tc>
          <w:tcPr>
            <w:tcW w:w="4968" w:type="dxa"/>
          </w:tcPr>
          <w:p w14:paraId="3331F13E" w14:textId="77044F3B" w:rsidR="00556205" w:rsidDel="00B03B4D" w:rsidRDefault="003F6B85" w:rsidP="00573147">
            <w:pPr>
              <w:rPr>
                <w:del w:id="940" w:author="Bruno Sanchez-Andrade Nuno" w:date="2012-08-14T17:48:00Z"/>
              </w:rPr>
            </w:pPr>
            <w:del w:id="941" w:author="Bruno Sanchez-Andrade Nuno" w:date="2012-08-14T17:48:00Z">
              <w:r w:rsidDel="00B03B4D">
                <w:delText>Copied over from 2011 + 1 column</w:delText>
              </w:r>
            </w:del>
          </w:p>
        </w:tc>
      </w:tr>
      <w:tr w:rsidR="00556205" w:rsidDel="00B03B4D" w14:paraId="5DDF4F4F" w14:textId="30006D07" w:rsidTr="007A5140">
        <w:trPr>
          <w:del w:id="942" w:author="Bruno Sanchez-Andrade Nuno" w:date="2012-08-14T17:48:00Z"/>
        </w:trPr>
        <w:tc>
          <w:tcPr>
            <w:tcW w:w="3888" w:type="dxa"/>
          </w:tcPr>
          <w:p w14:paraId="060B1BF3" w14:textId="4B3BB216" w:rsidR="00556205" w:rsidRPr="00EF35E6" w:rsidDel="00B03B4D" w:rsidRDefault="00556205" w:rsidP="00573147">
            <w:pPr>
              <w:rPr>
                <w:del w:id="943" w:author="Bruno Sanchez-Andrade Nuno" w:date="2012-08-14T17:48:00Z"/>
              </w:rPr>
            </w:pPr>
            <w:del w:id="944" w:author="Bruno Sanchez-Andrade Nuno" w:date="2012-08-14T17:48:00Z">
              <w:r w:rsidRPr="003B3504" w:rsidDel="00B03B4D">
                <w:delText>R-IEF Finan free</w:delText>
              </w:r>
            </w:del>
          </w:p>
        </w:tc>
        <w:tc>
          <w:tcPr>
            <w:tcW w:w="4968" w:type="dxa"/>
          </w:tcPr>
          <w:p w14:paraId="733BF2D2" w14:textId="45DFA66D" w:rsidR="00556205" w:rsidDel="00B03B4D" w:rsidRDefault="003F6B85" w:rsidP="00573147">
            <w:pPr>
              <w:rPr>
                <w:del w:id="945" w:author="Bruno Sanchez-Andrade Nuno" w:date="2012-08-14T17:48:00Z"/>
              </w:rPr>
            </w:pPr>
            <w:del w:id="946" w:author="Bruno Sanchez-Andrade Nuno" w:date="2012-08-14T17:48:00Z">
              <w:r w:rsidDel="00B03B4D">
                <w:delText>Copied over from 2011 + 1 column</w:delText>
              </w:r>
            </w:del>
          </w:p>
        </w:tc>
      </w:tr>
      <w:tr w:rsidR="00556205" w:rsidDel="00B03B4D" w14:paraId="61809AF9" w14:textId="6C93192E" w:rsidTr="007A5140">
        <w:trPr>
          <w:del w:id="947" w:author="Bruno Sanchez-Andrade Nuno" w:date="2012-08-14T17:48:00Z"/>
        </w:trPr>
        <w:tc>
          <w:tcPr>
            <w:tcW w:w="3888" w:type="dxa"/>
          </w:tcPr>
          <w:p w14:paraId="684CCE0B" w14:textId="532623C1" w:rsidR="00556205" w:rsidRPr="00EF35E6" w:rsidDel="00B03B4D" w:rsidRDefault="00556205" w:rsidP="00573147">
            <w:pPr>
              <w:rPr>
                <w:del w:id="948" w:author="Bruno Sanchez-Andrade Nuno" w:date="2012-08-14T17:48:00Z"/>
              </w:rPr>
            </w:pPr>
            <w:del w:id="949" w:author="Bruno Sanchez-Andrade Nuno" w:date="2012-08-14T17:48:00Z">
              <w:r w:rsidRPr="003B3504" w:rsidDel="00B03B4D">
                <w:delText>R-IEF Fiscal Free</w:delText>
              </w:r>
            </w:del>
          </w:p>
        </w:tc>
        <w:tc>
          <w:tcPr>
            <w:tcW w:w="4968" w:type="dxa"/>
          </w:tcPr>
          <w:p w14:paraId="65895B4E" w14:textId="3D9A8953" w:rsidR="00556205" w:rsidDel="00B03B4D" w:rsidRDefault="003F6B85" w:rsidP="00573147">
            <w:pPr>
              <w:rPr>
                <w:del w:id="950" w:author="Bruno Sanchez-Andrade Nuno" w:date="2012-08-14T17:48:00Z"/>
              </w:rPr>
            </w:pPr>
            <w:del w:id="951" w:author="Bruno Sanchez-Andrade Nuno" w:date="2012-08-14T17:48:00Z">
              <w:r w:rsidDel="00B03B4D">
                <w:delText>Copied over from 2011 + 1 column</w:delText>
              </w:r>
            </w:del>
          </w:p>
        </w:tc>
      </w:tr>
      <w:tr w:rsidR="00556205" w:rsidDel="00B03B4D" w14:paraId="6513156B" w14:textId="0C1389D7" w:rsidTr="007A5140">
        <w:trPr>
          <w:del w:id="952" w:author="Bruno Sanchez-Andrade Nuno" w:date="2012-08-14T17:48:00Z"/>
        </w:trPr>
        <w:tc>
          <w:tcPr>
            <w:tcW w:w="3888" w:type="dxa"/>
          </w:tcPr>
          <w:p w14:paraId="6099E658" w14:textId="62471995" w:rsidR="00556205" w:rsidRPr="00EF35E6" w:rsidDel="00B03B4D" w:rsidRDefault="00556205" w:rsidP="00573147">
            <w:pPr>
              <w:rPr>
                <w:del w:id="953" w:author="Bruno Sanchez-Andrade Nuno" w:date="2012-08-14T17:48:00Z"/>
              </w:rPr>
            </w:pPr>
            <w:del w:id="954" w:author="Bruno Sanchez-Andrade Nuno" w:date="2012-08-14T17:48:00Z">
              <w:r w:rsidRPr="003B3504" w:rsidDel="00B03B4D">
                <w:delText>R-IEF Gov Spending</w:delText>
              </w:r>
            </w:del>
          </w:p>
        </w:tc>
        <w:tc>
          <w:tcPr>
            <w:tcW w:w="4968" w:type="dxa"/>
          </w:tcPr>
          <w:p w14:paraId="0B26A84C" w14:textId="002AFC09" w:rsidR="00556205" w:rsidDel="00B03B4D" w:rsidRDefault="003F6B85" w:rsidP="00573147">
            <w:pPr>
              <w:rPr>
                <w:del w:id="955" w:author="Bruno Sanchez-Andrade Nuno" w:date="2012-08-14T17:48:00Z"/>
              </w:rPr>
            </w:pPr>
            <w:del w:id="956" w:author="Bruno Sanchez-Andrade Nuno" w:date="2012-08-14T17:48:00Z">
              <w:r w:rsidDel="00B03B4D">
                <w:delText>Copied over from 2011 + 1 column</w:delText>
              </w:r>
            </w:del>
          </w:p>
        </w:tc>
      </w:tr>
      <w:tr w:rsidR="00556205" w:rsidDel="00B03B4D" w14:paraId="36502D71" w14:textId="4E829203" w:rsidTr="007A5140">
        <w:trPr>
          <w:del w:id="957" w:author="Bruno Sanchez-Andrade Nuno" w:date="2012-08-14T17:48:00Z"/>
        </w:trPr>
        <w:tc>
          <w:tcPr>
            <w:tcW w:w="3888" w:type="dxa"/>
          </w:tcPr>
          <w:p w14:paraId="3D839CE0" w14:textId="41C13BF9" w:rsidR="00556205" w:rsidRPr="00EF35E6" w:rsidDel="00B03B4D" w:rsidRDefault="00556205" w:rsidP="00573147">
            <w:pPr>
              <w:rPr>
                <w:del w:id="958" w:author="Bruno Sanchez-Andrade Nuno" w:date="2012-08-14T17:48:00Z"/>
              </w:rPr>
            </w:pPr>
            <w:del w:id="959" w:author="Bruno Sanchez-Andrade Nuno" w:date="2012-08-14T17:48:00Z">
              <w:r w:rsidRPr="003B3504" w:rsidDel="00B03B4D">
                <w:delText>R-IEF Invest Free</w:delText>
              </w:r>
            </w:del>
          </w:p>
        </w:tc>
        <w:tc>
          <w:tcPr>
            <w:tcW w:w="4968" w:type="dxa"/>
          </w:tcPr>
          <w:p w14:paraId="7D26030E" w14:textId="7878D4A4" w:rsidR="00556205" w:rsidDel="00B03B4D" w:rsidRDefault="003F6B85" w:rsidP="00573147">
            <w:pPr>
              <w:rPr>
                <w:del w:id="960" w:author="Bruno Sanchez-Andrade Nuno" w:date="2012-08-14T17:48:00Z"/>
              </w:rPr>
            </w:pPr>
            <w:del w:id="961" w:author="Bruno Sanchez-Andrade Nuno" w:date="2012-08-14T17:48:00Z">
              <w:r w:rsidDel="00B03B4D">
                <w:delText>Copied over from 2011 + 1 column</w:delText>
              </w:r>
            </w:del>
          </w:p>
        </w:tc>
      </w:tr>
      <w:tr w:rsidR="00556205" w:rsidDel="00B03B4D" w14:paraId="6CCDEA6F" w14:textId="2F9B6067" w:rsidTr="007A5140">
        <w:trPr>
          <w:del w:id="962" w:author="Bruno Sanchez-Andrade Nuno" w:date="2012-08-14T17:48:00Z"/>
        </w:trPr>
        <w:tc>
          <w:tcPr>
            <w:tcW w:w="3888" w:type="dxa"/>
          </w:tcPr>
          <w:p w14:paraId="41687F3B" w14:textId="5F7C4710" w:rsidR="00556205" w:rsidRPr="00EF35E6" w:rsidDel="00B03B4D" w:rsidRDefault="00556205" w:rsidP="00573147">
            <w:pPr>
              <w:rPr>
                <w:del w:id="963" w:author="Bruno Sanchez-Andrade Nuno" w:date="2012-08-14T17:48:00Z"/>
              </w:rPr>
            </w:pPr>
            <w:del w:id="964" w:author="Bruno Sanchez-Andrade Nuno" w:date="2012-08-14T17:48:00Z">
              <w:r w:rsidRPr="003B3504" w:rsidDel="00B03B4D">
                <w:delText>R-IEF Monetary Free</w:delText>
              </w:r>
            </w:del>
          </w:p>
        </w:tc>
        <w:tc>
          <w:tcPr>
            <w:tcW w:w="4968" w:type="dxa"/>
          </w:tcPr>
          <w:p w14:paraId="60E5D94B" w14:textId="693BA0F9" w:rsidR="00556205" w:rsidDel="00B03B4D" w:rsidRDefault="003F6B85" w:rsidP="00573147">
            <w:pPr>
              <w:rPr>
                <w:del w:id="965" w:author="Bruno Sanchez-Andrade Nuno" w:date="2012-08-14T17:48:00Z"/>
              </w:rPr>
            </w:pPr>
            <w:del w:id="966" w:author="Bruno Sanchez-Andrade Nuno" w:date="2012-08-14T17:48:00Z">
              <w:r w:rsidDel="00B03B4D">
                <w:delText>Copied over from 2011 + 1 column</w:delText>
              </w:r>
            </w:del>
          </w:p>
        </w:tc>
      </w:tr>
      <w:tr w:rsidR="00556205" w:rsidDel="00B03B4D" w14:paraId="2589ED6F" w14:textId="342EA6C4" w:rsidTr="007A5140">
        <w:trPr>
          <w:del w:id="967" w:author="Bruno Sanchez-Andrade Nuno" w:date="2012-08-14T17:48:00Z"/>
        </w:trPr>
        <w:tc>
          <w:tcPr>
            <w:tcW w:w="3888" w:type="dxa"/>
          </w:tcPr>
          <w:p w14:paraId="2C372392" w14:textId="5A74044A" w:rsidR="00556205" w:rsidRPr="00EF35E6" w:rsidDel="00B03B4D" w:rsidRDefault="00556205" w:rsidP="00573147">
            <w:pPr>
              <w:rPr>
                <w:del w:id="968" w:author="Bruno Sanchez-Andrade Nuno" w:date="2012-08-14T17:48:00Z"/>
              </w:rPr>
            </w:pPr>
            <w:del w:id="969" w:author="Bruno Sanchez-Andrade Nuno" w:date="2012-08-14T17:48:00Z">
              <w:r w:rsidRPr="003B3504" w:rsidDel="00B03B4D">
                <w:delText>R-IEF Trade Free</w:delText>
              </w:r>
            </w:del>
          </w:p>
        </w:tc>
        <w:tc>
          <w:tcPr>
            <w:tcW w:w="4968" w:type="dxa"/>
          </w:tcPr>
          <w:p w14:paraId="5A5C648A" w14:textId="2BD8B89A" w:rsidR="00556205" w:rsidDel="00B03B4D" w:rsidRDefault="003F6B85" w:rsidP="00573147">
            <w:pPr>
              <w:rPr>
                <w:del w:id="970" w:author="Bruno Sanchez-Andrade Nuno" w:date="2012-08-14T17:48:00Z"/>
              </w:rPr>
            </w:pPr>
            <w:del w:id="971" w:author="Bruno Sanchez-Andrade Nuno" w:date="2012-08-14T17:48:00Z">
              <w:r w:rsidDel="00B03B4D">
                <w:delText>Copied over from 2011 + 1 column</w:delText>
              </w:r>
            </w:del>
          </w:p>
        </w:tc>
      </w:tr>
      <w:tr w:rsidR="00556205" w:rsidDel="00B03B4D" w14:paraId="7CDB3B98" w14:textId="566FC295" w:rsidTr="007A5140">
        <w:trPr>
          <w:del w:id="972" w:author="Bruno Sanchez-Andrade Nuno" w:date="2012-08-14T17:48:00Z"/>
        </w:trPr>
        <w:tc>
          <w:tcPr>
            <w:tcW w:w="3888" w:type="dxa"/>
          </w:tcPr>
          <w:p w14:paraId="40690EB5" w14:textId="7EAAFDF4" w:rsidR="00556205" w:rsidRPr="00EF35E6" w:rsidDel="00B03B4D" w:rsidRDefault="00556205" w:rsidP="00573147">
            <w:pPr>
              <w:rPr>
                <w:del w:id="973" w:author="Bruno Sanchez-Andrade Nuno" w:date="2012-08-14T17:48:00Z"/>
              </w:rPr>
            </w:pPr>
            <w:del w:id="974" w:author="Bruno Sanchez-Andrade Nuno" w:date="2012-08-14T17:48:00Z">
              <w:r w:rsidRPr="003B3504" w:rsidDel="00B03B4D">
                <w:delText>R-WGI psnv</w:delText>
              </w:r>
            </w:del>
          </w:p>
        </w:tc>
        <w:tc>
          <w:tcPr>
            <w:tcW w:w="4968" w:type="dxa"/>
          </w:tcPr>
          <w:p w14:paraId="19661909" w14:textId="499E3BFA" w:rsidR="00556205" w:rsidDel="00B03B4D" w:rsidRDefault="003F6B85" w:rsidP="00573147">
            <w:pPr>
              <w:rPr>
                <w:del w:id="975" w:author="Bruno Sanchez-Andrade Nuno" w:date="2012-08-14T17:48:00Z"/>
              </w:rPr>
            </w:pPr>
            <w:del w:id="976" w:author="Bruno Sanchez-Andrade Nuno" w:date="2012-08-14T17:48:00Z">
              <w:r w:rsidDel="00B03B4D">
                <w:delText xml:space="preserve">Re-Sourced from WGI data files. </w:delText>
              </w:r>
            </w:del>
          </w:p>
        </w:tc>
      </w:tr>
      <w:tr w:rsidR="00556205" w:rsidDel="00B03B4D" w14:paraId="66AA2DE6" w14:textId="1F236946" w:rsidTr="007A5140">
        <w:trPr>
          <w:del w:id="977" w:author="Bruno Sanchez-Andrade Nuno" w:date="2012-08-14T17:48:00Z"/>
        </w:trPr>
        <w:tc>
          <w:tcPr>
            <w:tcW w:w="3888" w:type="dxa"/>
          </w:tcPr>
          <w:p w14:paraId="2F1A1229" w14:textId="4E9ABB84" w:rsidR="00556205" w:rsidRPr="00EF35E6" w:rsidDel="00B03B4D" w:rsidRDefault="00556205" w:rsidP="00573147">
            <w:pPr>
              <w:rPr>
                <w:del w:id="978" w:author="Bruno Sanchez-Andrade Nuno" w:date="2012-08-14T17:48:00Z"/>
              </w:rPr>
            </w:pPr>
            <w:del w:id="979" w:author="Bruno Sanchez-Andrade Nuno" w:date="2012-08-14T17:48:00Z">
              <w:r w:rsidRPr="003B3504" w:rsidDel="00B03B4D">
                <w:delText>R-WGI va.xls</w:delText>
              </w:r>
            </w:del>
          </w:p>
        </w:tc>
        <w:tc>
          <w:tcPr>
            <w:tcW w:w="4968" w:type="dxa"/>
          </w:tcPr>
          <w:p w14:paraId="16376854" w14:textId="44698516" w:rsidR="00556205" w:rsidDel="00B03B4D" w:rsidRDefault="003F6B85" w:rsidP="00573147">
            <w:pPr>
              <w:rPr>
                <w:del w:id="980" w:author="Bruno Sanchez-Andrade Nuno" w:date="2012-08-14T17:48:00Z"/>
              </w:rPr>
            </w:pPr>
            <w:del w:id="981" w:author="Bruno Sanchez-Andrade Nuno" w:date="2012-08-14T17:48:00Z">
              <w:r w:rsidDel="00B03B4D">
                <w:delText>Re-Sourced from WGI data files.</w:delText>
              </w:r>
            </w:del>
          </w:p>
        </w:tc>
      </w:tr>
      <w:tr w:rsidR="00556205" w:rsidDel="00B03B4D" w14:paraId="211BA7E8" w14:textId="79D3D716" w:rsidTr="007A5140">
        <w:trPr>
          <w:del w:id="982" w:author="Bruno Sanchez-Andrade Nuno" w:date="2012-08-14T17:48:00Z"/>
        </w:trPr>
        <w:tc>
          <w:tcPr>
            <w:tcW w:w="3888" w:type="dxa"/>
          </w:tcPr>
          <w:p w14:paraId="7E742906" w14:textId="518A3CE7" w:rsidR="00556205" w:rsidRPr="00EF35E6" w:rsidDel="00B03B4D" w:rsidRDefault="00556205" w:rsidP="00573147">
            <w:pPr>
              <w:rPr>
                <w:del w:id="983" w:author="Bruno Sanchez-Andrade Nuno" w:date="2012-08-14T17:48:00Z"/>
              </w:rPr>
            </w:pPr>
            <w:del w:id="984" w:author="Bruno Sanchez-Andrade Nuno" w:date="2012-08-14T17:48:00Z">
              <w:r w:rsidRPr="003B3504" w:rsidDel="00B03B4D">
                <w:delText>R-WGI cc.xls</w:delText>
              </w:r>
            </w:del>
          </w:p>
        </w:tc>
        <w:tc>
          <w:tcPr>
            <w:tcW w:w="4968" w:type="dxa"/>
          </w:tcPr>
          <w:p w14:paraId="4956C6F6" w14:textId="65EE1621" w:rsidR="00556205" w:rsidDel="00B03B4D" w:rsidRDefault="003F6B85" w:rsidP="00573147">
            <w:pPr>
              <w:rPr>
                <w:del w:id="985" w:author="Bruno Sanchez-Andrade Nuno" w:date="2012-08-14T17:48:00Z"/>
              </w:rPr>
            </w:pPr>
            <w:del w:id="986" w:author="Bruno Sanchez-Andrade Nuno" w:date="2012-08-14T17:48:00Z">
              <w:r w:rsidDel="00B03B4D">
                <w:delText>Re-Sourced from WGI data files.</w:delText>
              </w:r>
            </w:del>
          </w:p>
        </w:tc>
      </w:tr>
      <w:tr w:rsidR="00556205" w:rsidDel="00B03B4D" w14:paraId="3EAE3BB4" w14:textId="42BE10EA" w:rsidTr="007A5140">
        <w:trPr>
          <w:del w:id="987" w:author="Bruno Sanchez-Andrade Nuno" w:date="2012-08-14T17:48:00Z"/>
        </w:trPr>
        <w:tc>
          <w:tcPr>
            <w:tcW w:w="3888" w:type="dxa"/>
          </w:tcPr>
          <w:p w14:paraId="323324F0" w14:textId="50FABF0C" w:rsidR="00556205" w:rsidRPr="00EF35E6" w:rsidDel="00B03B4D" w:rsidRDefault="00556205" w:rsidP="00573147">
            <w:pPr>
              <w:rPr>
                <w:del w:id="988" w:author="Bruno Sanchez-Andrade Nuno" w:date="2012-08-14T17:48:00Z"/>
              </w:rPr>
            </w:pPr>
            <w:del w:id="989" w:author="Bruno Sanchez-Andrade Nuno" w:date="2012-08-14T17:48:00Z">
              <w:r w:rsidRPr="003B3504" w:rsidDel="00B03B4D">
                <w:delText>r-mobiles.xls</w:delText>
              </w:r>
            </w:del>
          </w:p>
        </w:tc>
        <w:tc>
          <w:tcPr>
            <w:tcW w:w="4968" w:type="dxa"/>
          </w:tcPr>
          <w:p w14:paraId="6F1CCB40" w14:textId="546BB2FA" w:rsidR="00556205" w:rsidDel="00B03B4D" w:rsidRDefault="003F6B85" w:rsidP="00573147">
            <w:pPr>
              <w:rPr>
                <w:del w:id="990" w:author="Bruno Sanchez-Andrade Nuno" w:date="2012-08-14T17:48:00Z"/>
              </w:rPr>
            </w:pPr>
            <w:del w:id="991" w:author="Bruno Sanchez-Andrade Nuno" w:date="2012-08-14T17:48:00Z">
              <w:r w:rsidDel="00B03B4D">
                <w:delText>Resourced from WB data portal.</w:delText>
              </w:r>
            </w:del>
          </w:p>
        </w:tc>
      </w:tr>
      <w:tr w:rsidR="00556205" w:rsidDel="00B03B4D" w14:paraId="39BD8F89" w14:textId="71D2BEAC" w:rsidTr="007A5140">
        <w:trPr>
          <w:del w:id="992" w:author="Bruno Sanchez-Andrade Nuno" w:date="2012-08-14T17:48:00Z"/>
        </w:trPr>
        <w:tc>
          <w:tcPr>
            <w:tcW w:w="3888" w:type="dxa"/>
          </w:tcPr>
          <w:p w14:paraId="37DC8743" w14:textId="3FD4FA18" w:rsidR="00556205" w:rsidRPr="00EF35E6" w:rsidDel="00B03B4D" w:rsidRDefault="00556205" w:rsidP="00573147">
            <w:pPr>
              <w:rPr>
                <w:del w:id="993" w:author="Bruno Sanchez-Andrade Nuno" w:date="2012-08-14T17:48:00Z"/>
              </w:rPr>
            </w:pPr>
            <w:del w:id="994" w:author="Bruno Sanchez-Andrade Nuno" w:date="2012-08-14T17:48:00Z">
              <w:r w:rsidRPr="003B3504" w:rsidDel="00B03B4D">
                <w:delText>R-enrollment.xls</w:delText>
              </w:r>
            </w:del>
          </w:p>
        </w:tc>
        <w:tc>
          <w:tcPr>
            <w:tcW w:w="4968" w:type="dxa"/>
          </w:tcPr>
          <w:p w14:paraId="223DD914" w14:textId="3F81CE43" w:rsidR="00556205" w:rsidDel="00B03B4D" w:rsidRDefault="003F6B85" w:rsidP="00573147">
            <w:pPr>
              <w:rPr>
                <w:del w:id="995" w:author="Bruno Sanchez-Andrade Nuno" w:date="2012-08-14T17:48:00Z"/>
              </w:rPr>
            </w:pPr>
            <w:del w:id="996" w:author="Bruno Sanchez-Andrade Nuno" w:date="2012-08-14T17:48:00Z">
              <w:r w:rsidDel="00B03B4D">
                <w:delText>Resourced from WB data portal.</w:delText>
              </w:r>
            </w:del>
          </w:p>
        </w:tc>
      </w:tr>
      <w:tr w:rsidR="00556205" w:rsidDel="00B03B4D" w14:paraId="51CB6435" w14:textId="36062820" w:rsidTr="007A5140">
        <w:trPr>
          <w:del w:id="997" w:author="Bruno Sanchez-Andrade Nuno" w:date="2012-08-14T17:48:00Z"/>
        </w:trPr>
        <w:tc>
          <w:tcPr>
            <w:tcW w:w="3888" w:type="dxa"/>
          </w:tcPr>
          <w:p w14:paraId="1E08FA91" w14:textId="6E8F8294" w:rsidR="00556205" w:rsidRPr="00EF35E6" w:rsidDel="00B03B4D" w:rsidRDefault="00556205" w:rsidP="00573147">
            <w:pPr>
              <w:rPr>
                <w:del w:id="998" w:author="Bruno Sanchez-Andrade Nuno" w:date="2012-08-14T17:48:00Z"/>
              </w:rPr>
            </w:pPr>
            <w:del w:id="999" w:author="Bruno Sanchez-Andrade Nuno" w:date="2012-08-14T17:48:00Z">
              <w:r w:rsidRPr="003B3504" w:rsidDel="00B03B4D">
                <w:delText>R-WGI rl.xls</w:delText>
              </w:r>
            </w:del>
          </w:p>
        </w:tc>
        <w:tc>
          <w:tcPr>
            <w:tcW w:w="4968" w:type="dxa"/>
          </w:tcPr>
          <w:p w14:paraId="598155F4" w14:textId="6D461E52" w:rsidR="00556205" w:rsidDel="00B03B4D" w:rsidRDefault="003F6B85" w:rsidP="00573147">
            <w:pPr>
              <w:rPr>
                <w:del w:id="1000" w:author="Bruno Sanchez-Andrade Nuno" w:date="2012-08-14T17:48:00Z"/>
              </w:rPr>
            </w:pPr>
            <w:del w:id="1001" w:author="Bruno Sanchez-Andrade Nuno" w:date="2012-08-14T17:48:00Z">
              <w:r w:rsidDel="00B03B4D">
                <w:delText>Re-Sourced from WGI data files.</w:delText>
              </w:r>
            </w:del>
          </w:p>
        </w:tc>
      </w:tr>
      <w:tr w:rsidR="00556205" w:rsidDel="00B03B4D" w14:paraId="41DD8570" w14:textId="644928B7" w:rsidTr="007A5140">
        <w:trPr>
          <w:del w:id="1002" w:author="Bruno Sanchez-Andrade Nuno" w:date="2012-08-14T17:48:00Z"/>
        </w:trPr>
        <w:tc>
          <w:tcPr>
            <w:tcW w:w="3888" w:type="dxa"/>
          </w:tcPr>
          <w:p w14:paraId="7CDE2FEA" w14:textId="5BC51286" w:rsidR="00556205" w:rsidRPr="00EF35E6" w:rsidDel="00B03B4D" w:rsidRDefault="00556205" w:rsidP="00573147">
            <w:pPr>
              <w:rPr>
                <w:del w:id="1003" w:author="Bruno Sanchez-Andrade Nuno" w:date="2012-08-14T17:48:00Z"/>
              </w:rPr>
            </w:pPr>
            <w:del w:id="1004" w:author="Bruno Sanchez-Andrade Nuno" w:date="2012-08-14T17:48:00Z">
              <w:r w:rsidRPr="003B3504" w:rsidDel="00B03B4D">
                <w:delText>R-IEF Labor Free.xls</w:delText>
              </w:r>
            </w:del>
          </w:p>
        </w:tc>
        <w:tc>
          <w:tcPr>
            <w:tcW w:w="4968" w:type="dxa"/>
          </w:tcPr>
          <w:p w14:paraId="72E121E0" w14:textId="5610F9BA" w:rsidR="00556205" w:rsidDel="00B03B4D" w:rsidRDefault="003F6B85" w:rsidP="00573147">
            <w:pPr>
              <w:rPr>
                <w:del w:id="1005" w:author="Bruno Sanchez-Andrade Nuno" w:date="2012-08-14T17:48:00Z"/>
              </w:rPr>
            </w:pPr>
            <w:del w:id="1006" w:author="Bruno Sanchez-Andrade Nuno" w:date="2012-08-14T17:48:00Z">
              <w:r w:rsidDel="00B03B4D">
                <w:delText>Copied over from 2011 + 1 column</w:delText>
              </w:r>
            </w:del>
          </w:p>
        </w:tc>
      </w:tr>
      <w:tr w:rsidR="00556205" w:rsidDel="00B03B4D" w14:paraId="0EAA98CF" w14:textId="2B11D4C3" w:rsidTr="007A5140">
        <w:trPr>
          <w:del w:id="1007" w:author="Bruno Sanchez-Andrade Nuno" w:date="2012-08-14T17:48:00Z"/>
        </w:trPr>
        <w:tc>
          <w:tcPr>
            <w:tcW w:w="3888" w:type="dxa"/>
          </w:tcPr>
          <w:p w14:paraId="06C8D5A6" w14:textId="0AFD12A1" w:rsidR="00556205" w:rsidRPr="00EF35E6" w:rsidDel="00B03B4D" w:rsidRDefault="00556205" w:rsidP="00573147">
            <w:pPr>
              <w:rPr>
                <w:del w:id="1008" w:author="Bruno Sanchez-Andrade Nuno" w:date="2012-08-14T17:48:00Z"/>
              </w:rPr>
            </w:pPr>
            <w:del w:id="1009" w:author="Bruno Sanchez-Andrade Nuno" w:date="2012-08-14T17:48:00Z">
              <w:r w:rsidRPr="003B3504" w:rsidDel="00B03B4D">
                <w:delText>X-GDP pc.xls</w:delText>
              </w:r>
            </w:del>
          </w:p>
        </w:tc>
        <w:tc>
          <w:tcPr>
            <w:tcW w:w="4968" w:type="dxa"/>
          </w:tcPr>
          <w:p w14:paraId="61B8EEB6" w14:textId="29332B53" w:rsidR="00556205" w:rsidDel="00B03B4D" w:rsidRDefault="003F6B85" w:rsidP="00573147">
            <w:pPr>
              <w:rPr>
                <w:del w:id="1010" w:author="Bruno Sanchez-Andrade Nuno" w:date="2012-08-14T17:48:00Z"/>
              </w:rPr>
            </w:pPr>
            <w:del w:id="1011" w:author="Bruno Sanchez-Andrade Nuno" w:date="2012-08-14T17:48:00Z">
              <w:r w:rsidDel="00B03B4D">
                <w:delText>Resourced from WB data portal.</w:delText>
              </w:r>
            </w:del>
          </w:p>
        </w:tc>
      </w:tr>
    </w:tbl>
    <w:p w14:paraId="55276D95" w14:textId="661C0CDC" w:rsidR="007A5140" w:rsidDel="00B03B4D" w:rsidRDefault="007A5140" w:rsidP="00573147">
      <w:pPr>
        <w:rPr>
          <w:del w:id="1012" w:author="Bruno Sanchez-Andrade Nuno" w:date="2012-08-14T17:48:00Z"/>
        </w:rPr>
      </w:pPr>
    </w:p>
    <w:p w14:paraId="61C921AD" w14:textId="11F47F5A" w:rsidR="00573147" w:rsidDel="00B03B4D" w:rsidRDefault="00573147" w:rsidP="00573147">
      <w:pPr>
        <w:rPr>
          <w:del w:id="1013" w:author="Bruno Sanchez-Andrade Nuno" w:date="2012-08-14T17:48:00Z"/>
        </w:rPr>
      </w:pPr>
      <w:del w:id="1014" w:author="Bruno Sanchez-Andrade Nuno" w:date="2012-08-14T17:48:00Z">
        <w:r w:rsidDel="00B03B4D">
          <w:delText>*</w:delText>
        </w:r>
        <w:r w:rsidRPr="008B4A7D" w:rsidDel="00B03B4D">
          <w:rPr>
            <w:b/>
          </w:rPr>
          <w:delText>Agricultural capacity:</w:delText>
        </w:r>
        <w:r w:rsidDel="00B03B4D">
          <w:delText xml:space="preserve">  We use 3 numbers, as before: Machine</w:delText>
        </w:r>
        <w:r w:rsidR="003F6B85" w:rsidDel="00B03B4D">
          <w:delText>ry use, Use of fertilizers and Irrigated L</w:delText>
        </w:r>
        <w:r w:rsidDel="00B03B4D">
          <w:delText xml:space="preserve">and: </w:delText>
        </w:r>
      </w:del>
    </w:p>
    <w:p w14:paraId="7C1DD597" w14:textId="2685B2C5" w:rsidR="00573147" w:rsidDel="00B03B4D" w:rsidRDefault="00573147" w:rsidP="00573147">
      <w:pPr>
        <w:rPr>
          <w:del w:id="1015" w:author="Bruno Sanchez-Andrade Nuno" w:date="2012-08-14T17:48:00Z"/>
        </w:rPr>
      </w:pPr>
      <w:del w:id="1016" w:author="Bruno Sanchez-Andrade Nuno" w:date="2012-08-14T17:48:00Z">
        <w:r w:rsidDel="00B03B4D">
          <w:delText>- 3/</w:delText>
        </w:r>
        <w:r w:rsidRPr="008B4A7D" w:rsidDel="00B03B4D">
          <w:delText>3 availab</w:delText>
        </w:r>
        <w:r w:rsidDel="00B03B4D">
          <w:delText>le numbers: Average of two best</w:delText>
        </w:r>
        <w:r w:rsidRPr="008B4A7D" w:rsidDel="00B03B4D">
          <w:delText>.</w:delText>
        </w:r>
        <w:r w:rsidRPr="008B4A7D" w:rsidDel="00B03B4D">
          <w:br/>
        </w:r>
        <w:r w:rsidDel="00B03B4D">
          <w:delText xml:space="preserve">- </w:delText>
        </w:r>
        <w:r w:rsidRPr="008B4A7D" w:rsidDel="00B03B4D">
          <w:delText>2</w:delText>
        </w:r>
        <w:r w:rsidDel="00B03B4D">
          <w:delText>/3</w:delText>
        </w:r>
        <w:r w:rsidRPr="008B4A7D" w:rsidDel="00B03B4D">
          <w:delText xml:space="preserve"> available numbers: Average.</w:delText>
        </w:r>
        <w:r w:rsidRPr="008B4A7D" w:rsidDel="00B03B4D">
          <w:br/>
        </w:r>
        <w:r w:rsidDel="00B03B4D">
          <w:delText xml:space="preserve">- </w:delText>
        </w:r>
        <w:r w:rsidRPr="008B4A7D" w:rsidDel="00B03B4D">
          <w:delText>1</w:delText>
        </w:r>
        <w:r w:rsidDel="00B03B4D">
          <w:delText>/3 available number:</w:delText>
        </w:r>
        <w:r w:rsidRPr="008B4A7D" w:rsidDel="00B03B4D">
          <w:delText xml:space="preserve"> Insert N/A.</w:delText>
        </w:r>
        <w:r w:rsidRPr="008B4A7D" w:rsidDel="00B03B4D">
          <w:br/>
        </w:r>
        <w:r w:rsidDel="00B03B4D">
          <w:delText xml:space="preserve">- </w:delText>
        </w:r>
        <w:r w:rsidRPr="008B4A7D" w:rsidDel="00B03B4D">
          <w:delText>0</w:delText>
        </w:r>
        <w:r w:rsidDel="00B03B4D">
          <w:delText>/3</w:delText>
        </w:r>
        <w:r w:rsidRPr="008B4A7D" w:rsidDel="00B03B4D">
          <w:delText xml:space="preserve"> available numbers: Insert N/A</w:delText>
        </w:r>
      </w:del>
    </w:p>
    <w:p w14:paraId="1F9809B4" w14:textId="77777777" w:rsidR="00573147" w:rsidRDefault="00573147" w:rsidP="00573147"/>
    <w:p w14:paraId="21F54E5F" w14:textId="18CE1D02" w:rsidR="00573147" w:rsidRPr="003F6B85" w:rsidRDefault="00573147" w:rsidP="003F6B85">
      <w:pPr>
        <w:pStyle w:val="Heading3"/>
      </w:pPr>
      <w:bookmarkStart w:id="1017" w:name="_Toc206668864"/>
      <w:r w:rsidRPr="00B614AF">
        <w:t>Re-sourced data</w:t>
      </w:r>
      <w:bookmarkEnd w:id="1017"/>
    </w:p>
    <w:p w14:paraId="5ACC5C77" w14:textId="127D6C73" w:rsidR="00573147" w:rsidRDefault="00573147" w:rsidP="00573147">
      <w:r>
        <w:t xml:space="preserve">We have run comparisons of the input data (“Raw0”) used for the GAIN Index 2011 </w:t>
      </w:r>
      <w:del w:id="1018" w:author="Bruno Sanchez-Andrade Nuno" w:date="2012-08-15T16:16:00Z">
        <w:r w:rsidDel="0006116E">
          <w:delText xml:space="preserve">Legacy </w:delText>
        </w:r>
      </w:del>
      <w:r>
        <w:t>and the re-sourced data for the GAIN Index 2012</w:t>
      </w:r>
      <w:del w:id="1019" w:author="Bruno Sanchez-Andrade Nuno" w:date="2012-08-15T16:16:00Z">
        <w:r w:rsidDel="0006116E">
          <w:delText xml:space="preserve"> Update</w:delText>
        </w:r>
      </w:del>
      <w:r>
        <w:t xml:space="preserve">. In most cases we find none to few minor differences — </w:t>
      </w:r>
      <w:del w:id="1020" w:author="Ian Noble" w:date="2012-08-17T12:16:00Z">
        <w:r w:rsidDel="00900CF3">
          <w:delText>no more</w:delText>
        </w:r>
      </w:del>
      <w:ins w:id="1021" w:author="Ian Noble" w:date="2012-08-17T12:16:00Z">
        <w:r w:rsidR="00900CF3">
          <w:t>less</w:t>
        </w:r>
      </w:ins>
      <w:r>
        <w:t xml:space="preserve"> than 5% of the numbers differ more than 10%. In three cases, however, differences were signific</w:t>
      </w:r>
      <w:r w:rsidR="003F6B85">
        <w:t xml:space="preserve">ant </w:t>
      </w:r>
      <w:ins w:id="1022" w:author="Ian Noble" w:date="2012-08-17T12:16:00Z">
        <w:r w:rsidR="00900CF3">
          <w:t xml:space="preserve">and </w:t>
        </w:r>
      </w:ins>
      <w:del w:id="1023" w:author="Ian Noble" w:date="2012-08-17T12:16:00Z">
        <w:r w:rsidR="003F6B85" w:rsidDel="00900CF3">
          <w:delText>(</w:delText>
        </w:r>
      </w:del>
      <w:r w:rsidR="003F6B85">
        <w:t xml:space="preserve">we are </w:t>
      </w:r>
      <w:ins w:id="1024" w:author="Ian Noble" w:date="2012-08-17T12:17:00Z">
        <w:r w:rsidR="00C12954">
          <w:t xml:space="preserve">continuing to </w:t>
        </w:r>
      </w:ins>
      <w:r w:rsidR="003F6B85">
        <w:t>investigat</w:t>
      </w:r>
      <w:ins w:id="1025" w:author="Ian Noble" w:date="2012-08-17T12:17:00Z">
        <w:r w:rsidR="00C12954">
          <w:t>e</w:t>
        </w:r>
      </w:ins>
      <w:del w:id="1026" w:author="Ian Noble" w:date="2012-08-17T12:17:00Z">
        <w:r w:rsidR="003F6B85" w:rsidDel="00C12954">
          <w:delText>ing</w:delText>
        </w:r>
      </w:del>
      <w:r w:rsidR="003F6B85">
        <w:t xml:space="preserve"> this i</w:t>
      </w:r>
      <w:r>
        <w:t>ssue</w:t>
      </w:r>
      <w:del w:id="1027" w:author="Ian Noble" w:date="2012-08-17T12:16:00Z">
        <w:r w:rsidDel="00900CF3">
          <w:delText>)</w:delText>
        </w:r>
      </w:del>
      <w:r>
        <w:t>:</w:t>
      </w:r>
    </w:p>
    <w:p w14:paraId="6D0425C8" w14:textId="77777777" w:rsidR="00573147" w:rsidRDefault="00573147" w:rsidP="00573147">
      <w:r>
        <w:t xml:space="preserve"> </w:t>
      </w:r>
    </w:p>
    <w:p w14:paraId="70C3E9BB" w14:textId="56F164F2" w:rsidR="00C12954" w:rsidRDefault="00C12954" w:rsidP="00C12954">
      <w:pPr>
        <w:pStyle w:val="ListParagraph"/>
        <w:numPr>
          <w:ilvl w:val="0"/>
          <w:numId w:val="25"/>
        </w:numPr>
      </w:pPr>
      <w:moveToRangeStart w:id="1028" w:author="Ian Noble" w:date="2012-08-17T12:19:00Z" w:name="move206825311"/>
      <w:moveTo w:id="1029" w:author="Ian Noble" w:date="2012-08-17T12:19:00Z">
        <w:r w:rsidRPr="003F6B85">
          <w:rPr>
            <w:i/>
          </w:rPr>
          <w:t>World Development Indicators</w:t>
        </w:r>
      </w:moveTo>
      <w:ins w:id="1030" w:author="Ian Noble" w:date="2012-08-17T12:19:00Z">
        <w:r>
          <w:rPr>
            <w:i/>
          </w:rPr>
          <w:t xml:space="preserve"> (WDI)</w:t>
        </w:r>
      </w:ins>
      <w:moveTo w:id="1031" w:author="Ian Noble" w:date="2012-08-17T12:19:00Z">
        <w:r>
          <w:t xml:space="preserve"> - There are differences scattered </w:t>
        </w:r>
        <w:del w:id="1032" w:author="Ian Noble" w:date="2012-08-17T12:20:00Z">
          <w:r w:rsidDel="00C12954">
            <w:delText>according</w:delText>
          </w:r>
        </w:del>
      </w:moveTo>
      <w:ins w:id="1033" w:author="Ian Noble" w:date="2012-08-17T12:20:00Z">
        <w:r>
          <w:t>across</w:t>
        </w:r>
      </w:ins>
      <w:moveTo w:id="1034" w:author="Ian Noble" w:date="2012-08-17T12:19:00Z">
        <w:r>
          <w:t xml:space="preserve"> </w:t>
        </w:r>
        <w:del w:id="1035" w:author="Ian Noble" w:date="2012-08-17T12:20:00Z">
          <w:r w:rsidDel="00C12954">
            <w:delText xml:space="preserve">to </w:delText>
          </w:r>
        </w:del>
        <w:r>
          <w:t>countries and year</w:t>
        </w:r>
      </w:moveTo>
      <w:ins w:id="1036" w:author="Ian Noble" w:date="2012-08-17T12:20:00Z">
        <w:r>
          <w:t>s and improved data are gathered</w:t>
        </w:r>
      </w:ins>
      <w:moveTo w:id="1037" w:author="Ian Noble" w:date="2012-08-17T12:19:00Z">
        <w:r>
          <w:t>. Up to 40% of numbers differ 10% or more. Up to 10% differ more than 50%.</w:t>
        </w:r>
      </w:moveTo>
    </w:p>
    <w:moveToRangeEnd w:id="1028"/>
    <w:p w14:paraId="532A60B7" w14:textId="71BD3E44" w:rsidR="00573147" w:rsidDel="00474404" w:rsidRDefault="00573147" w:rsidP="00573147">
      <w:pPr>
        <w:pStyle w:val="ListParagraph"/>
        <w:numPr>
          <w:ilvl w:val="0"/>
          <w:numId w:val="25"/>
        </w:numPr>
        <w:rPr>
          <w:del w:id="1038" w:author="Bruno Sanchez-Andrade Nuno" w:date="2012-08-17T16:30:00Z"/>
        </w:rPr>
      </w:pPr>
      <w:r w:rsidRPr="003F6B85">
        <w:rPr>
          <w:i/>
        </w:rPr>
        <w:t>Agricultural Malnutrition</w:t>
      </w:r>
      <w:r w:rsidR="003F6B85">
        <w:t xml:space="preserve"> -</w:t>
      </w:r>
      <w:r>
        <w:t xml:space="preserve"> </w:t>
      </w:r>
      <w:r w:rsidRPr="009451CF">
        <w:t>Significant difference</w:t>
      </w:r>
      <w:ins w:id="1039" w:author="Ian Noble" w:date="2012-08-17T12:17:00Z">
        <w:r w:rsidR="00C12954">
          <w:t>s</w:t>
        </w:r>
      </w:ins>
      <w:r w:rsidRPr="009451CF">
        <w:t xml:space="preserve"> in about 50% of the data points were noted and traced to the use of data from </w:t>
      </w:r>
      <w:del w:id="1040" w:author="Ian Noble" w:date="2012-08-17T12:18:00Z">
        <w:r w:rsidRPr="009451CF" w:rsidDel="00C12954">
          <w:delText>an earlier attempt to derive information on</w:delText>
        </w:r>
      </w:del>
      <w:ins w:id="1041" w:author="Ian Noble" w:date="2012-08-17T12:18:00Z">
        <w:r w:rsidR="00C12954">
          <w:t xml:space="preserve">an earlier source </w:t>
        </w:r>
        <w:proofErr w:type="gramStart"/>
        <w:r w:rsidR="00C12954">
          <w:t xml:space="preserve">of </w:t>
        </w:r>
      </w:ins>
      <w:r w:rsidRPr="009451CF">
        <w:t xml:space="preserve"> malnutrition</w:t>
      </w:r>
      <w:proofErr w:type="gramEnd"/>
      <w:r w:rsidRPr="009451CF">
        <w:t xml:space="preserve"> </w:t>
      </w:r>
      <w:ins w:id="1042" w:author="Ian Noble" w:date="2012-08-17T12:18:00Z">
        <w:r w:rsidR="00C12954">
          <w:t xml:space="preserve">data </w:t>
        </w:r>
      </w:ins>
      <w:r w:rsidRPr="009451CF">
        <w:t xml:space="preserve">rather than from the WDI </w:t>
      </w:r>
      <w:ins w:id="1043" w:author="Ian Noble" w:date="2012-08-17T12:19:00Z">
        <w:r w:rsidR="00C12954">
          <w:t xml:space="preserve">malnutrition </w:t>
        </w:r>
      </w:ins>
      <w:r w:rsidRPr="009451CF">
        <w:t>data as</w:t>
      </w:r>
      <w:ins w:id="1044" w:author="Ian Noble" w:date="2012-08-17T12:19:00Z">
        <w:r w:rsidR="00C12954">
          <w:t xml:space="preserve"> was</w:t>
        </w:r>
      </w:ins>
      <w:r w:rsidRPr="009451CF">
        <w:t xml:space="preserve"> </w:t>
      </w:r>
      <w:del w:id="1045" w:author="Ian Noble" w:date="2012-08-17T12:18:00Z">
        <w:r w:rsidRPr="009451CF" w:rsidDel="00C12954">
          <w:delText>stated in the documentation</w:delText>
        </w:r>
      </w:del>
      <w:ins w:id="1046" w:author="Ian Noble" w:date="2012-08-17T12:18:00Z">
        <w:r w:rsidR="00C12954">
          <w:t>intended</w:t>
        </w:r>
      </w:ins>
      <w:r w:rsidRPr="009451CF">
        <w:t>.  This has now been corrected.</w:t>
      </w:r>
    </w:p>
    <w:p w14:paraId="1BCD3E73" w14:textId="378E7FA7" w:rsidR="00573147" w:rsidDel="00C12954" w:rsidRDefault="00573147" w:rsidP="00474404">
      <w:pPr>
        <w:pStyle w:val="ListParagraph"/>
        <w:numPr>
          <w:ilvl w:val="0"/>
          <w:numId w:val="25"/>
        </w:numPr>
      </w:pPr>
      <w:moveFromRangeStart w:id="1047" w:author="Ian Noble" w:date="2012-08-17T12:19:00Z" w:name="move206825311"/>
      <w:moveFrom w:id="1048" w:author="Ian Noble" w:date="2012-08-17T12:19:00Z">
        <w:r w:rsidRPr="00474404" w:rsidDel="00C12954">
          <w:rPr>
            <w:i/>
            <w:rPrChange w:id="1049" w:author="Bruno Sanchez-Andrade Nuno" w:date="2012-08-17T16:30:00Z">
              <w:rPr/>
            </w:rPrChange>
          </w:rPr>
          <w:t>World Development Indicators</w:t>
        </w:r>
        <w:r w:rsidR="003F6B85" w:rsidDel="00C12954">
          <w:t xml:space="preserve"> -</w:t>
        </w:r>
        <w:r w:rsidDel="00C12954">
          <w:t xml:space="preserve"> There are differences scattered according to countries and year. Up to 40% of numbers differ 10% or more. Up to 10% differ more than 50%.</w:t>
        </w:r>
      </w:moveFrom>
    </w:p>
    <w:moveFromRangeEnd w:id="1047"/>
    <w:p w14:paraId="2BE17FD2" w14:textId="5EA2D444" w:rsidR="00573147" w:rsidRPr="008B4A7D" w:rsidRDefault="00573147" w:rsidP="00573147">
      <w:pPr>
        <w:pStyle w:val="ListParagraph"/>
        <w:numPr>
          <w:ilvl w:val="0"/>
          <w:numId w:val="25"/>
        </w:numPr>
      </w:pPr>
      <w:r w:rsidRPr="0095521E">
        <w:rPr>
          <w:i/>
        </w:rPr>
        <w:t>Agricultural Capacity</w:t>
      </w:r>
      <w:r>
        <w:t xml:space="preserve"> </w:t>
      </w:r>
      <w:r w:rsidR="0095521E">
        <w:t xml:space="preserve">- </w:t>
      </w:r>
      <w:del w:id="1050" w:author="Ian Noble" w:date="2012-08-17T12:17:00Z">
        <w:r w:rsidR="0095521E" w:rsidDel="00C12954">
          <w:delText xml:space="preserve">these numbers </w:delText>
        </w:r>
        <w:r w:rsidDel="00C12954">
          <w:delText xml:space="preserve">are also </w:delText>
        </w:r>
        <w:commentRangeStart w:id="1051"/>
        <w:r w:rsidDel="00C12954">
          <w:delText xml:space="preserve">off. </w:delText>
        </w:r>
        <w:commentRangeEnd w:id="1051"/>
        <w:r w:rsidR="0095521E" w:rsidDel="00C12954">
          <w:rPr>
            <w:rStyle w:val="CommentReference"/>
            <w:rFonts w:eastAsiaTheme="minorEastAsia"/>
          </w:rPr>
          <w:commentReference w:id="1051"/>
        </w:r>
      </w:del>
      <w:r>
        <w:t>Re-sourced data has scattered differences.</w:t>
      </w:r>
    </w:p>
    <w:p w14:paraId="04F15E0E" w14:textId="77777777" w:rsidR="00573147" w:rsidRDefault="00573147" w:rsidP="00573147"/>
    <w:p w14:paraId="3AB1EC7E" w14:textId="77777777" w:rsidR="00573147" w:rsidRDefault="00573147" w:rsidP="00573147">
      <w:pPr>
        <w:pStyle w:val="Heading3"/>
      </w:pPr>
      <w:bookmarkStart w:id="1052" w:name="_Toc206668865"/>
      <w:r>
        <w:t>Tolerance for Missing Numbers</w:t>
      </w:r>
      <w:bookmarkEnd w:id="1052"/>
    </w:p>
    <w:p w14:paraId="56CA7A75" w14:textId="77777777" w:rsidR="00573147" w:rsidRDefault="00573147" w:rsidP="00573147"/>
    <w:p w14:paraId="30C8CECB" w14:textId="65A8BC89" w:rsidR="00573147" w:rsidRDefault="00573147" w:rsidP="00573147">
      <w:r>
        <w:t xml:space="preserve">Whenever a measure is not available for a particular year </w:t>
      </w:r>
      <w:r w:rsidR="0095521E">
        <w:t>GAIN uses</w:t>
      </w:r>
      <w:r>
        <w:t xml:space="preserve"> a standard algorithm to interpolate</w:t>
      </w:r>
      <w:ins w:id="1053" w:author="Bruno Sanchez-Andrade Nuno" w:date="2012-08-15T16:18:00Z">
        <w:r w:rsidR="0006116E">
          <w:t xml:space="preserve"> linearly</w:t>
        </w:r>
      </w:ins>
      <w:r>
        <w:t xml:space="preserve"> and/or extrapolate </w:t>
      </w:r>
      <w:del w:id="1054" w:author="Bruno Sanchez-Andrade Nuno" w:date="2012-08-15T16:18:00Z">
        <w:r w:rsidDel="0006116E">
          <w:delText>it</w:delText>
        </w:r>
      </w:del>
      <w:ins w:id="1055" w:author="Bruno Sanchez-Andrade Nuno" w:date="2012-08-15T16:18:00Z">
        <w:r w:rsidR="0006116E">
          <w:t>with constant value</w:t>
        </w:r>
      </w:ins>
      <w:r>
        <w:t>. If no data are available for a country, the measure is dropped for that country.</w:t>
      </w:r>
    </w:p>
    <w:p w14:paraId="22B217FE" w14:textId="77777777" w:rsidR="00573147" w:rsidRDefault="00573147" w:rsidP="00573147"/>
    <w:p w14:paraId="254F2160" w14:textId="71406490" w:rsidR="00573147" w:rsidDel="008A1D78" w:rsidRDefault="0095521E" w:rsidP="00573147">
      <w:pPr>
        <w:rPr>
          <w:del w:id="1056" w:author="Bruno Sanchez-Andrade Nuno" w:date="2012-08-15T16:33:00Z"/>
        </w:rPr>
      </w:pPr>
      <w:commentRangeStart w:id="1057"/>
      <w:r>
        <w:t>While</w:t>
      </w:r>
      <w:r w:rsidR="00573147">
        <w:t xml:space="preserve"> developing the 2011 index</w:t>
      </w:r>
      <w:r>
        <w:t xml:space="preserve">, </w:t>
      </w:r>
      <w:ins w:id="1058" w:author="Bruno Sanchez-Andrade Nuno" w:date="2012-08-15T16:23:00Z">
        <w:r w:rsidR="008A1D78">
          <w:t xml:space="preserve">our </w:t>
        </w:r>
      </w:ins>
      <w:r>
        <w:t>analysis</w:t>
      </w:r>
      <w:r w:rsidR="00573147">
        <w:t xml:space="preserve"> showed</w:t>
      </w:r>
      <w:ins w:id="1059" w:author="Bruno Sanchez-Andrade Nuno" w:date="2012-08-15T16:23:00Z">
        <w:r w:rsidR="008A1D78">
          <w:rPr>
            <w:rStyle w:val="FootnoteReference"/>
          </w:rPr>
          <w:footnoteReference w:id="2"/>
        </w:r>
      </w:ins>
      <w:r w:rsidR="00573147">
        <w:t xml:space="preserve"> that a country could have up to a third of its </w:t>
      </w:r>
      <w:ins w:id="1066" w:author="Ian Noble" w:date="2012-08-17T12:21:00Z">
        <w:r w:rsidR="00C12954">
          <w:t xml:space="preserve">vulnerability </w:t>
        </w:r>
      </w:ins>
      <w:r>
        <w:t>measures missing and</w:t>
      </w:r>
      <w:r w:rsidR="00573147">
        <w:t xml:space="preserve"> still </w:t>
      </w:r>
      <w:r>
        <w:t>reflect</w:t>
      </w:r>
      <w:r w:rsidR="00573147">
        <w:t xml:space="preserve"> a reasonable estimate of its</w:t>
      </w:r>
      <w:r>
        <w:t xml:space="preserve"> vulnerability </w:t>
      </w:r>
      <w:del w:id="1067" w:author="Ian Noble" w:date="2012-08-17T12:21:00Z">
        <w:r w:rsidDel="00C12954">
          <w:delText xml:space="preserve">and readiness </w:delText>
        </w:r>
      </w:del>
      <w:r>
        <w:t>in the GAIN Index</w:t>
      </w:r>
      <w:r w:rsidR="00573147">
        <w:t xml:space="preserve">. </w:t>
      </w:r>
      <w:commentRangeEnd w:id="1057"/>
      <w:r>
        <w:rPr>
          <w:rStyle w:val="CommentReference"/>
        </w:rPr>
        <w:commentReference w:id="1057"/>
      </w:r>
      <w:r>
        <w:t>In the 2012 index a quarter to a third of a country's</w:t>
      </w:r>
      <w:r w:rsidR="00573147">
        <w:t xml:space="preserve"> measures </w:t>
      </w:r>
      <w:del w:id="1068" w:author="Bruno Sanchez-Andrade Nuno" w:date="2012-08-15T16:32:00Z">
        <w:r w:rsidDel="008A1D78">
          <w:delText xml:space="preserve">were </w:delText>
        </w:r>
      </w:del>
      <w:ins w:id="1069" w:author="Bruno Sanchez-Andrade Nuno" w:date="2012-08-15T16:32:00Z">
        <w:r w:rsidR="008A1D78">
          <w:t xml:space="preserve">are </w:t>
        </w:r>
      </w:ins>
      <w:r>
        <w:t xml:space="preserve">allowed </w:t>
      </w:r>
      <w:r w:rsidR="00573147">
        <w:t>to be missing for any component of the Index</w:t>
      </w:r>
      <w:ins w:id="1070" w:author="Bruno Sanchez-Andrade Nuno" w:date="2012-08-15T16:32:00Z">
        <w:r w:rsidR="008A1D78">
          <w:t xml:space="preserve"> before dropping its score from the </w:t>
        </w:r>
        <w:del w:id="1071" w:author="Ian Noble" w:date="2012-08-17T12:23:00Z">
          <w:r w:rsidR="008A1D78" w:rsidDel="009A4967">
            <w:delText>Ranking</w:delText>
          </w:r>
        </w:del>
      </w:ins>
      <w:ins w:id="1072" w:author="Ian Noble" w:date="2012-08-17T12:23:00Z">
        <w:r w:rsidR="009A4967">
          <w:t>Index</w:t>
        </w:r>
      </w:ins>
      <w:ins w:id="1073" w:author="Bruno Sanchez-Andrade Nuno" w:date="2012-08-15T16:32:00Z">
        <w:r w:rsidR="008A1D78">
          <w:t>.</w:t>
        </w:r>
      </w:ins>
      <w:ins w:id="1074" w:author="Bruno Sanchez-Andrade Nuno" w:date="2012-08-17T16:32:00Z">
        <w:r w:rsidR="00474404">
          <w:t xml:space="preserve"> </w:t>
        </w:r>
      </w:ins>
      <w:del w:id="1075" w:author="Bruno Sanchez-Andrade Nuno" w:date="2012-08-15T16:33:00Z">
        <w:r w:rsidR="00573147" w:rsidDel="008A1D78">
          <w:delText xml:space="preserve"> </w:delText>
        </w:r>
        <w:r w:rsidDel="008A1D78">
          <w:delText xml:space="preserve">for that country to receive a GAIN Index scoere. </w:delText>
        </w:r>
      </w:del>
    </w:p>
    <w:p w14:paraId="67C018E5" w14:textId="614120A2" w:rsidR="00573147" w:rsidDel="008A1D78" w:rsidRDefault="00573147" w:rsidP="00573147">
      <w:pPr>
        <w:rPr>
          <w:del w:id="1076" w:author="Bruno Sanchez-Andrade Nuno" w:date="2012-08-15T16:33:00Z"/>
        </w:rPr>
      </w:pPr>
    </w:p>
    <w:p w14:paraId="64642967" w14:textId="2ADEF26A" w:rsidR="008114D8" w:rsidRDefault="009A4967" w:rsidP="00573147">
      <w:pPr>
        <w:rPr>
          <w:ins w:id="1077" w:author="Bruno Sanchez-Andrade Nuno" w:date="2012-08-15T16:33:00Z"/>
        </w:rPr>
      </w:pPr>
      <w:del w:id="1078" w:author="Bruno Sanchez-Andrade Nuno" w:date="2012-08-17T16:31:00Z">
        <w:r w:rsidDel="00474404">
          <w:rPr>
            <w:rStyle w:val="CommentReference"/>
          </w:rPr>
          <w:commentReference w:id="1079"/>
        </w:r>
      </w:del>
      <w:ins w:id="1080" w:author="Ian Noble" w:date="2012-08-17T12:22:00Z">
        <w:del w:id="1081" w:author="Bruno Sanchez-Andrade Nuno" w:date="2012-08-17T16:31:00Z">
          <w:r w:rsidDel="00474404">
            <w:delText xml:space="preserve">only </w:delText>
          </w:r>
        </w:del>
      </w:ins>
      <w:del w:id="1082" w:author="Bruno Sanchez-Andrade Nuno" w:date="2012-08-17T16:31:00Z">
        <w:r w:rsidDel="00474404">
          <w:rPr>
            <w:rStyle w:val="CommentReference"/>
          </w:rPr>
          <w:commentReference w:id="1083"/>
        </w:r>
      </w:del>
      <w:ins w:id="1084" w:author="Bruno Sanchez-Andrade Nuno" w:date="2012-08-15T16:33:00Z">
        <w:r w:rsidR="008114D8">
          <w:t>This leads to the following tolerance table:</w:t>
        </w:r>
      </w:ins>
    </w:p>
    <w:p w14:paraId="4F87EBCC" w14:textId="7195361F" w:rsidR="00573147" w:rsidRDefault="00573147" w:rsidP="00573147">
      <w:del w:id="1085" w:author="Bruno Sanchez-Andrade Nuno" w:date="2012-08-15T16:33:00Z">
        <w:r w:rsidDel="008114D8">
          <w:delText>For the 2012 index we propose a tolerance of ~75%, as shown on this table:</w:delText>
        </w:r>
      </w:del>
    </w:p>
    <w:p w14:paraId="2C6DCC73" w14:textId="77777777" w:rsidR="00573147" w:rsidRDefault="00573147" w:rsidP="00573147"/>
    <w:p w14:paraId="0B491B5E" w14:textId="77777777" w:rsidR="00573147" w:rsidRDefault="00573147" w:rsidP="00573147"/>
    <w:tbl>
      <w:tblPr>
        <w:tblW w:w="4944" w:type="dxa"/>
        <w:jc w:val="center"/>
        <w:tblInd w:w="-502" w:type="dxa"/>
        <w:tblLook w:val="04A0" w:firstRow="1" w:lastRow="0" w:firstColumn="1" w:lastColumn="0" w:noHBand="0" w:noVBand="1"/>
        <w:tblPrChange w:id="1086" w:author="Bruno Sanchez-Andrade Nuno" w:date="2012-08-17T16:40:00Z">
          <w:tblPr>
            <w:tblW w:w="4339" w:type="dxa"/>
            <w:jc w:val="center"/>
            <w:tblInd w:w="103" w:type="dxa"/>
            <w:tblLook w:val="04A0" w:firstRow="1" w:lastRow="0" w:firstColumn="1" w:lastColumn="0" w:noHBand="0" w:noVBand="1"/>
          </w:tblPr>
        </w:tblPrChange>
      </w:tblPr>
      <w:tblGrid>
        <w:gridCol w:w="2175"/>
        <w:gridCol w:w="1461"/>
        <w:gridCol w:w="1308"/>
        <w:tblGridChange w:id="1087">
          <w:tblGrid>
            <w:gridCol w:w="1570"/>
            <w:gridCol w:w="1461"/>
            <w:gridCol w:w="1308"/>
          </w:tblGrid>
        </w:tblGridChange>
      </w:tblGrid>
      <w:tr w:rsidR="00573147" w:rsidRPr="00843BE4" w14:paraId="6C328619" w14:textId="77777777" w:rsidTr="00C02AE0">
        <w:trPr>
          <w:trHeight w:val="300"/>
          <w:jc w:val="center"/>
          <w:trPrChange w:id="1088" w:author="Bruno Sanchez-Andrade Nuno" w:date="2012-08-17T16:40:00Z">
            <w:trPr>
              <w:trHeight w:val="300"/>
              <w:jc w:val="center"/>
            </w:trPr>
          </w:trPrChange>
        </w:trPr>
        <w:tc>
          <w:tcPr>
            <w:tcW w:w="2175" w:type="dxa"/>
            <w:tcBorders>
              <w:top w:val="single" w:sz="4" w:space="0" w:color="auto"/>
              <w:left w:val="single" w:sz="4" w:space="0" w:color="auto"/>
              <w:bottom w:val="nil"/>
              <w:right w:val="nil"/>
            </w:tcBorders>
            <w:shd w:val="clear" w:color="auto" w:fill="auto"/>
            <w:noWrap/>
            <w:vAlign w:val="center"/>
            <w:hideMark/>
            <w:tcPrChange w:id="1089" w:author="Bruno Sanchez-Andrade Nuno" w:date="2012-08-17T16:40:00Z">
              <w:tcPr>
                <w:tcW w:w="1570" w:type="dxa"/>
                <w:tcBorders>
                  <w:top w:val="single" w:sz="4" w:space="0" w:color="auto"/>
                  <w:left w:val="single" w:sz="4" w:space="0" w:color="auto"/>
                  <w:bottom w:val="nil"/>
                  <w:right w:val="nil"/>
                </w:tcBorders>
                <w:shd w:val="clear" w:color="auto" w:fill="auto"/>
                <w:noWrap/>
                <w:vAlign w:val="center"/>
                <w:hideMark/>
              </w:tcPr>
            </w:tcPrChange>
          </w:tcPr>
          <w:p w14:paraId="0EAB927C" w14:textId="77777777" w:rsidR="00573147" w:rsidRPr="00843BE4" w:rsidRDefault="00573147" w:rsidP="00573147">
            <w:pPr>
              <w:jc w:val="center"/>
              <w:rPr>
                <w:rFonts w:ascii="Calibri" w:eastAsia="Times New Roman" w:hAnsi="Calibri" w:cs="Times New Roman"/>
                <w:color w:val="000000"/>
              </w:rPr>
            </w:pPr>
          </w:p>
        </w:tc>
        <w:tc>
          <w:tcPr>
            <w:tcW w:w="1461" w:type="dxa"/>
            <w:tcBorders>
              <w:top w:val="single" w:sz="4" w:space="0" w:color="auto"/>
              <w:left w:val="nil"/>
              <w:bottom w:val="nil"/>
              <w:right w:val="nil"/>
            </w:tcBorders>
            <w:shd w:val="clear" w:color="auto" w:fill="auto"/>
            <w:noWrap/>
            <w:vAlign w:val="center"/>
            <w:hideMark/>
            <w:tcPrChange w:id="1090" w:author="Bruno Sanchez-Andrade Nuno" w:date="2012-08-17T16:40:00Z">
              <w:tcPr>
                <w:tcW w:w="1461" w:type="dxa"/>
                <w:tcBorders>
                  <w:top w:val="single" w:sz="4" w:space="0" w:color="auto"/>
                  <w:left w:val="nil"/>
                  <w:bottom w:val="nil"/>
                  <w:right w:val="nil"/>
                </w:tcBorders>
                <w:shd w:val="clear" w:color="auto" w:fill="auto"/>
                <w:noWrap/>
                <w:vAlign w:val="center"/>
                <w:hideMark/>
              </w:tcPr>
            </w:tcPrChange>
          </w:tcPr>
          <w:p w14:paraId="671F4E66"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Components</w:t>
            </w:r>
          </w:p>
        </w:tc>
        <w:tc>
          <w:tcPr>
            <w:tcW w:w="1308" w:type="dxa"/>
            <w:tcBorders>
              <w:top w:val="single" w:sz="4" w:space="0" w:color="auto"/>
              <w:left w:val="nil"/>
              <w:bottom w:val="nil"/>
              <w:right w:val="single" w:sz="4" w:space="0" w:color="auto"/>
            </w:tcBorders>
            <w:shd w:val="clear" w:color="auto" w:fill="auto"/>
            <w:noWrap/>
            <w:vAlign w:val="center"/>
            <w:hideMark/>
            <w:tcPrChange w:id="1091" w:author="Bruno Sanchez-Andrade Nuno" w:date="2012-08-17T16:40:00Z">
              <w:tcPr>
                <w:tcW w:w="1308" w:type="dxa"/>
                <w:tcBorders>
                  <w:top w:val="single" w:sz="4" w:space="0" w:color="auto"/>
                  <w:left w:val="nil"/>
                  <w:bottom w:val="nil"/>
                  <w:right w:val="single" w:sz="4" w:space="0" w:color="auto"/>
                </w:tcBorders>
                <w:shd w:val="clear" w:color="auto" w:fill="auto"/>
                <w:noWrap/>
                <w:vAlign w:val="center"/>
                <w:hideMark/>
              </w:tcPr>
            </w:tcPrChange>
          </w:tcPr>
          <w:p w14:paraId="370F9777" w14:textId="77777777" w:rsidR="00573147" w:rsidRPr="00843BE4" w:rsidRDefault="00573147" w:rsidP="00573147">
            <w:pPr>
              <w:jc w:val="center"/>
              <w:rPr>
                <w:rFonts w:ascii="Calibri" w:eastAsia="Times New Roman" w:hAnsi="Calibri" w:cs="Times New Roman"/>
                <w:b/>
                <w:bCs/>
                <w:color w:val="000000"/>
              </w:rPr>
            </w:pPr>
            <w:proofErr w:type="gramStart"/>
            <w:r w:rsidRPr="00843BE4">
              <w:rPr>
                <w:rFonts w:ascii="Calibri" w:eastAsia="Times New Roman" w:hAnsi="Calibri" w:cs="Times New Roman"/>
                <w:b/>
                <w:bCs/>
                <w:color w:val="000000"/>
              </w:rPr>
              <w:t>at</w:t>
            </w:r>
            <w:proofErr w:type="gramEnd"/>
            <w:r w:rsidRPr="00843BE4">
              <w:rPr>
                <w:rFonts w:ascii="Calibri" w:eastAsia="Times New Roman" w:hAnsi="Calibri" w:cs="Times New Roman"/>
                <w:b/>
                <w:bCs/>
                <w:color w:val="000000"/>
              </w:rPr>
              <w:t xml:space="preserve"> least</w:t>
            </w:r>
          </w:p>
        </w:tc>
      </w:tr>
      <w:tr w:rsidR="00573147" w:rsidRPr="00843BE4" w14:paraId="555E18BA" w14:textId="77777777" w:rsidTr="00C02AE0">
        <w:trPr>
          <w:trHeight w:val="300"/>
          <w:jc w:val="center"/>
          <w:trPrChange w:id="1092"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hideMark/>
            <w:tcPrChange w:id="1093" w:author="Bruno Sanchez-Andrade Nuno" w:date="2012-08-17T16:40:00Z">
              <w:tcPr>
                <w:tcW w:w="1570" w:type="dxa"/>
                <w:tcBorders>
                  <w:top w:val="nil"/>
                  <w:left w:val="single" w:sz="4" w:space="0" w:color="auto"/>
                  <w:bottom w:val="nil"/>
                  <w:right w:val="nil"/>
                </w:tcBorders>
                <w:shd w:val="clear" w:color="000000" w:fill="D8E4BC"/>
                <w:noWrap/>
                <w:vAlign w:val="center"/>
                <w:hideMark/>
              </w:tcPr>
            </w:tcPrChange>
          </w:tcPr>
          <w:p w14:paraId="694F4D10"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lastRenderedPageBreak/>
              <w:t>Water</w:t>
            </w:r>
          </w:p>
        </w:tc>
        <w:tc>
          <w:tcPr>
            <w:tcW w:w="1461" w:type="dxa"/>
            <w:tcBorders>
              <w:top w:val="single" w:sz="4" w:space="0" w:color="auto"/>
              <w:left w:val="nil"/>
              <w:bottom w:val="nil"/>
              <w:right w:val="single" w:sz="4" w:space="0" w:color="auto"/>
            </w:tcBorders>
            <w:shd w:val="clear" w:color="auto" w:fill="auto"/>
            <w:noWrap/>
            <w:vAlign w:val="center"/>
            <w:hideMark/>
            <w:tcPrChange w:id="1094" w:author="Bruno Sanchez-Andrade Nuno" w:date="2012-08-17T16:40:00Z">
              <w:tcPr>
                <w:tcW w:w="1461" w:type="dxa"/>
                <w:tcBorders>
                  <w:top w:val="single" w:sz="4" w:space="0" w:color="auto"/>
                  <w:left w:val="nil"/>
                  <w:bottom w:val="nil"/>
                  <w:right w:val="single" w:sz="4" w:space="0" w:color="auto"/>
                </w:tcBorders>
                <w:shd w:val="clear" w:color="auto" w:fill="auto"/>
                <w:noWrap/>
                <w:vAlign w:val="center"/>
                <w:hideMark/>
              </w:tcPr>
            </w:tcPrChange>
          </w:tcPr>
          <w:p w14:paraId="224C52E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Change w:id="1095"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65144313"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3C6DF69D" w14:textId="77777777" w:rsidTr="00C02AE0">
        <w:trPr>
          <w:trHeight w:val="300"/>
          <w:jc w:val="center"/>
          <w:trPrChange w:id="1096"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hideMark/>
            <w:tcPrChange w:id="1097" w:author="Bruno Sanchez-Andrade Nuno" w:date="2012-08-17T16:40:00Z">
              <w:tcPr>
                <w:tcW w:w="1570" w:type="dxa"/>
                <w:tcBorders>
                  <w:top w:val="nil"/>
                  <w:left w:val="single" w:sz="4" w:space="0" w:color="auto"/>
                  <w:bottom w:val="nil"/>
                  <w:right w:val="nil"/>
                </w:tcBorders>
                <w:shd w:val="clear" w:color="000000" w:fill="D8E4BC"/>
                <w:noWrap/>
                <w:vAlign w:val="center"/>
                <w:hideMark/>
              </w:tcPr>
            </w:tcPrChange>
          </w:tcPr>
          <w:p w14:paraId="15E775D5"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Food</w:t>
            </w:r>
          </w:p>
        </w:tc>
        <w:tc>
          <w:tcPr>
            <w:tcW w:w="1461" w:type="dxa"/>
            <w:tcBorders>
              <w:top w:val="nil"/>
              <w:left w:val="nil"/>
              <w:bottom w:val="nil"/>
              <w:right w:val="single" w:sz="4" w:space="0" w:color="auto"/>
            </w:tcBorders>
            <w:shd w:val="clear" w:color="auto" w:fill="auto"/>
            <w:noWrap/>
            <w:vAlign w:val="center"/>
            <w:hideMark/>
            <w:tcPrChange w:id="1098" w:author="Bruno Sanchez-Andrade Nuno" w:date="2012-08-17T16:40:00Z">
              <w:tcPr>
                <w:tcW w:w="1461" w:type="dxa"/>
                <w:tcBorders>
                  <w:top w:val="nil"/>
                  <w:left w:val="nil"/>
                  <w:bottom w:val="nil"/>
                  <w:right w:val="single" w:sz="4" w:space="0" w:color="auto"/>
                </w:tcBorders>
                <w:shd w:val="clear" w:color="auto" w:fill="auto"/>
                <w:noWrap/>
                <w:vAlign w:val="center"/>
                <w:hideMark/>
              </w:tcPr>
            </w:tcPrChange>
          </w:tcPr>
          <w:p w14:paraId="6BA0332F"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Change w:id="1099"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7BD884DC"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67550CAF" w14:textId="77777777" w:rsidTr="00C02AE0">
        <w:trPr>
          <w:trHeight w:val="300"/>
          <w:jc w:val="center"/>
          <w:trPrChange w:id="1100"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hideMark/>
            <w:tcPrChange w:id="1101" w:author="Bruno Sanchez-Andrade Nuno" w:date="2012-08-17T16:40:00Z">
              <w:tcPr>
                <w:tcW w:w="1570" w:type="dxa"/>
                <w:tcBorders>
                  <w:top w:val="nil"/>
                  <w:left w:val="single" w:sz="4" w:space="0" w:color="auto"/>
                  <w:bottom w:val="nil"/>
                  <w:right w:val="nil"/>
                </w:tcBorders>
                <w:shd w:val="clear" w:color="000000" w:fill="D8E4BC"/>
                <w:noWrap/>
                <w:vAlign w:val="center"/>
                <w:hideMark/>
              </w:tcPr>
            </w:tcPrChange>
          </w:tcPr>
          <w:p w14:paraId="619AC744"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Health</w:t>
            </w:r>
          </w:p>
        </w:tc>
        <w:tc>
          <w:tcPr>
            <w:tcW w:w="1461" w:type="dxa"/>
            <w:tcBorders>
              <w:top w:val="nil"/>
              <w:left w:val="nil"/>
              <w:bottom w:val="nil"/>
              <w:right w:val="single" w:sz="4" w:space="0" w:color="auto"/>
            </w:tcBorders>
            <w:shd w:val="clear" w:color="auto" w:fill="auto"/>
            <w:noWrap/>
            <w:vAlign w:val="center"/>
            <w:hideMark/>
            <w:tcPrChange w:id="1102" w:author="Bruno Sanchez-Andrade Nuno" w:date="2012-08-17T16:40:00Z">
              <w:tcPr>
                <w:tcW w:w="1461" w:type="dxa"/>
                <w:tcBorders>
                  <w:top w:val="nil"/>
                  <w:left w:val="nil"/>
                  <w:bottom w:val="nil"/>
                  <w:right w:val="single" w:sz="4" w:space="0" w:color="auto"/>
                </w:tcBorders>
                <w:shd w:val="clear" w:color="auto" w:fill="auto"/>
                <w:noWrap/>
                <w:vAlign w:val="center"/>
                <w:hideMark/>
              </w:tcPr>
            </w:tcPrChange>
          </w:tcPr>
          <w:p w14:paraId="09DB5A9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Change w:id="1103"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3F2E1E8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181F0B9F" w14:textId="77777777" w:rsidTr="00C02AE0">
        <w:trPr>
          <w:trHeight w:val="300"/>
          <w:jc w:val="center"/>
          <w:ins w:id="1104" w:author="Bruno Sanchez-Andrade Nuno" w:date="2012-08-17T16:36:00Z"/>
          <w:trPrChange w:id="1105"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tcPrChange w:id="1106" w:author="Bruno Sanchez-Andrade Nuno" w:date="2012-08-17T16:40:00Z">
              <w:tcPr>
                <w:tcW w:w="1570" w:type="dxa"/>
                <w:tcBorders>
                  <w:top w:val="nil"/>
                  <w:left w:val="single" w:sz="4" w:space="0" w:color="auto"/>
                  <w:bottom w:val="nil"/>
                  <w:right w:val="nil"/>
                </w:tcBorders>
                <w:shd w:val="clear" w:color="000000" w:fill="D8E4BC"/>
                <w:noWrap/>
                <w:vAlign w:val="center"/>
              </w:tcPr>
            </w:tcPrChange>
          </w:tcPr>
          <w:p w14:paraId="3CB5948C" w14:textId="625272AF" w:rsidR="00C02AE0" w:rsidRPr="00C02AE0" w:rsidRDefault="00C02AE0" w:rsidP="00573147">
            <w:pPr>
              <w:jc w:val="center"/>
              <w:rPr>
                <w:ins w:id="1107" w:author="Bruno Sanchez-Andrade Nuno" w:date="2012-08-17T16:36:00Z"/>
                <w:rFonts w:ascii="Calibri" w:eastAsia="Times New Roman" w:hAnsi="Calibri" w:cs="Times New Roman"/>
                <w:i/>
                <w:color w:val="000000"/>
                <w:rPrChange w:id="1108" w:author="Bruno Sanchez-Andrade Nuno" w:date="2012-08-17T16:40:00Z">
                  <w:rPr>
                    <w:ins w:id="1109" w:author="Bruno Sanchez-Andrade Nuno" w:date="2012-08-17T16:36:00Z"/>
                    <w:rFonts w:ascii="Calibri" w:eastAsia="Times New Roman" w:hAnsi="Calibri" w:cs="Times New Roman"/>
                    <w:color w:val="000000"/>
                  </w:rPr>
                </w:rPrChange>
              </w:rPr>
            </w:pPr>
            <w:ins w:id="1110" w:author="Bruno Sanchez-Andrade Nuno" w:date="2012-08-17T16:37:00Z">
              <w:r w:rsidRPr="00C02AE0">
                <w:rPr>
                  <w:rFonts w:ascii="Calibri" w:eastAsia="Times New Roman" w:hAnsi="Calibri" w:cs="Times New Roman"/>
                  <w:i/>
                  <w:color w:val="000000"/>
                  <w:rPrChange w:id="1111" w:author="Bruno Sanchez-Andrade Nuno" w:date="2012-08-17T16:40:00Z">
                    <w:rPr>
                      <w:rFonts w:ascii="Calibri" w:eastAsia="Times New Roman" w:hAnsi="Calibri" w:cs="Times New Roman"/>
                      <w:color w:val="000000"/>
                    </w:rPr>
                  </w:rPrChange>
                </w:rPr>
                <w:t>Ecosystem Services</w:t>
              </w:r>
            </w:ins>
          </w:p>
        </w:tc>
        <w:tc>
          <w:tcPr>
            <w:tcW w:w="1461" w:type="dxa"/>
            <w:tcBorders>
              <w:top w:val="nil"/>
              <w:left w:val="nil"/>
              <w:bottom w:val="nil"/>
              <w:right w:val="single" w:sz="4" w:space="0" w:color="auto"/>
            </w:tcBorders>
            <w:shd w:val="clear" w:color="auto" w:fill="auto"/>
            <w:noWrap/>
            <w:vAlign w:val="center"/>
            <w:tcPrChange w:id="1112" w:author="Bruno Sanchez-Andrade Nuno" w:date="2012-08-17T16:40:00Z">
              <w:tcPr>
                <w:tcW w:w="1461" w:type="dxa"/>
                <w:tcBorders>
                  <w:top w:val="nil"/>
                  <w:left w:val="nil"/>
                  <w:bottom w:val="nil"/>
                  <w:right w:val="single" w:sz="4" w:space="0" w:color="auto"/>
                </w:tcBorders>
                <w:shd w:val="clear" w:color="auto" w:fill="auto"/>
                <w:noWrap/>
                <w:vAlign w:val="center"/>
              </w:tcPr>
            </w:tcPrChange>
          </w:tcPr>
          <w:p w14:paraId="1D1097E0" w14:textId="34F01545" w:rsidR="00C02AE0" w:rsidRPr="00843BE4" w:rsidRDefault="00C02AE0" w:rsidP="00573147">
            <w:pPr>
              <w:jc w:val="center"/>
              <w:rPr>
                <w:ins w:id="1113" w:author="Bruno Sanchez-Andrade Nuno" w:date="2012-08-17T16:36:00Z"/>
                <w:rFonts w:ascii="Calibri" w:eastAsia="Times New Roman" w:hAnsi="Calibri" w:cs="Times New Roman"/>
                <w:color w:val="000000"/>
              </w:rPr>
            </w:pPr>
            <w:ins w:id="1114" w:author="Bruno Sanchez-Andrade Nuno" w:date="2012-08-17T16:37:00Z">
              <w:r w:rsidRPr="00843BE4">
                <w:rPr>
                  <w:rFonts w:ascii="Calibri" w:eastAsia="Times New Roman" w:hAnsi="Calibri" w:cs="Times New Roman"/>
                  <w:color w:val="000000"/>
                </w:rPr>
                <w:t>6</w:t>
              </w:r>
            </w:ins>
          </w:p>
        </w:tc>
        <w:tc>
          <w:tcPr>
            <w:tcW w:w="1308" w:type="dxa"/>
            <w:tcBorders>
              <w:top w:val="nil"/>
              <w:left w:val="nil"/>
              <w:bottom w:val="nil"/>
              <w:right w:val="single" w:sz="4" w:space="0" w:color="auto"/>
            </w:tcBorders>
            <w:shd w:val="clear" w:color="000000" w:fill="DA9694"/>
            <w:noWrap/>
            <w:vAlign w:val="center"/>
            <w:tcPrChange w:id="1115" w:author="Bruno Sanchez-Andrade Nuno" w:date="2012-08-17T16:40:00Z">
              <w:tcPr>
                <w:tcW w:w="1308" w:type="dxa"/>
                <w:tcBorders>
                  <w:top w:val="nil"/>
                  <w:left w:val="nil"/>
                  <w:bottom w:val="nil"/>
                  <w:right w:val="single" w:sz="4" w:space="0" w:color="auto"/>
                </w:tcBorders>
                <w:shd w:val="clear" w:color="000000" w:fill="DA9694"/>
                <w:noWrap/>
                <w:vAlign w:val="center"/>
              </w:tcPr>
            </w:tcPrChange>
          </w:tcPr>
          <w:p w14:paraId="209F3E20" w14:textId="796CD653" w:rsidR="00C02AE0" w:rsidRPr="00843BE4" w:rsidRDefault="00C02AE0" w:rsidP="00573147">
            <w:pPr>
              <w:jc w:val="center"/>
              <w:rPr>
                <w:ins w:id="1116" w:author="Bruno Sanchez-Andrade Nuno" w:date="2012-08-17T16:36:00Z"/>
                <w:rFonts w:ascii="Calibri" w:eastAsia="Times New Roman" w:hAnsi="Calibri" w:cs="Times New Roman"/>
                <w:color w:val="000000"/>
              </w:rPr>
            </w:pPr>
            <w:ins w:id="1117" w:author="Bruno Sanchez-Andrade Nuno" w:date="2012-08-17T16:37:00Z">
              <w:r w:rsidRPr="00843BE4">
                <w:rPr>
                  <w:rFonts w:ascii="Calibri" w:eastAsia="Times New Roman" w:hAnsi="Calibri" w:cs="Times New Roman"/>
                  <w:color w:val="000000"/>
                </w:rPr>
                <w:t>4</w:t>
              </w:r>
            </w:ins>
          </w:p>
        </w:tc>
      </w:tr>
      <w:tr w:rsidR="00C02AE0" w:rsidRPr="00843BE4" w14:paraId="2A8B3F20" w14:textId="77777777" w:rsidTr="00C02AE0">
        <w:trPr>
          <w:trHeight w:val="300"/>
          <w:jc w:val="center"/>
          <w:ins w:id="1118" w:author="Bruno Sanchez-Andrade Nuno" w:date="2012-08-17T16:36:00Z"/>
          <w:trPrChange w:id="1119"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tcPrChange w:id="1120" w:author="Bruno Sanchez-Andrade Nuno" w:date="2012-08-17T16:40:00Z">
              <w:tcPr>
                <w:tcW w:w="1570" w:type="dxa"/>
                <w:tcBorders>
                  <w:top w:val="nil"/>
                  <w:left w:val="single" w:sz="4" w:space="0" w:color="auto"/>
                  <w:bottom w:val="nil"/>
                  <w:right w:val="nil"/>
                </w:tcBorders>
                <w:shd w:val="clear" w:color="000000" w:fill="D8E4BC"/>
                <w:noWrap/>
                <w:vAlign w:val="center"/>
              </w:tcPr>
            </w:tcPrChange>
          </w:tcPr>
          <w:p w14:paraId="1023BA9F" w14:textId="1E7B664F" w:rsidR="00C02AE0" w:rsidRPr="00C02AE0" w:rsidRDefault="00C02AE0" w:rsidP="00573147">
            <w:pPr>
              <w:jc w:val="center"/>
              <w:rPr>
                <w:ins w:id="1121" w:author="Bruno Sanchez-Andrade Nuno" w:date="2012-08-17T16:36:00Z"/>
                <w:rFonts w:ascii="Calibri" w:eastAsia="Times New Roman" w:hAnsi="Calibri" w:cs="Times New Roman"/>
                <w:i/>
                <w:color w:val="000000"/>
                <w:rPrChange w:id="1122" w:author="Bruno Sanchez-Andrade Nuno" w:date="2012-08-17T16:40:00Z">
                  <w:rPr>
                    <w:ins w:id="1123" w:author="Bruno Sanchez-Andrade Nuno" w:date="2012-08-17T16:36:00Z"/>
                    <w:rFonts w:ascii="Calibri" w:eastAsia="Times New Roman" w:hAnsi="Calibri" w:cs="Times New Roman"/>
                    <w:color w:val="000000"/>
                  </w:rPr>
                </w:rPrChange>
              </w:rPr>
            </w:pPr>
            <w:ins w:id="1124" w:author="Bruno Sanchez-Andrade Nuno" w:date="2012-08-17T16:37:00Z">
              <w:r w:rsidRPr="00C02AE0">
                <w:rPr>
                  <w:rFonts w:ascii="Calibri" w:eastAsia="Times New Roman" w:hAnsi="Calibri" w:cs="Times New Roman"/>
                  <w:i/>
                  <w:color w:val="000000"/>
                  <w:rPrChange w:id="1125" w:author="Bruno Sanchez-Andrade Nuno" w:date="2012-08-17T16:40:00Z">
                    <w:rPr>
                      <w:rFonts w:ascii="Calibri" w:eastAsia="Times New Roman" w:hAnsi="Calibri" w:cs="Times New Roman"/>
                      <w:color w:val="000000"/>
                    </w:rPr>
                  </w:rPrChange>
                </w:rPr>
                <w:t>Human Habitat</w:t>
              </w:r>
            </w:ins>
          </w:p>
        </w:tc>
        <w:tc>
          <w:tcPr>
            <w:tcW w:w="1461" w:type="dxa"/>
            <w:tcBorders>
              <w:top w:val="nil"/>
              <w:left w:val="nil"/>
              <w:bottom w:val="nil"/>
              <w:right w:val="single" w:sz="4" w:space="0" w:color="auto"/>
            </w:tcBorders>
            <w:shd w:val="clear" w:color="auto" w:fill="auto"/>
            <w:noWrap/>
            <w:vAlign w:val="center"/>
            <w:tcPrChange w:id="1126" w:author="Bruno Sanchez-Andrade Nuno" w:date="2012-08-17T16:40:00Z">
              <w:tcPr>
                <w:tcW w:w="1461" w:type="dxa"/>
                <w:tcBorders>
                  <w:top w:val="nil"/>
                  <w:left w:val="nil"/>
                  <w:bottom w:val="nil"/>
                  <w:right w:val="single" w:sz="4" w:space="0" w:color="auto"/>
                </w:tcBorders>
                <w:shd w:val="clear" w:color="auto" w:fill="auto"/>
                <w:noWrap/>
                <w:vAlign w:val="center"/>
              </w:tcPr>
            </w:tcPrChange>
          </w:tcPr>
          <w:p w14:paraId="45BB31AA" w14:textId="15ACDAA0" w:rsidR="00C02AE0" w:rsidRPr="00843BE4" w:rsidRDefault="00C02AE0" w:rsidP="00573147">
            <w:pPr>
              <w:jc w:val="center"/>
              <w:rPr>
                <w:ins w:id="1127" w:author="Bruno Sanchez-Andrade Nuno" w:date="2012-08-17T16:36:00Z"/>
                <w:rFonts w:ascii="Calibri" w:eastAsia="Times New Roman" w:hAnsi="Calibri" w:cs="Times New Roman"/>
                <w:color w:val="000000"/>
              </w:rPr>
            </w:pPr>
            <w:ins w:id="1128" w:author="Bruno Sanchez-Andrade Nuno" w:date="2012-08-17T16:37:00Z">
              <w:r w:rsidRPr="00843BE4">
                <w:rPr>
                  <w:rFonts w:ascii="Calibri" w:eastAsia="Times New Roman" w:hAnsi="Calibri" w:cs="Times New Roman"/>
                  <w:color w:val="000000"/>
                </w:rPr>
                <w:t>6</w:t>
              </w:r>
            </w:ins>
          </w:p>
        </w:tc>
        <w:tc>
          <w:tcPr>
            <w:tcW w:w="1308" w:type="dxa"/>
            <w:tcBorders>
              <w:top w:val="nil"/>
              <w:left w:val="nil"/>
              <w:bottom w:val="nil"/>
              <w:right w:val="single" w:sz="4" w:space="0" w:color="auto"/>
            </w:tcBorders>
            <w:shd w:val="clear" w:color="000000" w:fill="DA9694"/>
            <w:noWrap/>
            <w:vAlign w:val="center"/>
            <w:tcPrChange w:id="1129" w:author="Bruno Sanchez-Andrade Nuno" w:date="2012-08-17T16:40:00Z">
              <w:tcPr>
                <w:tcW w:w="1308" w:type="dxa"/>
                <w:tcBorders>
                  <w:top w:val="nil"/>
                  <w:left w:val="nil"/>
                  <w:bottom w:val="nil"/>
                  <w:right w:val="single" w:sz="4" w:space="0" w:color="auto"/>
                </w:tcBorders>
                <w:shd w:val="clear" w:color="000000" w:fill="DA9694"/>
                <w:noWrap/>
                <w:vAlign w:val="center"/>
              </w:tcPr>
            </w:tcPrChange>
          </w:tcPr>
          <w:p w14:paraId="396D20AC" w14:textId="234BF136" w:rsidR="00C02AE0" w:rsidRPr="00843BE4" w:rsidRDefault="00C02AE0" w:rsidP="00573147">
            <w:pPr>
              <w:jc w:val="center"/>
              <w:rPr>
                <w:ins w:id="1130" w:author="Bruno Sanchez-Andrade Nuno" w:date="2012-08-17T16:36:00Z"/>
                <w:rFonts w:ascii="Calibri" w:eastAsia="Times New Roman" w:hAnsi="Calibri" w:cs="Times New Roman"/>
                <w:color w:val="000000"/>
              </w:rPr>
            </w:pPr>
            <w:ins w:id="1131" w:author="Bruno Sanchez-Andrade Nuno" w:date="2012-08-17T16:37:00Z">
              <w:r w:rsidRPr="00843BE4">
                <w:rPr>
                  <w:rFonts w:ascii="Calibri" w:eastAsia="Times New Roman" w:hAnsi="Calibri" w:cs="Times New Roman"/>
                  <w:color w:val="000000"/>
                </w:rPr>
                <w:t>4</w:t>
              </w:r>
            </w:ins>
          </w:p>
        </w:tc>
      </w:tr>
      <w:tr w:rsidR="00C02AE0" w:rsidRPr="00843BE4" w14:paraId="43649D2B" w14:textId="77777777" w:rsidTr="00C02AE0">
        <w:trPr>
          <w:trHeight w:val="300"/>
          <w:jc w:val="center"/>
          <w:trPrChange w:id="1132"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hideMark/>
            <w:tcPrChange w:id="1133" w:author="Bruno Sanchez-Andrade Nuno" w:date="2012-08-17T16:40:00Z">
              <w:tcPr>
                <w:tcW w:w="1570" w:type="dxa"/>
                <w:tcBorders>
                  <w:top w:val="nil"/>
                  <w:left w:val="single" w:sz="4" w:space="0" w:color="auto"/>
                  <w:bottom w:val="nil"/>
                  <w:right w:val="nil"/>
                </w:tcBorders>
                <w:shd w:val="clear" w:color="000000" w:fill="D8E4BC"/>
                <w:noWrap/>
                <w:vAlign w:val="center"/>
                <w:hideMark/>
              </w:tcPr>
            </w:tcPrChange>
          </w:tcPr>
          <w:p w14:paraId="44D47CE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Infrastructure</w:t>
            </w:r>
          </w:p>
        </w:tc>
        <w:tc>
          <w:tcPr>
            <w:tcW w:w="1461" w:type="dxa"/>
            <w:tcBorders>
              <w:top w:val="nil"/>
              <w:left w:val="nil"/>
              <w:bottom w:val="nil"/>
              <w:right w:val="single" w:sz="4" w:space="0" w:color="auto"/>
            </w:tcBorders>
            <w:shd w:val="clear" w:color="auto" w:fill="auto"/>
            <w:noWrap/>
            <w:vAlign w:val="center"/>
            <w:hideMark/>
            <w:tcPrChange w:id="1134" w:author="Bruno Sanchez-Andrade Nuno" w:date="2012-08-17T16:40:00Z">
              <w:tcPr>
                <w:tcW w:w="1461" w:type="dxa"/>
                <w:tcBorders>
                  <w:top w:val="nil"/>
                  <w:left w:val="nil"/>
                  <w:bottom w:val="nil"/>
                  <w:right w:val="single" w:sz="4" w:space="0" w:color="auto"/>
                </w:tcBorders>
                <w:shd w:val="clear" w:color="auto" w:fill="auto"/>
                <w:noWrap/>
                <w:vAlign w:val="center"/>
                <w:hideMark/>
              </w:tcPr>
            </w:tcPrChange>
          </w:tcPr>
          <w:p w14:paraId="26C86FE7"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Change w:id="1135"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7279BD6B"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03C49D44" w14:textId="77777777" w:rsidTr="00C02AE0">
        <w:trPr>
          <w:trHeight w:val="300"/>
          <w:jc w:val="center"/>
          <w:trPrChange w:id="1136" w:author="Bruno Sanchez-Andrade Nuno" w:date="2012-08-17T16:40:00Z">
            <w:trPr>
              <w:trHeight w:val="300"/>
              <w:jc w:val="center"/>
            </w:trPr>
          </w:trPrChange>
        </w:trPr>
        <w:tc>
          <w:tcPr>
            <w:tcW w:w="2175" w:type="dxa"/>
            <w:tcBorders>
              <w:top w:val="single" w:sz="4" w:space="0" w:color="auto"/>
              <w:left w:val="single" w:sz="4" w:space="0" w:color="auto"/>
              <w:bottom w:val="nil"/>
              <w:right w:val="nil"/>
            </w:tcBorders>
            <w:shd w:val="clear" w:color="000000" w:fill="D8E4BC"/>
            <w:noWrap/>
            <w:vAlign w:val="center"/>
            <w:hideMark/>
            <w:tcPrChange w:id="1137" w:author="Bruno Sanchez-Andrade Nuno" w:date="2012-08-17T16:40:00Z">
              <w:tcPr>
                <w:tcW w:w="1570" w:type="dxa"/>
                <w:tcBorders>
                  <w:top w:val="single" w:sz="4" w:space="0" w:color="auto"/>
                  <w:left w:val="single" w:sz="4" w:space="0" w:color="auto"/>
                  <w:bottom w:val="nil"/>
                  <w:right w:val="nil"/>
                </w:tcBorders>
                <w:shd w:val="clear" w:color="000000" w:fill="D8E4BC"/>
                <w:noWrap/>
                <w:vAlign w:val="center"/>
                <w:hideMark/>
              </w:tcPr>
            </w:tcPrChange>
          </w:tcPr>
          <w:p w14:paraId="05EE58A9"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Exposure</w:t>
            </w:r>
          </w:p>
        </w:tc>
        <w:tc>
          <w:tcPr>
            <w:tcW w:w="1461" w:type="dxa"/>
            <w:tcBorders>
              <w:top w:val="single" w:sz="4" w:space="0" w:color="auto"/>
              <w:left w:val="nil"/>
              <w:bottom w:val="nil"/>
              <w:right w:val="single" w:sz="4" w:space="0" w:color="auto"/>
            </w:tcBorders>
            <w:shd w:val="clear" w:color="auto" w:fill="auto"/>
            <w:noWrap/>
            <w:vAlign w:val="center"/>
            <w:hideMark/>
            <w:tcPrChange w:id="1138" w:author="Bruno Sanchez-Andrade Nuno" w:date="2012-08-17T16:40:00Z">
              <w:tcPr>
                <w:tcW w:w="1461" w:type="dxa"/>
                <w:tcBorders>
                  <w:top w:val="single" w:sz="4" w:space="0" w:color="auto"/>
                  <w:left w:val="nil"/>
                  <w:bottom w:val="nil"/>
                  <w:right w:val="single" w:sz="4" w:space="0" w:color="auto"/>
                </w:tcBorders>
                <w:shd w:val="clear" w:color="auto" w:fill="auto"/>
                <w:noWrap/>
                <w:vAlign w:val="center"/>
                <w:hideMark/>
              </w:tcPr>
            </w:tcPrChange>
          </w:tcPr>
          <w:p w14:paraId="23CBFD4C"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Change w:id="1139"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63C1256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C02AE0" w:rsidRPr="00843BE4" w14:paraId="6EFB58C7" w14:textId="77777777" w:rsidTr="00C02AE0">
        <w:trPr>
          <w:trHeight w:val="300"/>
          <w:jc w:val="center"/>
          <w:trPrChange w:id="1140"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hideMark/>
            <w:tcPrChange w:id="1141" w:author="Bruno Sanchez-Andrade Nuno" w:date="2012-08-17T16:40:00Z">
              <w:tcPr>
                <w:tcW w:w="1570" w:type="dxa"/>
                <w:tcBorders>
                  <w:top w:val="nil"/>
                  <w:left w:val="single" w:sz="4" w:space="0" w:color="auto"/>
                  <w:bottom w:val="nil"/>
                  <w:right w:val="nil"/>
                </w:tcBorders>
                <w:shd w:val="clear" w:color="000000" w:fill="D8E4BC"/>
                <w:noWrap/>
                <w:vAlign w:val="center"/>
                <w:hideMark/>
              </w:tcPr>
            </w:tcPrChange>
          </w:tcPr>
          <w:p w14:paraId="28D1D9B3"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Sensitivity</w:t>
            </w:r>
          </w:p>
        </w:tc>
        <w:tc>
          <w:tcPr>
            <w:tcW w:w="1461" w:type="dxa"/>
            <w:tcBorders>
              <w:top w:val="nil"/>
              <w:left w:val="nil"/>
              <w:bottom w:val="nil"/>
              <w:right w:val="single" w:sz="4" w:space="0" w:color="auto"/>
            </w:tcBorders>
            <w:shd w:val="clear" w:color="auto" w:fill="auto"/>
            <w:noWrap/>
            <w:vAlign w:val="center"/>
            <w:hideMark/>
            <w:tcPrChange w:id="1142" w:author="Bruno Sanchez-Andrade Nuno" w:date="2012-08-17T16:40:00Z">
              <w:tcPr>
                <w:tcW w:w="1461" w:type="dxa"/>
                <w:tcBorders>
                  <w:top w:val="nil"/>
                  <w:left w:val="nil"/>
                  <w:bottom w:val="nil"/>
                  <w:right w:val="single" w:sz="4" w:space="0" w:color="auto"/>
                </w:tcBorders>
                <w:shd w:val="clear" w:color="auto" w:fill="auto"/>
                <w:noWrap/>
                <w:vAlign w:val="center"/>
                <w:hideMark/>
              </w:tcPr>
            </w:tcPrChange>
          </w:tcPr>
          <w:p w14:paraId="15997103"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Change w:id="1143"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3A91306B"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C02AE0" w:rsidRPr="00843BE4" w14:paraId="22B49E11" w14:textId="77777777" w:rsidTr="00C02AE0">
        <w:trPr>
          <w:trHeight w:val="300"/>
          <w:jc w:val="center"/>
          <w:trPrChange w:id="1144"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D8E4BC"/>
            <w:noWrap/>
            <w:vAlign w:val="center"/>
            <w:hideMark/>
            <w:tcPrChange w:id="1145" w:author="Bruno Sanchez-Andrade Nuno" w:date="2012-08-17T16:40:00Z">
              <w:tcPr>
                <w:tcW w:w="1570" w:type="dxa"/>
                <w:tcBorders>
                  <w:top w:val="nil"/>
                  <w:left w:val="single" w:sz="4" w:space="0" w:color="auto"/>
                  <w:bottom w:val="nil"/>
                  <w:right w:val="nil"/>
                </w:tcBorders>
                <w:shd w:val="clear" w:color="000000" w:fill="D8E4BC"/>
                <w:noWrap/>
                <w:vAlign w:val="center"/>
                <w:hideMark/>
              </w:tcPr>
            </w:tcPrChange>
          </w:tcPr>
          <w:p w14:paraId="3B89B750"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Capacity</w:t>
            </w:r>
          </w:p>
        </w:tc>
        <w:tc>
          <w:tcPr>
            <w:tcW w:w="1461" w:type="dxa"/>
            <w:tcBorders>
              <w:top w:val="nil"/>
              <w:left w:val="nil"/>
              <w:bottom w:val="nil"/>
              <w:right w:val="single" w:sz="4" w:space="0" w:color="auto"/>
            </w:tcBorders>
            <w:shd w:val="clear" w:color="auto" w:fill="auto"/>
            <w:noWrap/>
            <w:vAlign w:val="center"/>
            <w:hideMark/>
            <w:tcPrChange w:id="1146" w:author="Bruno Sanchez-Andrade Nuno" w:date="2012-08-17T16:40:00Z">
              <w:tcPr>
                <w:tcW w:w="1461" w:type="dxa"/>
                <w:tcBorders>
                  <w:top w:val="nil"/>
                  <w:left w:val="nil"/>
                  <w:bottom w:val="nil"/>
                  <w:right w:val="single" w:sz="4" w:space="0" w:color="auto"/>
                </w:tcBorders>
                <w:shd w:val="clear" w:color="auto" w:fill="auto"/>
                <w:noWrap/>
                <w:vAlign w:val="center"/>
                <w:hideMark/>
              </w:tcPr>
            </w:tcPrChange>
          </w:tcPr>
          <w:p w14:paraId="2D4A5CFE"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Change w:id="1147"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18DE4974"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43A2CEAA" w14:textId="77777777" w:rsidTr="00C02AE0">
        <w:trPr>
          <w:trHeight w:val="300"/>
          <w:jc w:val="center"/>
          <w:trPrChange w:id="1148" w:author="Bruno Sanchez-Andrade Nuno" w:date="2012-08-17T16:40:00Z">
            <w:trPr>
              <w:trHeight w:val="300"/>
              <w:jc w:val="center"/>
            </w:trPr>
          </w:trPrChange>
        </w:trPr>
        <w:tc>
          <w:tcPr>
            <w:tcW w:w="2175" w:type="dxa"/>
            <w:tcBorders>
              <w:top w:val="single" w:sz="4" w:space="0" w:color="auto"/>
              <w:left w:val="single" w:sz="4" w:space="0" w:color="auto"/>
              <w:bottom w:val="nil"/>
              <w:right w:val="nil"/>
            </w:tcBorders>
            <w:shd w:val="clear" w:color="000000" w:fill="FABF8F"/>
            <w:noWrap/>
            <w:vAlign w:val="center"/>
            <w:hideMark/>
            <w:tcPrChange w:id="1149" w:author="Bruno Sanchez-Andrade Nuno" w:date="2012-08-17T16:40:00Z">
              <w:tcPr>
                <w:tcW w:w="1570" w:type="dxa"/>
                <w:tcBorders>
                  <w:top w:val="single" w:sz="4" w:space="0" w:color="auto"/>
                  <w:left w:val="single" w:sz="4" w:space="0" w:color="auto"/>
                  <w:bottom w:val="nil"/>
                  <w:right w:val="nil"/>
                </w:tcBorders>
                <w:shd w:val="clear" w:color="000000" w:fill="FABF8F"/>
                <w:noWrap/>
                <w:vAlign w:val="center"/>
                <w:hideMark/>
              </w:tcPr>
            </w:tcPrChange>
          </w:tcPr>
          <w:p w14:paraId="0620AB20"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Economic</w:t>
            </w:r>
          </w:p>
        </w:tc>
        <w:tc>
          <w:tcPr>
            <w:tcW w:w="1461" w:type="dxa"/>
            <w:tcBorders>
              <w:top w:val="single" w:sz="4" w:space="0" w:color="auto"/>
              <w:left w:val="nil"/>
              <w:bottom w:val="nil"/>
              <w:right w:val="single" w:sz="4" w:space="0" w:color="auto"/>
            </w:tcBorders>
            <w:shd w:val="clear" w:color="auto" w:fill="auto"/>
            <w:noWrap/>
            <w:vAlign w:val="center"/>
            <w:hideMark/>
            <w:tcPrChange w:id="1150" w:author="Bruno Sanchez-Andrade Nuno" w:date="2012-08-17T16:40:00Z">
              <w:tcPr>
                <w:tcW w:w="1461" w:type="dxa"/>
                <w:tcBorders>
                  <w:top w:val="single" w:sz="4" w:space="0" w:color="auto"/>
                  <w:left w:val="nil"/>
                  <w:bottom w:val="nil"/>
                  <w:right w:val="single" w:sz="4" w:space="0" w:color="auto"/>
                </w:tcBorders>
                <w:shd w:val="clear" w:color="auto" w:fill="auto"/>
                <w:noWrap/>
                <w:vAlign w:val="center"/>
                <w:hideMark/>
              </w:tcPr>
            </w:tcPrChange>
          </w:tcPr>
          <w:p w14:paraId="2E519FE7"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c>
          <w:tcPr>
            <w:tcW w:w="1308" w:type="dxa"/>
            <w:tcBorders>
              <w:top w:val="nil"/>
              <w:left w:val="nil"/>
              <w:bottom w:val="nil"/>
              <w:right w:val="single" w:sz="4" w:space="0" w:color="auto"/>
            </w:tcBorders>
            <w:shd w:val="clear" w:color="000000" w:fill="DA9694"/>
            <w:noWrap/>
            <w:vAlign w:val="center"/>
            <w:hideMark/>
            <w:tcPrChange w:id="1151"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0C701A04"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5</w:t>
            </w:r>
          </w:p>
        </w:tc>
      </w:tr>
      <w:tr w:rsidR="00C02AE0" w:rsidRPr="00843BE4" w14:paraId="67B49C7D" w14:textId="77777777" w:rsidTr="00C02AE0">
        <w:trPr>
          <w:trHeight w:val="300"/>
          <w:jc w:val="center"/>
          <w:trPrChange w:id="1152"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FABF8F"/>
            <w:noWrap/>
            <w:vAlign w:val="center"/>
            <w:hideMark/>
            <w:tcPrChange w:id="1153" w:author="Bruno Sanchez-Andrade Nuno" w:date="2012-08-17T16:40:00Z">
              <w:tcPr>
                <w:tcW w:w="1570" w:type="dxa"/>
                <w:tcBorders>
                  <w:top w:val="nil"/>
                  <w:left w:val="single" w:sz="4" w:space="0" w:color="auto"/>
                  <w:bottom w:val="nil"/>
                  <w:right w:val="nil"/>
                </w:tcBorders>
                <w:shd w:val="clear" w:color="000000" w:fill="FABF8F"/>
                <w:noWrap/>
                <w:vAlign w:val="center"/>
                <w:hideMark/>
              </w:tcPr>
            </w:tcPrChange>
          </w:tcPr>
          <w:p w14:paraId="57DF26F9"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Governance</w:t>
            </w:r>
          </w:p>
        </w:tc>
        <w:tc>
          <w:tcPr>
            <w:tcW w:w="1461" w:type="dxa"/>
            <w:tcBorders>
              <w:top w:val="nil"/>
              <w:left w:val="nil"/>
              <w:bottom w:val="nil"/>
              <w:right w:val="single" w:sz="4" w:space="0" w:color="auto"/>
            </w:tcBorders>
            <w:shd w:val="clear" w:color="auto" w:fill="auto"/>
            <w:noWrap/>
            <w:vAlign w:val="center"/>
            <w:hideMark/>
            <w:tcPrChange w:id="1154" w:author="Bruno Sanchez-Andrade Nuno" w:date="2012-08-17T16:40:00Z">
              <w:tcPr>
                <w:tcW w:w="1461" w:type="dxa"/>
                <w:tcBorders>
                  <w:top w:val="nil"/>
                  <w:left w:val="nil"/>
                  <w:bottom w:val="nil"/>
                  <w:right w:val="single" w:sz="4" w:space="0" w:color="auto"/>
                </w:tcBorders>
                <w:shd w:val="clear" w:color="auto" w:fill="auto"/>
                <w:noWrap/>
                <w:vAlign w:val="center"/>
                <w:hideMark/>
              </w:tcPr>
            </w:tcPrChange>
          </w:tcPr>
          <w:p w14:paraId="26E708C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c>
          <w:tcPr>
            <w:tcW w:w="1308" w:type="dxa"/>
            <w:tcBorders>
              <w:top w:val="nil"/>
              <w:left w:val="nil"/>
              <w:bottom w:val="nil"/>
              <w:right w:val="single" w:sz="4" w:space="0" w:color="auto"/>
            </w:tcBorders>
            <w:shd w:val="clear" w:color="000000" w:fill="DA9694"/>
            <w:noWrap/>
            <w:vAlign w:val="center"/>
            <w:hideMark/>
            <w:tcPrChange w:id="1155"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0848B0D5"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2</w:t>
            </w:r>
          </w:p>
        </w:tc>
      </w:tr>
      <w:tr w:rsidR="00C02AE0" w:rsidRPr="00843BE4" w14:paraId="777029A5" w14:textId="77777777" w:rsidTr="00C02AE0">
        <w:trPr>
          <w:trHeight w:val="300"/>
          <w:jc w:val="center"/>
          <w:trPrChange w:id="1156" w:author="Bruno Sanchez-Andrade Nuno" w:date="2012-08-17T16:40:00Z">
            <w:trPr>
              <w:trHeight w:val="300"/>
              <w:jc w:val="center"/>
            </w:trPr>
          </w:trPrChange>
        </w:trPr>
        <w:tc>
          <w:tcPr>
            <w:tcW w:w="2175" w:type="dxa"/>
            <w:tcBorders>
              <w:top w:val="nil"/>
              <w:left w:val="single" w:sz="4" w:space="0" w:color="auto"/>
              <w:bottom w:val="single" w:sz="4" w:space="0" w:color="auto"/>
              <w:right w:val="nil"/>
            </w:tcBorders>
            <w:shd w:val="clear" w:color="000000" w:fill="FABF8F"/>
            <w:noWrap/>
            <w:vAlign w:val="center"/>
            <w:hideMark/>
            <w:tcPrChange w:id="1157" w:author="Bruno Sanchez-Andrade Nuno" w:date="2012-08-17T16:40:00Z">
              <w:tcPr>
                <w:tcW w:w="1570" w:type="dxa"/>
                <w:tcBorders>
                  <w:top w:val="nil"/>
                  <w:left w:val="single" w:sz="4" w:space="0" w:color="auto"/>
                  <w:bottom w:val="single" w:sz="4" w:space="0" w:color="auto"/>
                  <w:right w:val="nil"/>
                </w:tcBorders>
                <w:shd w:val="clear" w:color="000000" w:fill="FABF8F"/>
                <w:noWrap/>
                <w:vAlign w:val="center"/>
                <w:hideMark/>
              </w:tcPr>
            </w:tcPrChange>
          </w:tcPr>
          <w:p w14:paraId="16E461B2"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Social</w:t>
            </w:r>
          </w:p>
        </w:tc>
        <w:tc>
          <w:tcPr>
            <w:tcW w:w="1461" w:type="dxa"/>
            <w:tcBorders>
              <w:top w:val="nil"/>
              <w:left w:val="nil"/>
              <w:bottom w:val="single" w:sz="4" w:space="0" w:color="auto"/>
              <w:right w:val="single" w:sz="4" w:space="0" w:color="auto"/>
            </w:tcBorders>
            <w:shd w:val="clear" w:color="auto" w:fill="auto"/>
            <w:noWrap/>
            <w:vAlign w:val="center"/>
            <w:hideMark/>
            <w:tcPrChange w:id="1158" w:author="Bruno Sanchez-Andrade Nuno" w:date="2012-08-17T16:40:00Z">
              <w:tcPr>
                <w:tcW w:w="1461" w:type="dxa"/>
                <w:tcBorders>
                  <w:top w:val="nil"/>
                  <w:left w:val="nil"/>
                  <w:bottom w:val="single" w:sz="4" w:space="0" w:color="auto"/>
                  <w:right w:val="single" w:sz="4" w:space="0" w:color="auto"/>
                </w:tcBorders>
                <w:shd w:val="clear" w:color="auto" w:fill="auto"/>
                <w:noWrap/>
                <w:vAlign w:val="center"/>
                <w:hideMark/>
              </w:tcPr>
            </w:tcPrChange>
          </w:tcPr>
          <w:p w14:paraId="5284ADEC"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c>
          <w:tcPr>
            <w:tcW w:w="1308" w:type="dxa"/>
            <w:tcBorders>
              <w:top w:val="nil"/>
              <w:left w:val="nil"/>
              <w:bottom w:val="nil"/>
              <w:right w:val="single" w:sz="4" w:space="0" w:color="auto"/>
            </w:tcBorders>
            <w:shd w:val="clear" w:color="000000" w:fill="DA9694"/>
            <w:noWrap/>
            <w:vAlign w:val="center"/>
            <w:hideMark/>
            <w:tcPrChange w:id="1159"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471122C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r>
      <w:tr w:rsidR="00C02AE0" w:rsidRPr="00843BE4" w14:paraId="004FC35D" w14:textId="77777777" w:rsidTr="00C02AE0">
        <w:trPr>
          <w:trHeight w:val="300"/>
          <w:jc w:val="center"/>
          <w:trPrChange w:id="1160"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FFFFFF"/>
            <w:noWrap/>
            <w:vAlign w:val="center"/>
            <w:hideMark/>
            <w:tcPrChange w:id="1161" w:author="Bruno Sanchez-Andrade Nuno" w:date="2012-08-17T16:40:00Z">
              <w:tcPr>
                <w:tcW w:w="1570" w:type="dxa"/>
                <w:tcBorders>
                  <w:top w:val="nil"/>
                  <w:left w:val="single" w:sz="4" w:space="0" w:color="auto"/>
                  <w:bottom w:val="nil"/>
                  <w:right w:val="nil"/>
                </w:tcBorders>
                <w:shd w:val="clear" w:color="000000" w:fill="FFFFFF"/>
                <w:noWrap/>
                <w:vAlign w:val="center"/>
                <w:hideMark/>
              </w:tcPr>
            </w:tcPrChange>
          </w:tcPr>
          <w:p w14:paraId="24FA9ABA"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Vulnerability</w:t>
            </w:r>
          </w:p>
        </w:tc>
        <w:tc>
          <w:tcPr>
            <w:tcW w:w="1461" w:type="dxa"/>
            <w:tcBorders>
              <w:top w:val="nil"/>
              <w:left w:val="nil"/>
              <w:bottom w:val="nil"/>
              <w:right w:val="nil"/>
            </w:tcBorders>
            <w:shd w:val="clear" w:color="auto" w:fill="auto"/>
            <w:noWrap/>
            <w:vAlign w:val="center"/>
            <w:hideMark/>
            <w:tcPrChange w:id="1162" w:author="Bruno Sanchez-Andrade Nuno" w:date="2012-08-17T16:40:00Z">
              <w:tcPr>
                <w:tcW w:w="1461" w:type="dxa"/>
                <w:tcBorders>
                  <w:top w:val="nil"/>
                  <w:left w:val="nil"/>
                  <w:bottom w:val="nil"/>
                  <w:right w:val="nil"/>
                </w:tcBorders>
                <w:shd w:val="clear" w:color="auto" w:fill="auto"/>
                <w:noWrap/>
                <w:vAlign w:val="center"/>
                <w:hideMark/>
              </w:tcPr>
            </w:tcPrChange>
          </w:tcPr>
          <w:p w14:paraId="3D0E87BE" w14:textId="1203E41E" w:rsidR="00C02AE0" w:rsidRPr="00843BE4" w:rsidRDefault="00C02AE0" w:rsidP="00573147">
            <w:pPr>
              <w:jc w:val="center"/>
              <w:rPr>
                <w:rFonts w:ascii="Calibri" w:eastAsia="Times New Roman" w:hAnsi="Calibri" w:cs="Times New Roman"/>
                <w:color w:val="000000"/>
              </w:rPr>
            </w:pPr>
            <w:ins w:id="1163" w:author="Bruno Sanchez-Andrade Nuno" w:date="2012-08-17T16:38:00Z">
              <w:r>
                <w:rPr>
                  <w:rFonts w:ascii="Calibri" w:eastAsia="Times New Roman" w:hAnsi="Calibri" w:cs="Times New Roman"/>
                  <w:color w:val="000000"/>
                </w:rPr>
                <w:t>3</w:t>
              </w:r>
            </w:ins>
            <w:del w:id="1164" w:author="Bruno Sanchez-Andrade Nuno" w:date="2012-08-17T16:38:00Z">
              <w:r w:rsidRPr="00843BE4" w:rsidDel="00C02AE0">
                <w:rPr>
                  <w:rFonts w:ascii="Calibri" w:eastAsia="Times New Roman" w:hAnsi="Calibri" w:cs="Times New Roman"/>
                  <w:color w:val="000000"/>
                </w:rPr>
                <w:delText>2</w:delText>
              </w:r>
            </w:del>
            <w:ins w:id="1165" w:author="Bruno Sanchez-Andrade Nuno" w:date="2012-08-17T16:38:00Z">
              <w:r>
                <w:rPr>
                  <w:rFonts w:ascii="Calibri" w:eastAsia="Times New Roman" w:hAnsi="Calibri" w:cs="Times New Roman"/>
                  <w:color w:val="000000"/>
                </w:rPr>
                <w:t>6</w:t>
              </w:r>
            </w:ins>
            <w:del w:id="1166" w:author="Bruno Sanchez-Andrade Nuno" w:date="2012-08-17T16:38:00Z">
              <w:r w:rsidRPr="00843BE4" w:rsidDel="00C02AE0">
                <w:rPr>
                  <w:rFonts w:ascii="Calibri" w:eastAsia="Times New Roman" w:hAnsi="Calibri" w:cs="Times New Roman"/>
                  <w:color w:val="000000"/>
                </w:rPr>
                <w:delText>4</w:delText>
              </w:r>
            </w:del>
          </w:p>
        </w:tc>
        <w:tc>
          <w:tcPr>
            <w:tcW w:w="1308" w:type="dxa"/>
            <w:tcBorders>
              <w:top w:val="nil"/>
              <w:left w:val="nil"/>
              <w:bottom w:val="nil"/>
              <w:right w:val="single" w:sz="4" w:space="0" w:color="auto"/>
            </w:tcBorders>
            <w:shd w:val="clear" w:color="000000" w:fill="DA9694"/>
            <w:noWrap/>
            <w:vAlign w:val="center"/>
            <w:hideMark/>
            <w:tcPrChange w:id="1167"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717A6A5F" w14:textId="31414617" w:rsidR="00C02AE0" w:rsidRPr="00843BE4" w:rsidRDefault="00C02AE0" w:rsidP="00573147">
            <w:pPr>
              <w:jc w:val="center"/>
              <w:rPr>
                <w:rFonts w:ascii="Calibri" w:eastAsia="Times New Roman" w:hAnsi="Calibri" w:cs="Times New Roman"/>
                <w:color w:val="000000"/>
              </w:rPr>
            </w:pPr>
            <w:ins w:id="1168" w:author="Bruno Sanchez-Andrade Nuno" w:date="2012-08-17T16:38:00Z">
              <w:r>
                <w:rPr>
                  <w:rFonts w:ascii="Calibri" w:eastAsia="Times New Roman" w:hAnsi="Calibri" w:cs="Times New Roman"/>
                  <w:color w:val="000000"/>
                </w:rPr>
                <w:t>27</w:t>
              </w:r>
            </w:ins>
            <w:del w:id="1169" w:author="Bruno Sanchez-Andrade Nuno" w:date="2012-08-17T16:38:00Z">
              <w:r w:rsidRPr="00843BE4" w:rsidDel="00C02AE0">
                <w:rPr>
                  <w:rFonts w:ascii="Calibri" w:eastAsia="Times New Roman" w:hAnsi="Calibri" w:cs="Times New Roman"/>
                  <w:color w:val="000000"/>
                </w:rPr>
                <w:delText>18</w:delText>
              </w:r>
            </w:del>
          </w:p>
        </w:tc>
      </w:tr>
      <w:tr w:rsidR="00C02AE0" w:rsidRPr="00843BE4" w14:paraId="71F24B61" w14:textId="77777777" w:rsidTr="00C02AE0">
        <w:trPr>
          <w:trHeight w:val="300"/>
          <w:jc w:val="center"/>
          <w:trPrChange w:id="1170" w:author="Bruno Sanchez-Andrade Nuno" w:date="2012-08-17T16:40:00Z">
            <w:trPr>
              <w:trHeight w:val="300"/>
              <w:jc w:val="center"/>
            </w:trPr>
          </w:trPrChange>
        </w:trPr>
        <w:tc>
          <w:tcPr>
            <w:tcW w:w="2175" w:type="dxa"/>
            <w:tcBorders>
              <w:top w:val="nil"/>
              <w:left w:val="single" w:sz="4" w:space="0" w:color="auto"/>
              <w:bottom w:val="nil"/>
              <w:right w:val="nil"/>
            </w:tcBorders>
            <w:shd w:val="clear" w:color="000000" w:fill="FFFFFF"/>
            <w:noWrap/>
            <w:vAlign w:val="center"/>
            <w:hideMark/>
            <w:tcPrChange w:id="1171" w:author="Bruno Sanchez-Andrade Nuno" w:date="2012-08-17T16:40:00Z">
              <w:tcPr>
                <w:tcW w:w="1570" w:type="dxa"/>
                <w:tcBorders>
                  <w:top w:val="nil"/>
                  <w:left w:val="single" w:sz="4" w:space="0" w:color="auto"/>
                  <w:bottom w:val="nil"/>
                  <w:right w:val="nil"/>
                </w:tcBorders>
                <w:shd w:val="clear" w:color="000000" w:fill="FFFFFF"/>
                <w:noWrap/>
                <w:vAlign w:val="center"/>
                <w:hideMark/>
              </w:tcPr>
            </w:tcPrChange>
          </w:tcPr>
          <w:p w14:paraId="0F067C3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Readiness</w:t>
            </w:r>
          </w:p>
        </w:tc>
        <w:tc>
          <w:tcPr>
            <w:tcW w:w="1461" w:type="dxa"/>
            <w:tcBorders>
              <w:top w:val="nil"/>
              <w:left w:val="nil"/>
              <w:bottom w:val="nil"/>
              <w:right w:val="nil"/>
            </w:tcBorders>
            <w:shd w:val="clear" w:color="auto" w:fill="auto"/>
            <w:noWrap/>
            <w:vAlign w:val="center"/>
            <w:hideMark/>
            <w:tcPrChange w:id="1172" w:author="Bruno Sanchez-Andrade Nuno" w:date="2012-08-17T16:40:00Z">
              <w:tcPr>
                <w:tcW w:w="1461" w:type="dxa"/>
                <w:tcBorders>
                  <w:top w:val="nil"/>
                  <w:left w:val="nil"/>
                  <w:bottom w:val="nil"/>
                  <w:right w:val="nil"/>
                </w:tcBorders>
                <w:shd w:val="clear" w:color="auto" w:fill="auto"/>
                <w:noWrap/>
                <w:vAlign w:val="center"/>
                <w:hideMark/>
              </w:tcPr>
            </w:tcPrChange>
          </w:tcPr>
          <w:p w14:paraId="06D7EAA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14</w:t>
            </w:r>
          </w:p>
        </w:tc>
        <w:tc>
          <w:tcPr>
            <w:tcW w:w="1308" w:type="dxa"/>
            <w:tcBorders>
              <w:top w:val="nil"/>
              <w:left w:val="nil"/>
              <w:bottom w:val="nil"/>
              <w:right w:val="single" w:sz="4" w:space="0" w:color="auto"/>
            </w:tcBorders>
            <w:shd w:val="clear" w:color="000000" w:fill="DA9694"/>
            <w:noWrap/>
            <w:vAlign w:val="center"/>
            <w:hideMark/>
            <w:tcPrChange w:id="1173" w:author="Bruno Sanchez-Andrade Nuno" w:date="2012-08-17T16:40:00Z">
              <w:tcPr>
                <w:tcW w:w="1308" w:type="dxa"/>
                <w:tcBorders>
                  <w:top w:val="nil"/>
                  <w:left w:val="nil"/>
                  <w:bottom w:val="nil"/>
                  <w:right w:val="single" w:sz="4" w:space="0" w:color="auto"/>
                </w:tcBorders>
                <w:shd w:val="clear" w:color="000000" w:fill="DA9694"/>
                <w:noWrap/>
                <w:vAlign w:val="center"/>
                <w:hideMark/>
              </w:tcPr>
            </w:tcPrChange>
          </w:tcPr>
          <w:p w14:paraId="2451D202"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10</w:t>
            </w:r>
          </w:p>
        </w:tc>
      </w:tr>
      <w:tr w:rsidR="00C02AE0" w:rsidRPr="00843BE4" w14:paraId="1AFF6D07" w14:textId="77777777" w:rsidTr="00C02AE0">
        <w:trPr>
          <w:trHeight w:val="300"/>
          <w:jc w:val="center"/>
          <w:trPrChange w:id="1174" w:author="Bruno Sanchez-Andrade Nuno" w:date="2012-08-17T16:40:00Z">
            <w:trPr>
              <w:trHeight w:val="300"/>
              <w:jc w:val="center"/>
            </w:trPr>
          </w:trPrChange>
        </w:trPr>
        <w:tc>
          <w:tcPr>
            <w:tcW w:w="2175" w:type="dxa"/>
            <w:tcBorders>
              <w:top w:val="nil"/>
              <w:left w:val="single" w:sz="4" w:space="0" w:color="auto"/>
              <w:bottom w:val="single" w:sz="4" w:space="0" w:color="auto"/>
              <w:right w:val="nil"/>
            </w:tcBorders>
            <w:shd w:val="clear" w:color="auto" w:fill="auto"/>
            <w:noWrap/>
            <w:vAlign w:val="center"/>
            <w:hideMark/>
            <w:tcPrChange w:id="1175" w:author="Bruno Sanchez-Andrade Nuno" w:date="2012-08-17T16:40:00Z">
              <w:tcPr>
                <w:tcW w:w="1570" w:type="dxa"/>
                <w:tcBorders>
                  <w:top w:val="nil"/>
                  <w:left w:val="single" w:sz="4" w:space="0" w:color="auto"/>
                  <w:bottom w:val="single" w:sz="4" w:space="0" w:color="auto"/>
                  <w:right w:val="nil"/>
                </w:tcBorders>
                <w:shd w:val="clear" w:color="auto" w:fill="auto"/>
                <w:noWrap/>
                <w:vAlign w:val="center"/>
                <w:hideMark/>
              </w:tcPr>
            </w:tcPrChange>
          </w:tcPr>
          <w:p w14:paraId="7742C48B" w14:textId="77777777" w:rsidR="00C02AE0" w:rsidRPr="00843BE4" w:rsidRDefault="00C02AE0" w:rsidP="00573147">
            <w:pPr>
              <w:jc w:val="center"/>
              <w:rPr>
                <w:rFonts w:ascii="Calibri" w:eastAsia="Times New Roman" w:hAnsi="Calibri" w:cs="Times New Roman"/>
                <w:b/>
                <w:bCs/>
                <w:color w:val="000000"/>
              </w:rPr>
            </w:pPr>
            <w:r>
              <w:rPr>
                <w:rFonts w:ascii="Calibri" w:eastAsia="Times New Roman" w:hAnsi="Calibri" w:cs="Times New Roman"/>
                <w:b/>
                <w:bCs/>
                <w:color w:val="000000"/>
              </w:rPr>
              <w:t>GAIN Index</w:t>
            </w:r>
          </w:p>
        </w:tc>
        <w:tc>
          <w:tcPr>
            <w:tcW w:w="1461" w:type="dxa"/>
            <w:tcBorders>
              <w:top w:val="nil"/>
              <w:left w:val="nil"/>
              <w:bottom w:val="single" w:sz="4" w:space="0" w:color="auto"/>
              <w:right w:val="nil"/>
            </w:tcBorders>
            <w:shd w:val="clear" w:color="auto" w:fill="auto"/>
            <w:noWrap/>
            <w:vAlign w:val="center"/>
            <w:hideMark/>
            <w:tcPrChange w:id="1176" w:author="Bruno Sanchez-Andrade Nuno" w:date="2012-08-17T16:40:00Z">
              <w:tcPr>
                <w:tcW w:w="1461" w:type="dxa"/>
                <w:tcBorders>
                  <w:top w:val="nil"/>
                  <w:left w:val="nil"/>
                  <w:bottom w:val="single" w:sz="4" w:space="0" w:color="auto"/>
                  <w:right w:val="nil"/>
                </w:tcBorders>
                <w:shd w:val="clear" w:color="auto" w:fill="auto"/>
                <w:noWrap/>
                <w:vAlign w:val="center"/>
                <w:hideMark/>
              </w:tcPr>
            </w:tcPrChange>
          </w:tcPr>
          <w:p w14:paraId="577AEF85" w14:textId="2D0E3981" w:rsidR="00C02AE0" w:rsidRPr="00843BE4" w:rsidRDefault="00C02AE0" w:rsidP="00573147">
            <w:pPr>
              <w:jc w:val="center"/>
              <w:rPr>
                <w:rFonts w:ascii="Calibri" w:eastAsia="Times New Roman" w:hAnsi="Calibri" w:cs="Times New Roman"/>
                <w:color w:val="000000"/>
              </w:rPr>
            </w:pPr>
            <w:del w:id="1177" w:author="Bruno Sanchez-Andrade Nuno" w:date="2012-08-17T16:39:00Z">
              <w:r w:rsidRPr="00843BE4" w:rsidDel="00C02AE0">
                <w:rPr>
                  <w:rFonts w:ascii="Calibri" w:eastAsia="Times New Roman" w:hAnsi="Calibri" w:cs="Times New Roman"/>
                  <w:color w:val="000000"/>
                </w:rPr>
                <w:delText>38</w:delText>
              </w:r>
            </w:del>
            <w:ins w:id="1178" w:author="Bruno Sanchez-Andrade Nuno" w:date="2012-08-17T16:39:00Z">
              <w:r>
                <w:rPr>
                  <w:rFonts w:ascii="Calibri" w:eastAsia="Times New Roman" w:hAnsi="Calibri" w:cs="Times New Roman"/>
                  <w:color w:val="000000"/>
                </w:rPr>
                <w:t>50</w:t>
              </w:r>
            </w:ins>
          </w:p>
        </w:tc>
        <w:tc>
          <w:tcPr>
            <w:tcW w:w="1308" w:type="dxa"/>
            <w:tcBorders>
              <w:top w:val="nil"/>
              <w:left w:val="nil"/>
              <w:bottom w:val="single" w:sz="4" w:space="0" w:color="auto"/>
              <w:right w:val="single" w:sz="4" w:space="0" w:color="auto"/>
            </w:tcBorders>
            <w:shd w:val="clear" w:color="000000" w:fill="DCE6F1"/>
            <w:noWrap/>
            <w:vAlign w:val="center"/>
            <w:hideMark/>
            <w:tcPrChange w:id="1179" w:author="Bruno Sanchez-Andrade Nuno" w:date="2012-08-17T16:40:00Z">
              <w:tcPr>
                <w:tcW w:w="1308" w:type="dxa"/>
                <w:tcBorders>
                  <w:top w:val="nil"/>
                  <w:left w:val="nil"/>
                  <w:bottom w:val="single" w:sz="4" w:space="0" w:color="auto"/>
                  <w:right w:val="single" w:sz="4" w:space="0" w:color="auto"/>
                </w:tcBorders>
                <w:shd w:val="clear" w:color="000000" w:fill="DCE6F1"/>
                <w:noWrap/>
                <w:vAlign w:val="center"/>
                <w:hideMark/>
              </w:tcPr>
            </w:tcPrChange>
          </w:tcPr>
          <w:p w14:paraId="2243B83B" w14:textId="7B0C8ACC" w:rsidR="00C02AE0" w:rsidRPr="00843BE4" w:rsidRDefault="00C02AE0" w:rsidP="00573147">
            <w:pPr>
              <w:keepNext/>
              <w:jc w:val="center"/>
              <w:rPr>
                <w:rFonts w:ascii="Calibri" w:eastAsia="Times New Roman" w:hAnsi="Calibri" w:cs="Times New Roman"/>
                <w:color w:val="000000"/>
              </w:rPr>
            </w:pPr>
            <w:ins w:id="1180" w:author="Bruno Sanchez-Andrade Nuno" w:date="2012-08-17T16:39:00Z">
              <w:r>
                <w:rPr>
                  <w:rFonts w:ascii="Calibri" w:eastAsia="Times New Roman" w:hAnsi="Calibri" w:cs="Times New Roman"/>
                  <w:color w:val="000000"/>
                </w:rPr>
                <w:t>37</w:t>
              </w:r>
            </w:ins>
            <w:del w:id="1181" w:author="Bruno Sanchez-Andrade Nuno" w:date="2012-08-17T16:39:00Z">
              <w:r w:rsidDel="00C02AE0">
                <w:rPr>
                  <w:rFonts w:ascii="Calibri" w:eastAsia="Times New Roman" w:hAnsi="Calibri" w:cs="Times New Roman"/>
                  <w:color w:val="000000"/>
                </w:rPr>
                <w:delText>28</w:delText>
              </w:r>
            </w:del>
          </w:p>
        </w:tc>
      </w:tr>
    </w:tbl>
    <w:p w14:paraId="540664DB" w14:textId="1FCB9B53" w:rsidR="00573147" w:rsidRDefault="00573147" w:rsidP="00573147">
      <w:pPr>
        <w:pStyle w:val="Caption"/>
        <w:spacing w:before="2" w:after="2"/>
      </w:pPr>
      <w:proofErr w:type="gramStart"/>
      <w:r>
        <w:t xml:space="preserve">Table </w:t>
      </w:r>
      <w:fldSimple w:instr=" SEQ Table \* ARABIC ">
        <w:r>
          <w:rPr>
            <w:noProof/>
          </w:rPr>
          <w:t>1</w:t>
        </w:r>
      </w:fldSimple>
      <w:ins w:id="1182" w:author="Bruno Sanchez-Andrade Nuno" w:date="2012-08-15T16:34:00Z">
        <w:r w:rsidR="008114D8">
          <w:rPr>
            <w:noProof/>
          </w:rPr>
          <w:t>.</w:t>
        </w:r>
        <w:proofErr w:type="gramEnd"/>
        <w:r w:rsidR="008114D8">
          <w:rPr>
            <w:noProof/>
          </w:rPr>
          <w:t xml:space="preserve"> Tolerance for missing Indicators for each partial Score. The middle column reflect the number of measures that integrate each Sector, and the thrid column the number of measures that can be missing before dropping it</w:t>
        </w:r>
      </w:ins>
      <w:ins w:id="1183" w:author="Bruno Sanchez-Andrade Nuno" w:date="2012-08-15T16:35:00Z">
        <w:r w:rsidR="008114D8">
          <w:rPr>
            <w:noProof/>
          </w:rPr>
          <w:t xml:space="preserve">s </w:t>
        </w:r>
        <w:commentRangeStart w:id="1184"/>
        <w:r w:rsidR="008114D8">
          <w:rPr>
            <w:noProof/>
          </w:rPr>
          <w:t>score</w:t>
        </w:r>
      </w:ins>
      <w:commentRangeEnd w:id="1184"/>
      <w:r w:rsidR="009A4967">
        <w:rPr>
          <w:rStyle w:val="CommentReference"/>
          <w:b w:val="0"/>
          <w:bCs w:val="0"/>
          <w:color w:val="auto"/>
        </w:rPr>
        <w:commentReference w:id="1184"/>
      </w:r>
      <w:ins w:id="1185" w:author="Bruno Sanchez-Andrade Nuno" w:date="2012-08-15T16:35:00Z">
        <w:r w:rsidR="008114D8">
          <w:rPr>
            <w:noProof/>
          </w:rPr>
          <w:t>.</w:t>
        </w:r>
      </w:ins>
      <w:ins w:id="1186" w:author="Bruno Sanchez-Andrade Nuno" w:date="2012-08-17T16:39:00Z">
        <w:r w:rsidR="00C02AE0">
          <w:rPr>
            <w:noProof/>
          </w:rPr>
          <w:t xml:space="preserve"> </w:t>
        </w:r>
      </w:ins>
      <w:ins w:id="1187" w:author="Bruno Sanchez-Andrade Nuno" w:date="2012-08-17T16:40:00Z">
        <w:r w:rsidR="00C02AE0">
          <w:rPr>
            <w:noProof/>
          </w:rPr>
          <w:t>Italics</w:t>
        </w:r>
      </w:ins>
      <w:ins w:id="1188" w:author="Bruno Sanchez-Andrade Nuno" w:date="2012-08-17T16:39:00Z">
        <w:r w:rsidR="00C02AE0">
          <w:rPr>
            <w:noProof/>
          </w:rPr>
          <w:t xml:space="preserve"> denote additional measures introduced this year.</w:t>
        </w:r>
      </w:ins>
    </w:p>
    <w:p w14:paraId="1458120F" w14:textId="77777777" w:rsidR="00573147" w:rsidRDefault="00573147" w:rsidP="00573147">
      <w:pPr>
        <w:pStyle w:val="Heading3"/>
      </w:pPr>
    </w:p>
    <w:p w14:paraId="11B97D87" w14:textId="77777777" w:rsidR="00573147" w:rsidRPr="00B614AF" w:rsidRDefault="00573147" w:rsidP="00573147">
      <w:pPr>
        <w:pStyle w:val="Heading3"/>
        <w:rPr>
          <w:color w:val="192C43"/>
        </w:rPr>
      </w:pPr>
      <w:bookmarkStart w:id="1189" w:name="_Toc206668866"/>
      <w:r w:rsidRPr="00B614AF">
        <w:rPr>
          <w:color w:val="192C43"/>
        </w:rPr>
        <w:t>Preliminary Ranking</w:t>
      </w:r>
      <w:bookmarkEnd w:id="1189"/>
    </w:p>
    <w:p w14:paraId="141160BD" w14:textId="77777777" w:rsidR="00573147" w:rsidRDefault="00573147" w:rsidP="00573147"/>
    <w:p w14:paraId="116FCFC7" w14:textId="0D000626" w:rsidR="00DB615A" w:rsidRDefault="00573147" w:rsidP="00573147">
      <w:r>
        <w:t xml:space="preserve">The list below shows the rankings of the </w:t>
      </w:r>
      <w:proofErr w:type="gramStart"/>
      <w:r>
        <w:t>top</w:t>
      </w:r>
      <w:r w:rsidR="00DB615A">
        <w:t xml:space="preserve">  </w:t>
      </w:r>
      <w:ins w:id="1190" w:author="Bruno Sanchez-Andrade Nuno" w:date="2012-08-17T16:45:00Z">
        <w:r w:rsidR="0077530E">
          <w:t>and</w:t>
        </w:r>
        <w:proofErr w:type="gramEnd"/>
        <w:r w:rsidR="0077530E">
          <w:t xml:space="preserve"> bottom </w:t>
        </w:r>
      </w:ins>
      <w:r w:rsidR="00DB615A">
        <w:t xml:space="preserve">20 countries according to </w:t>
      </w:r>
      <w:commentRangeStart w:id="1191"/>
      <w:r w:rsidR="00DB615A">
        <w:t>the</w:t>
      </w:r>
      <w:commentRangeEnd w:id="1191"/>
      <w:r w:rsidR="009A0D26">
        <w:rPr>
          <w:rStyle w:val="CommentReference"/>
        </w:rPr>
        <w:commentReference w:id="1191"/>
      </w:r>
      <w:r w:rsidR="00DB615A">
        <w:t>:</w:t>
      </w:r>
    </w:p>
    <w:p w14:paraId="76AF5278" w14:textId="77777777" w:rsidR="00DB615A" w:rsidRDefault="00DB615A" w:rsidP="00573147"/>
    <w:p w14:paraId="51678CFB" w14:textId="3981DBF5" w:rsidR="00DB615A" w:rsidRDefault="00DB615A" w:rsidP="00573147">
      <w:r>
        <w:t xml:space="preserve">1) </w:t>
      </w:r>
      <w:r w:rsidR="00573147">
        <w:t>GAIN Index 2011</w:t>
      </w:r>
      <w:del w:id="1192" w:author="Bruno Sanchez-Andrade Nuno" w:date="2012-08-15T16:36:00Z">
        <w:r w:rsidR="00573147" w:rsidDel="008114D8">
          <w:delText xml:space="preserve"> L</w:delText>
        </w:r>
        <w:r w:rsidDel="008114D8">
          <w:delText>egacy, the current web ranking with data up to 2010</w:delText>
        </w:r>
      </w:del>
      <w:proofErr w:type="gramStart"/>
      <w:r>
        <w:t>;</w:t>
      </w:r>
      <w:proofErr w:type="gramEnd"/>
      <w:r>
        <w:t xml:space="preserve"> </w:t>
      </w:r>
    </w:p>
    <w:p w14:paraId="2BBAB62F" w14:textId="546C58B6" w:rsidR="00DB615A" w:rsidRDefault="00DB615A" w:rsidP="00573147">
      <w:r>
        <w:t xml:space="preserve">2) </w:t>
      </w:r>
      <w:proofErr w:type="gramStart"/>
      <w:r>
        <w:t>the</w:t>
      </w:r>
      <w:proofErr w:type="gramEnd"/>
      <w:r>
        <w:t xml:space="preserve"> new Ranking </w:t>
      </w:r>
      <w:ins w:id="1193" w:author="Bruno Sanchez-Andrade Nuno" w:date="2012-08-15T16:36:00Z">
        <w:r w:rsidR="008114D8">
          <w:t>with the new code</w:t>
        </w:r>
      </w:ins>
      <w:ins w:id="1194" w:author="Bruno Sanchez-Andrade Nuno" w:date="2012-08-15T16:38:00Z">
        <w:r w:rsidR="008114D8">
          <w:rPr>
            <w:rStyle w:val="FootnoteReference"/>
          </w:rPr>
          <w:footnoteReference w:id="3"/>
        </w:r>
      </w:ins>
      <w:ins w:id="1201" w:author="Bruno Sanchez-Andrade Nuno" w:date="2012-08-15T16:36:00Z">
        <w:r w:rsidR="008114D8">
          <w:t xml:space="preserve">, </w:t>
        </w:r>
        <w:del w:id="1202" w:author="Ian Noble" w:date="2012-08-17T12:29:00Z">
          <w:r w:rsidR="008114D8" w:rsidDel="009A0D26">
            <w:delText xml:space="preserve">for </w:delText>
          </w:r>
        </w:del>
      </w:ins>
      <w:del w:id="1203" w:author="Ian Noble" w:date="2012-08-17T12:29:00Z">
        <w:r w:rsidR="00573147" w:rsidDel="009A0D26">
          <w:delText>for</w:delText>
        </w:r>
        <w:r w:rsidDel="009A0D26">
          <w:delText xml:space="preserve"> data up to</w:delText>
        </w:r>
        <w:r w:rsidR="00573147" w:rsidDel="009A0D26">
          <w:delText xml:space="preserve"> 2010</w:delText>
        </w:r>
      </w:del>
      <w:ins w:id="1204" w:author="Ian Noble" w:date="2012-08-17T12:29:00Z">
        <w:r w:rsidR="009A0D26">
          <w:t>and data for 2011</w:t>
        </w:r>
      </w:ins>
      <w:del w:id="1205" w:author="Bruno Sanchez-Andrade Nuno" w:date="2012-08-15T16:37:00Z">
        <w:r w:rsidDel="008114D8">
          <w:delText xml:space="preserve"> using the </w:delText>
        </w:r>
        <w:r w:rsidRPr="00DB615A" w:rsidDel="008114D8">
          <w:delText>preliminary</w:delText>
        </w:r>
        <w:r w:rsidDel="008114D8">
          <w:delText xml:space="preserve"> “GAIN Index 2012 Update”</w:delText>
        </w:r>
        <w:r w:rsidR="00E158DD" w:rsidDel="008114D8">
          <w:delText>*</w:delText>
        </w:r>
      </w:del>
      <w:r>
        <w:t>; and</w:t>
      </w:r>
      <w:r w:rsidR="00573147">
        <w:t xml:space="preserve"> </w:t>
      </w:r>
    </w:p>
    <w:p w14:paraId="6642A0EF" w14:textId="1CBD567A" w:rsidR="00E158DD" w:rsidRDefault="00DB615A" w:rsidP="00573147">
      <w:r>
        <w:t xml:space="preserve">3) </w:t>
      </w:r>
      <w:proofErr w:type="gramStart"/>
      <w:r>
        <w:t>the</w:t>
      </w:r>
      <w:proofErr w:type="gramEnd"/>
      <w:r>
        <w:t xml:space="preserve"> new Ranking </w:t>
      </w:r>
      <w:ins w:id="1206" w:author="Bruno Sanchez-Andrade Nuno" w:date="2012-08-15T16:37:00Z">
        <w:r w:rsidR="008114D8">
          <w:t xml:space="preserve">with the new code </w:t>
        </w:r>
      </w:ins>
      <w:ins w:id="1207" w:author="Ian Noble" w:date="2012-08-17T12:29:00Z">
        <w:r w:rsidR="009A0D26">
          <w:t xml:space="preserve">and data </w:t>
        </w:r>
      </w:ins>
      <w:r>
        <w:t xml:space="preserve">for </w:t>
      </w:r>
      <w:ins w:id="1208" w:author="Bruno Sanchez-Andrade Nuno" w:date="2012-08-15T16:37:00Z">
        <w:r w:rsidR="008114D8">
          <w:t>201</w:t>
        </w:r>
      </w:ins>
      <w:ins w:id="1209" w:author="Ian Noble" w:date="2012-08-17T12:29:00Z">
        <w:r w:rsidR="009A0D26">
          <w:t>2</w:t>
        </w:r>
      </w:ins>
      <w:ins w:id="1210" w:author="Bruno Sanchez-Andrade Nuno" w:date="2012-08-15T16:37:00Z">
        <w:del w:id="1211" w:author="Ian Noble" w:date="2012-08-17T12:29:00Z">
          <w:r w:rsidR="008114D8" w:rsidDel="009A0D26">
            <w:delText>1</w:delText>
          </w:r>
        </w:del>
        <w:r w:rsidR="008114D8">
          <w:t>.</w:t>
        </w:r>
      </w:ins>
      <w:del w:id="1212" w:author="Bruno Sanchez-Andrade Nuno" w:date="2012-08-15T16:37:00Z">
        <w:r w:rsidDel="008114D8">
          <w:delText xml:space="preserve">data up to </w:delText>
        </w:r>
        <w:r w:rsidR="00573147" w:rsidDel="008114D8">
          <w:delText xml:space="preserve">2011 </w:delText>
        </w:r>
        <w:r w:rsidR="00E158DD" w:rsidDel="008114D8">
          <w:delText xml:space="preserve">using the </w:delText>
        </w:r>
        <w:r w:rsidR="00E158DD" w:rsidRPr="00DB615A" w:rsidDel="008114D8">
          <w:delText>preliminary</w:delText>
        </w:r>
        <w:r w:rsidR="00E158DD" w:rsidDel="008114D8">
          <w:delText xml:space="preserve"> “GAIN Index 2012 Update”</w:delText>
        </w:r>
      </w:del>
    </w:p>
    <w:p w14:paraId="33DBD95F" w14:textId="77777777" w:rsidR="00E158DD" w:rsidDel="008114D8" w:rsidRDefault="00E158DD" w:rsidP="00573147">
      <w:pPr>
        <w:rPr>
          <w:del w:id="1213" w:author="Bruno Sanchez-Andrade Nuno" w:date="2012-08-15T16:38:00Z"/>
        </w:rPr>
      </w:pPr>
    </w:p>
    <w:p w14:paraId="79B8EB14" w14:textId="2FADD122" w:rsidR="00573147" w:rsidRDefault="00E158DD" w:rsidP="00573147">
      <w:del w:id="1214" w:author="Bruno Sanchez-Andrade Nuno" w:date="2012-08-15T16:38:00Z">
        <w:r w:rsidDel="008114D8">
          <w:delText xml:space="preserve">*Note, the </w:delText>
        </w:r>
        <w:r w:rsidR="00573147" w:rsidDel="008114D8">
          <w:delText xml:space="preserve">“GAIN 2012 Update” does not include </w:delText>
        </w:r>
        <w:r w:rsidDel="008114D8">
          <w:delText xml:space="preserve">new Ecosystem Services and Urban indicators, described later in this document. </w:delText>
        </w:r>
        <w:r w:rsidR="00573147" w:rsidDel="008114D8">
          <w:delText>We were</w:delText>
        </w:r>
        <w:r w:rsidDel="008114D8">
          <w:delText xml:space="preserve"> also</w:delText>
        </w:r>
        <w:r w:rsidR="00573147" w:rsidDel="008114D8">
          <w:delText xml:space="preserve"> able to include more countries in the “GAIN Index 2012 Update”.</w:delText>
        </w:r>
      </w:del>
      <w:r w:rsidR="00573147">
        <w:t xml:space="preserve"> </w:t>
      </w:r>
    </w:p>
    <w:p w14:paraId="461F55DA" w14:textId="77777777" w:rsidR="00573147" w:rsidRDefault="00573147" w:rsidP="00573147"/>
    <w:p w14:paraId="1E3B00CC" w14:textId="0ACA485B" w:rsidR="00573147" w:rsidDel="00BB4D99" w:rsidRDefault="00573147" w:rsidP="00BB4D99">
      <w:pPr>
        <w:rPr>
          <w:del w:id="1215" w:author="Bruno Sanchez-Andrade Nuno" w:date="2012-08-17T17:13:00Z"/>
        </w:rPr>
        <w:pPrChange w:id="1216" w:author="Bruno Sanchez-Andrade Nuno" w:date="2012-08-17T17:13:00Z">
          <w:pPr/>
        </w:pPrChange>
      </w:pPr>
      <w:r>
        <w:t>(</w:t>
      </w:r>
      <w:proofErr w:type="gramStart"/>
      <w:r>
        <w:t>see</w:t>
      </w:r>
      <w:proofErr w:type="gramEnd"/>
      <w:r>
        <w:t xml:space="preserve"> file </w:t>
      </w:r>
      <w:r w:rsidRPr="00D33C21">
        <w:rPr>
          <w:i/>
        </w:rPr>
        <w:t xml:space="preserve">gain2012update-draft.xls </w:t>
      </w:r>
      <w:r>
        <w:t>with all countries and scores</w:t>
      </w:r>
      <w:r w:rsidR="00E158DD">
        <w:t>)</w:t>
      </w:r>
      <w:ins w:id="1217" w:author="Bruno Sanchez-Andrade Nuno" w:date="2012-08-17T17:13:00Z">
        <w:r w:rsidR="00BB4D99" w:rsidDel="00BB4D99">
          <w:t xml:space="preserve"> </w:t>
        </w:r>
      </w:ins>
    </w:p>
    <w:tbl>
      <w:tblPr>
        <w:tblpPr w:leftFromText="180" w:rightFromText="180" w:vertAnchor="text" w:horzAnchor="page" w:tblpX="1909" w:tblpY="150"/>
        <w:tblW w:w="7959" w:type="dxa"/>
        <w:tblLayout w:type="fixed"/>
        <w:tblLook w:val="04A0" w:firstRow="1" w:lastRow="0" w:firstColumn="1" w:lastColumn="0" w:noHBand="0" w:noVBand="1"/>
        <w:tblPrChange w:id="1218" w:author="Bruno Sanchez-Andrade Nuno" w:date="2012-08-17T17:12:00Z">
          <w:tblPr>
            <w:tblpPr w:leftFromText="180" w:rightFromText="180" w:vertAnchor="text" w:horzAnchor="page" w:tblpX="1909" w:tblpY="150"/>
            <w:tblW w:w="8784" w:type="dxa"/>
            <w:tblLayout w:type="fixed"/>
            <w:tblLook w:val="04A0" w:firstRow="1" w:lastRow="0" w:firstColumn="1" w:lastColumn="0" w:noHBand="0" w:noVBand="1"/>
          </w:tblPr>
        </w:tblPrChange>
      </w:tblPr>
      <w:tblGrid>
        <w:gridCol w:w="1440"/>
        <w:gridCol w:w="1080"/>
        <w:gridCol w:w="1411"/>
        <w:gridCol w:w="1350"/>
        <w:gridCol w:w="1479"/>
        <w:gridCol w:w="1199"/>
        <w:tblGridChange w:id="1219">
          <w:tblGrid>
            <w:gridCol w:w="1440"/>
            <w:gridCol w:w="1080"/>
            <w:gridCol w:w="1411"/>
            <w:gridCol w:w="1350"/>
            <w:gridCol w:w="1479"/>
            <w:gridCol w:w="1199"/>
          </w:tblGrid>
        </w:tblGridChange>
      </w:tblGrid>
      <w:tr w:rsidR="00BB4D99" w:rsidRPr="00790356" w:rsidDel="00BB4D99" w14:paraId="7B44FEAE" w14:textId="08EECEEA" w:rsidTr="00BB4D99">
        <w:trPr>
          <w:trHeight w:val="300"/>
          <w:del w:id="1220" w:author="Bruno Sanchez-Andrade Nuno" w:date="2012-08-17T17:13:00Z"/>
          <w:trPrChange w:id="1221" w:author="Bruno Sanchez-Andrade Nuno" w:date="2012-08-17T17:12:00Z">
            <w:trPr>
              <w:trHeight w:val="300"/>
            </w:trPr>
          </w:trPrChange>
        </w:trPr>
        <w:tc>
          <w:tcPr>
            <w:tcW w:w="2520" w:type="dxa"/>
            <w:gridSpan w:val="2"/>
            <w:tcBorders>
              <w:top w:val="nil"/>
              <w:left w:val="single" w:sz="4" w:space="0" w:color="auto"/>
              <w:bottom w:val="nil"/>
              <w:right w:val="single" w:sz="4" w:space="0" w:color="auto"/>
            </w:tcBorders>
            <w:shd w:val="clear" w:color="auto" w:fill="C2D69B" w:themeFill="accent3" w:themeFillTint="99"/>
            <w:noWrap/>
            <w:vAlign w:val="bottom"/>
            <w:tcPrChange w:id="1222" w:author="Bruno Sanchez-Andrade Nuno" w:date="2012-08-17T17:12:00Z">
              <w:tcPr>
                <w:tcW w:w="2520" w:type="dxa"/>
                <w:gridSpan w:val="2"/>
                <w:tcBorders>
                  <w:top w:val="nil"/>
                  <w:left w:val="single" w:sz="4" w:space="0" w:color="auto"/>
                  <w:bottom w:val="nil"/>
                  <w:right w:val="single" w:sz="4" w:space="0" w:color="auto"/>
                </w:tcBorders>
                <w:shd w:val="clear" w:color="auto" w:fill="C2D69B" w:themeFill="accent3" w:themeFillTint="99"/>
                <w:noWrap/>
                <w:vAlign w:val="bottom"/>
              </w:tcPr>
            </w:tcPrChange>
          </w:tcPr>
          <w:p w14:paraId="347A39FD" w14:textId="355DF3E5" w:rsidR="00BB4D99" w:rsidDel="00BB4D99" w:rsidRDefault="00BB4D99" w:rsidP="00BB4D99">
            <w:pPr>
              <w:rPr>
                <w:del w:id="1223" w:author="Bruno Sanchez-Andrade Nuno" w:date="2012-08-17T17:13:00Z"/>
                <w:rFonts w:ascii="Calibri" w:eastAsia="Times New Roman" w:hAnsi="Calibri" w:cs="Times New Roman"/>
                <w:color w:val="000000"/>
              </w:rPr>
              <w:pPrChange w:id="1224" w:author="Bruno Sanchez-Andrade Nuno" w:date="2012-08-17T17:13:00Z">
                <w:pPr>
                  <w:framePr w:hSpace="180" w:wrap="around" w:vAnchor="text" w:hAnchor="page" w:x="1909" w:y="150"/>
                  <w:jc w:val="center"/>
                </w:pPr>
              </w:pPrChange>
            </w:pPr>
            <w:del w:id="1225" w:author="Bruno Sanchez-Andrade Nuno" w:date="2012-08-17T17:12:00Z">
              <w:r w:rsidDel="00BB4D99">
                <w:rPr>
                  <w:rFonts w:ascii="Calibri" w:eastAsia="Times New Roman" w:hAnsi="Calibri" w:cs="Times New Roman"/>
                  <w:color w:val="000000"/>
                </w:rPr>
                <w:delText>“GAIN 2011</w:delText>
              </w:r>
            </w:del>
            <w:del w:id="1226" w:author="Bruno Sanchez-Andrade Nuno" w:date="2012-08-15T16:38:00Z">
              <w:r w:rsidDel="008114D8">
                <w:rPr>
                  <w:rFonts w:ascii="Calibri" w:eastAsia="Times New Roman" w:hAnsi="Calibri" w:cs="Times New Roman"/>
                  <w:color w:val="000000"/>
                </w:rPr>
                <w:delText xml:space="preserve"> Legacy</w:delText>
              </w:r>
            </w:del>
            <w:del w:id="1227" w:author="Bruno Sanchez-Andrade Nuno" w:date="2012-08-17T17:12:00Z">
              <w:r w:rsidDel="00BB4D99">
                <w:rPr>
                  <w:rFonts w:ascii="Calibri" w:eastAsia="Times New Roman" w:hAnsi="Calibri" w:cs="Times New Roman"/>
                  <w:color w:val="000000"/>
                </w:rPr>
                <w:delText>”</w:delText>
              </w:r>
            </w:del>
          </w:p>
        </w:tc>
        <w:tc>
          <w:tcPr>
            <w:tcW w:w="5439" w:type="dxa"/>
            <w:gridSpan w:val="4"/>
            <w:tcBorders>
              <w:top w:val="nil"/>
              <w:left w:val="single" w:sz="4" w:space="0" w:color="auto"/>
              <w:bottom w:val="nil"/>
              <w:right w:val="nil"/>
            </w:tcBorders>
            <w:shd w:val="clear" w:color="auto" w:fill="FBD4B4" w:themeFill="accent6" w:themeFillTint="66"/>
            <w:noWrap/>
            <w:vAlign w:val="bottom"/>
            <w:tcPrChange w:id="1228" w:author="Bruno Sanchez-Andrade Nuno" w:date="2012-08-17T17:12:00Z">
              <w:tcPr>
                <w:tcW w:w="5439" w:type="dxa"/>
                <w:gridSpan w:val="4"/>
                <w:tcBorders>
                  <w:top w:val="nil"/>
                  <w:left w:val="single" w:sz="4" w:space="0" w:color="auto"/>
                  <w:bottom w:val="nil"/>
                  <w:right w:val="nil"/>
                </w:tcBorders>
                <w:shd w:val="clear" w:color="auto" w:fill="FBD4B4" w:themeFill="accent6" w:themeFillTint="66"/>
                <w:noWrap/>
                <w:vAlign w:val="bottom"/>
              </w:tcPr>
            </w:tcPrChange>
          </w:tcPr>
          <w:p w14:paraId="500F6FE8" w14:textId="70625F4C" w:rsidR="00BB4D99" w:rsidDel="00BB4D99" w:rsidRDefault="00BB4D99" w:rsidP="00BB4D99">
            <w:pPr>
              <w:rPr>
                <w:del w:id="1229" w:author="Bruno Sanchez-Andrade Nuno" w:date="2012-08-17T17:13:00Z"/>
                <w:rFonts w:ascii="Calibri" w:eastAsia="Times New Roman" w:hAnsi="Calibri" w:cs="Times New Roman"/>
                <w:color w:val="000000"/>
              </w:rPr>
              <w:pPrChange w:id="1230" w:author="Bruno Sanchez-Andrade Nuno" w:date="2012-08-17T17:13:00Z">
                <w:pPr>
                  <w:framePr w:hSpace="180" w:wrap="around" w:vAnchor="text" w:hAnchor="page" w:x="1909" w:y="150"/>
                  <w:jc w:val="center"/>
                </w:pPr>
              </w:pPrChange>
            </w:pPr>
            <w:del w:id="1231" w:author="Bruno Sanchez-Andrade Nuno" w:date="2012-08-17T17:12:00Z">
              <w:r w:rsidDel="00BB4D99">
                <w:rPr>
                  <w:rFonts w:ascii="Calibri" w:eastAsia="Times New Roman" w:hAnsi="Calibri" w:cs="Times New Roman"/>
                  <w:color w:val="000000"/>
                </w:rPr>
                <w:delText>“Gain 2012</w:delText>
              </w:r>
            </w:del>
            <w:del w:id="1232" w:author="Bruno Sanchez-Andrade Nuno" w:date="2012-08-15T16:37:00Z">
              <w:r w:rsidDel="008114D8">
                <w:rPr>
                  <w:rFonts w:ascii="Calibri" w:eastAsia="Times New Roman" w:hAnsi="Calibri" w:cs="Times New Roman"/>
                  <w:color w:val="000000"/>
                </w:rPr>
                <w:delText xml:space="preserve"> Update</w:delText>
              </w:r>
            </w:del>
            <w:del w:id="1233" w:author="Bruno Sanchez-Andrade Nuno" w:date="2012-08-17T17:12:00Z">
              <w:r w:rsidDel="00BB4D99">
                <w:rPr>
                  <w:rFonts w:ascii="Calibri" w:eastAsia="Times New Roman" w:hAnsi="Calibri" w:cs="Times New Roman"/>
                  <w:color w:val="000000"/>
                </w:rPr>
                <w:delText>”</w:delText>
              </w:r>
            </w:del>
          </w:p>
        </w:tc>
      </w:tr>
      <w:tr w:rsidR="00BB4D99" w:rsidRPr="00790356" w:rsidDel="00BB4D99" w14:paraId="76A47938" w14:textId="7E3AD1FF" w:rsidTr="00BB4D99">
        <w:trPr>
          <w:trHeight w:val="300"/>
          <w:del w:id="1234" w:author="Bruno Sanchez-Andrade Nuno" w:date="2012-08-17T17:13:00Z"/>
          <w:trPrChange w:id="1235" w:author="Bruno Sanchez-Andrade Nuno" w:date="2012-08-17T17:12:00Z">
            <w:trPr>
              <w:trHeight w:val="300"/>
            </w:trPr>
          </w:trPrChange>
        </w:trPr>
        <w:tc>
          <w:tcPr>
            <w:tcW w:w="1440" w:type="dxa"/>
            <w:tcBorders>
              <w:top w:val="nil"/>
              <w:left w:val="single" w:sz="4" w:space="0" w:color="auto"/>
              <w:bottom w:val="nil"/>
              <w:right w:val="nil"/>
            </w:tcBorders>
            <w:shd w:val="clear" w:color="auto" w:fill="FBD4B4" w:themeFill="accent6" w:themeFillTint="66"/>
            <w:noWrap/>
            <w:vAlign w:val="bottom"/>
            <w:tcPrChange w:id="1236" w:author="Bruno Sanchez-Andrade Nuno" w:date="2012-08-17T17:12:00Z">
              <w:tcPr>
                <w:tcW w:w="1440" w:type="dxa"/>
                <w:tcBorders>
                  <w:top w:val="nil"/>
                  <w:left w:val="single" w:sz="4" w:space="0" w:color="auto"/>
                  <w:bottom w:val="nil"/>
                  <w:right w:val="nil"/>
                </w:tcBorders>
                <w:shd w:val="clear" w:color="auto" w:fill="FBD4B4" w:themeFill="accent6" w:themeFillTint="66"/>
                <w:noWrap/>
                <w:vAlign w:val="bottom"/>
              </w:tcPr>
            </w:tcPrChange>
          </w:tcPr>
          <w:p w14:paraId="7DE39F7F" w14:textId="4C84947D" w:rsidR="00BB4D99" w:rsidRPr="00790356" w:rsidDel="00BB4D99" w:rsidRDefault="00BB4D99" w:rsidP="00BB4D99">
            <w:pPr>
              <w:rPr>
                <w:del w:id="1237" w:author="Bruno Sanchez-Andrade Nuno" w:date="2012-08-17T17:13:00Z"/>
                <w:rFonts w:ascii="Calibri" w:eastAsia="Times New Roman" w:hAnsi="Calibri" w:cs="Times New Roman"/>
                <w:color w:val="000000"/>
              </w:rPr>
              <w:pPrChange w:id="1238" w:author="Bruno Sanchez-Andrade Nuno" w:date="2012-08-17T17:13:00Z">
                <w:pPr>
                  <w:framePr w:hSpace="180" w:wrap="around" w:vAnchor="text" w:hAnchor="page" w:x="1909" w:y="150"/>
                  <w:jc w:val="center"/>
                </w:pPr>
              </w:pPrChange>
            </w:pPr>
            <w:del w:id="1239" w:author="Bruno Sanchez-Andrade Nuno" w:date="2012-08-17T17:12:00Z">
              <w:r w:rsidDel="00BB4D99">
                <w:rPr>
                  <w:rFonts w:ascii="Calibri" w:eastAsia="Times New Roman" w:hAnsi="Calibri" w:cs="Times New Roman"/>
                  <w:color w:val="000000"/>
                </w:rPr>
                <w:delText>Country</w:delText>
              </w:r>
            </w:del>
          </w:p>
        </w:tc>
        <w:tc>
          <w:tcPr>
            <w:tcW w:w="1080" w:type="dxa"/>
            <w:tcBorders>
              <w:top w:val="nil"/>
              <w:left w:val="nil"/>
              <w:bottom w:val="nil"/>
              <w:right w:val="single" w:sz="4" w:space="0" w:color="auto"/>
            </w:tcBorders>
            <w:shd w:val="clear" w:color="auto" w:fill="FBD4B4" w:themeFill="accent6" w:themeFillTint="66"/>
            <w:noWrap/>
            <w:vAlign w:val="bottom"/>
            <w:tcPrChange w:id="1240" w:author="Bruno Sanchez-Andrade Nuno" w:date="2012-08-17T17:12:00Z">
              <w:tcPr>
                <w:tcW w:w="1080" w:type="dxa"/>
                <w:tcBorders>
                  <w:top w:val="nil"/>
                  <w:left w:val="nil"/>
                  <w:bottom w:val="nil"/>
                  <w:right w:val="single" w:sz="4" w:space="0" w:color="auto"/>
                </w:tcBorders>
                <w:shd w:val="clear" w:color="auto" w:fill="FBD4B4" w:themeFill="accent6" w:themeFillTint="66"/>
                <w:noWrap/>
                <w:vAlign w:val="bottom"/>
              </w:tcPr>
            </w:tcPrChange>
          </w:tcPr>
          <w:p w14:paraId="206ABDC7" w14:textId="15416311" w:rsidR="00BB4D99" w:rsidRPr="00790356" w:rsidDel="00BB4D99" w:rsidRDefault="00BB4D99" w:rsidP="00BB4D99">
            <w:pPr>
              <w:rPr>
                <w:del w:id="1241" w:author="Bruno Sanchez-Andrade Nuno" w:date="2012-08-17T17:13:00Z"/>
                <w:rFonts w:ascii="Calibri" w:eastAsia="Times New Roman" w:hAnsi="Calibri" w:cs="Times New Roman"/>
                <w:color w:val="000000"/>
              </w:rPr>
              <w:pPrChange w:id="1242" w:author="Bruno Sanchez-Andrade Nuno" w:date="2012-08-17T17:13:00Z">
                <w:pPr>
                  <w:framePr w:hSpace="180" w:wrap="around" w:vAnchor="text" w:hAnchor="page" w:x="1909" w:y="150"/>
                </w:pPr>
              </w:pPrChange>
            </w:pPr>
            <w:commentRangeStart w:id="1243"/>
            <w:del w:id="1244" w:author="Bruno Sanchez-Andrade Nuno" w:date="2012-08-17T17:12:00Z">
              <w:r w:rsidDel="00BB4D99">
                <w:rPr>
                  <w:rFonts w:ascii="Calibri" w:eastAsia="Times New Roman" w:hAnsi="Calibri" w:cs="Times New Roman"/>
                  <w:color w:val="000000"/>
                </w:rPr>
                <w:delText>2010</w:delText>
              </w:r>
              <w:commentRangeEnd w:id="1243"/>
              <w:r w:rsidDel="00BB4D99">
                <w:rPr>
                  <w:rStyle w:val="CommentReference"/>
                </w:rPr>
                <w:commentReference w:id="1243"/>
              </w:r>
            </w:del>
            <w:ins w:id="1245" w:author="Ian Noble" w:date="2012-08-17T12:28:00Z">
              <w:del w:id="1246" w:author="Bruno Sanchez-Andrade Nuno" w:date="2012-08-17T17:12:00Z">
                <w:r w:rsidDel="00BB4D99">
                  <w:rPr>
                    <w:rFonts w:ascii="Calibri" w:eastAsia="Times New Roman" w:hAnsi="Calibri" w:cs="Times New Roman"/>
                    <w:color w:val="000000"/>
                  </w:rPr>
                  <w:delText>201</w:delText>
                </w:r>
              </w:del>
              <w:del w:id="1247" w:author="Bruno Sanchez-Andrade Nuno" w:date="2012-08-17T16:46:00Z">
                <w:r w:rsidDel="0077530E">
                  <w:rPr>
                    <w:rFonts w:ascii="Calibri" w:eastAsia="Times New Roman" w:hAnsi="Calibri" w:cs="Times New Roman"/>
                    <w:color w:val="000000"/>
                  </w:rPr>
                  <w:delText>1</w:delText>
                </w:r>
              </w:del>
            </w:ins>
          </w:p>
        </w:tc>
        <w:tc>
          <w:tcPr>
            <w:tcW w:w="1411" w:type="dxa"/>
            <w:tcBorders>
              <w:top w:val="nil"/>
              <w:left w:val="single" w:sz="4" w:space="0" w:color="auto"/>
              <w:bottom w:val="nil"/>
              <w:right w:val="nil"/>
            </w:tcBorders>
            <w:shd w:val="clear" w:color="auto" w:fill="FBD4B4" w:themeFill="accent6" w:themeFillTint="66"/>
            <w:noWrap/>
            <w:vAlign w:val="bottom"/>
            <w:tcPrChange w:id="1248" w:author="Bruno Sanchez-Andrade Nuno" w:date="2012-08-17T17:12:00Z">
              <w:tcPr>
                <w:tcW w:w="1411" w:type="dxa"/>
                <w:tcBorders>
                  <w:top w:val="nil"/>
                  <w:left w:val="single" w:sz="4" w:space="0" w:color="auto"/>
                  <w:bottom w:val="nil"/>
                  <w:right w:val="nil"/>
                </w:tcBorders>
                <w:shd w:val="clear" w:color="auto" w:fill="FBD4B4" w:themeFill="accent6" w:themeFillTint="66"/>
                <w:noWrap/>
                <w:vAlign w:val="bottom"/>
              </w:tcPr>
            </w:tcPrChange>
          </w:tcPr>
          <w:p w14:paraId="39FF51D6" w14:textId="08824CFC" w:rsidR="00BB4D99" w:rsidRPr="00790356" w:rsidDel="00BB4D99" w:rsidRDefault="00BB4D99" w:rsidP="00BB4D99">
            <w:pPr>
              <w:rPr>
                <w:del w:id="1249" w:author="Bruno Sanchez-Andrade Nuno" w:date="2012-08-17T17:13:00Z"/>
                <w:rFonts w:ascii="Calibri" w:eastAsia="Times New Roman" w:hAnsi="Calibri" w:cs="Times New Roman"/>
                <w:color w:val="000000"/>
              </w:rPr>
              <w:pPrChange w:id="1250" w:author="Bruno Sanchez-Andrade Nuno" w:date="2012-08-17T17:13:00Z">
                <w:pPr>
                  <w:framePr w:hSpace="180" w:wrap="around" w:vAnchor="text" w:hAnchor="page" w:x="1909" w:y="150"/>
                  <w:jc w:val="center"/>
                </w:pPr>
              </w:pPrChange>
            </w:pPr>
            <w:del w:id="1251" w:author="Bruno Sanchez-Andrade Nuno" w:date="2012-08-17T17:12:00Z">
              <w:r w:rsidDel="00BB4D99">
                <w:rPr>
                  <w:rFonts w:ascii="Calibri" w:eastAsia="Times New Roman" w:hAnsi="Calibri" w:cs="Times New Roman"/>
                  <w:color w:val="000000"/>
                </w:rPr>
                <w:delText>Country</w:delText>
              </w:r>
            </w:del>
          </w:p>
        </w:tc>
        <w:tc>
          <w:tcPr>
            <w:tcW w:w="1350" w:type="dxa"/>
            <w:tcBorders>
              <w:top w:val="nil"/>
              <w:left w:val="nil"/>
              <w:bottom w:val="nil"/>
              <w:right w:val="nil"/>
            </w:tcBorders>
            <w:shd w:val="clear" w:color="auto" w:fill="FBD4B4" w:themeFill="accent6" w:themeFillTint="66"/>
            <w:noWrap/>
            <w:vAlign w:val="bottom"/>
            <w:tcPrChange w:id="1252" w:author="Bruno Sanchez-Andrade Nuno" w:date="2012-08-17T17:12:00Z">
              <w:tcPr>
                <w:tcW w:w="1350" w:type="dxa"/>
                <w:tcBorders>
                  <w:top w:val="nil"/>
                  <w:left w:val="nil"/>
                  <w:bottom w:val="nil"/>
                  <w:right w:val="nil"/>
                </w:tcBorders>
                <w:shd w:val="clear" w:color="auto" w:fill="FBD4B4" w:themeFill="accent6" w:themeFillTint="66"/>
                <w:noWrap/>
                <w:vAlign w:val="bottom"/>
              </w:tcPr>
            </w:tcPrChange>
          </w:tcPr>
          <w:p w14:paraId="12F350B8" w14:textId="09D00FCE" w:rsidR="00BB4D99" w:rsidRPr="00790356" w:rsidDel="00BB4D99" w:rsidRDefault="00BB4D99" w:rsidP="00BB4D99">
            <w:pPr>
              <w:rPr>
                <w:del w:id="1253" w:author="Bruno Sanchez-Andrade Nuno" w:date="2012-08-17T17:13:00Z"/>
                <w:rFonts w:ascii="Calibri" w:eastAsia="Times New Roman" w:hAnsi="Calibri" w:cs="Times New Roman"/>
                <w:color w:val="000000"/>
              </w:rPr>
              <w:pPrChange w:id="1254" w:author="Bruno Sanchez-Andrade Nuno" w:date="2012-08-17T17:13:00Z">
                <w:pPr>
                  <w:framePr w:hSpace="180" w:wrap="around" w:vAnchor="text" w:hAnchor="page" w:x="1909" w:y="150"/>
                  <w:jc w:val="center"/>
                </w:pPr>
              </w:pPrChange>
            </w:pPr>
            <w:del w:id="1255" w:author="Bruno Sanchez-Andrade Nuno" w:date="2012-08-17T17:12:00Z">
              <w:r w:rsidDel="00BB4D99">
                <w:rPr>
                  <w:rFonts w:ascii="Calibri" w:eastAsia="Times New Roman" w:hAnsi="Calibri" w:cs="Times New Roman"/>
                  <w:color w:val="000000"/>
                </w:rPr>
                <w:delText xml:space="preserve">2010 </w:delText>
              </w:r>
            </w:del>
            <w:ins w:id="1256" w:author="Ian Noble" w:date="2012-08-17T12:28:00Z">
              <w:del w:id="1257" w:author="Bruno Sanchez-Andrade Nuno" w:date="2012-08-17T17:12:00Z">
                <w:r w:rsidDel="00BB4D99">
                  <w:rPr>
                    <w:rFonts w:ascii="Calibri" w:eastAsia="Times New Roman" w:hAnsi="Calibri" w:cs="Times New Roman"/>
                    <w:color w:val="000000"/>
                  </w:rPr>
                  <w:delText>201</w:delText>
                </w:r>
              </w:del>
              <w:del w:id="1258" w:author="Bruno Sanchez-Andrade Nuno" w:date="2012-08-17T16:46:00Z">
                <w:r w:rsidDel="0077530E">
                  <w:rPr>
                    <w:rFonts w:ascii="Calibri" w:eastAsia="Times New Roman" w:hAnsi="Calibri" w:cs="Times New Roman"/>
                    <w:color w:val="000000"/>
                  </w:rPr>
                  <w:delText>1</w:delText>
                </w:r>
              </w:del>
              <w:del w:id="1259" w:author="Bruno Sanchez-Andrade Nuno" w:date="2012-08-17T17:12:00Z">
                <w:r w:rsidDel="00BB4D99">
                  <w:rPr>
                    <w:rFonts w:ascii="Calibri" w:eastAsia="Times New Roman" w:hAnsi="Calibri" w:cs="Times New Roman"/>
                    <w:color w:val="000000"/>
                  </w:rPr>
                  <w:delText xml:space="preserve"> </w:delText>
                </w:r>
              </w:del>
            </w:ins>
          </w:p>
        </w:tc>
        <w:tc>
          <w:tcPr>
            <w:tcW w:w="1479" w:type="dxa"/>
            <w:tcBorders>
              <w:top w:val="nil"/>
              <w:left w:val="nil"/>
              <w:bottom w:val="nil"/>
              <w:right w:val="nil"/>
            </w:tcBorders>
            <w:shd w:val="clear" w:color="auto" w:fill="FBD4B4" w:themeFill="accent6" w:themeFillTint="66"/>
            <w:noWrap/>
            <w:vAlign w:val="bottom"/>
            <w:tcPrChange w:id="1260" w:author="Bruno Sanchez-Andrade Nuno" w:date="2012-08-17T17:12:00Z">
              <w:tcPr>
                <w:tcW w:w="1479" w:type="dxa"/>
                <w:tcBorders>
                  <w:top w:val="nil"/>
                  <w:left w:val="nil"/>
                  <w:bottom w:val="nil"/>
                  <w:right w:val="nil"/>
                </w:tcBorders>
                <w:shd w:val="clear" w:color="auto" w:fill="FBD4B4" w:themeFill="accent6" w:themeFillTint="66"/>
                <w:noWrap/>
                <w:vAlign w:val="bottom"/>
              </w:tcPr>
            </w:tcPrChange>
          </w:tcPr>
          <w:p w14:paraId="1B6C4B62" w14:textId="0DFB046A" w:rsidR="00BB4D99" w:rsidRPr="00790356" w:rsidDel="00BB4D99" w:rsidRDefault="00BB4D99" w:rsidP="00BB4D99">
            <w:pPr>
              <w:rPr>
                <w:del w:id="1261" w:author="Bruno Sanchez-Andrade Nuno" w:date="2012-08-17T17:13:00Z"/>
                <w:rFonts w:ascii="Calibri" w:eastAsia="Times New Roman" w:hAnsi="Calibri" w:cs="Times New Roman"/>
                <w:color w:val="000000"/>
              </w:rPr>
              <w:pPrChange w:id="1262" w:author="Bruno Sanchez-Andrade Nuno" w:date="2012-08-17T17:13:00Z">
                <w:pPr>
                  <w:framePr w:hSpace="180" w:wrap="around" w:vAnchor="text" w:hAnchor="page" w:x="1909" w:y="150"/>
                  <w:jc w:val="center"/>
                </w:pPr>
              </w:pPrChange>
            </w:pPr>
            <w:del w:id="1263" w:author="Bruno Sanchez-Andrade Nuno" w:date="2012-08-17T17:12:00Z">
              <w:r w:rsidDel="00BB4D99">
                <w:rPr>
                  <w:rFonts w:ascii="Calibri" w:eastAsia="Times New Roman" w:hAnsi="Calibri" w:cs="Times New Roman"/>
                  <w:color w:val="000000"/>
                </w:rPr>
                <w:delText>Country</w:delText>
              </w:r>
            </w:del>
          </w:p>
        </w:tc>
        <w:tc>
          <w:tcPr>
            <w:tcW w:w="1199" w:type="dxa"/>
            <w:tcBorders>
              <w:top w:val="nil"/>
              <w:left w:val="nil"/>
              <w:bottom w:val="nil"/>
              <w:right w:val="nil"/>
            </w:tcBorders>
            <w:shd w:val="clear" w:color="auto" w:fill="FBD4B4" w:themeFill="accent6" w:themeFillTint="66"/>
            <w:noWrap/>
            <w:vAlign w:val="bottom"/>
            <w:tcPrChange w:id="1264" w:author="Bruno Sanchez-Andrade Nuno" w:date="2012-08-17T17:12:00Z">
              <w:tcPr>
                <w:tcW w:w="1199" w:type="dxa"/>
                <w:tcBorders>
                  <w:top w:val="nil"/>
                  <w:left w:val="nil"/>
                  <w:bottom w:val="nil"/>
                  <w:right w:val="nil"/>
                </w:tcBorders>
                <w:shd w:val="clear" w:color="auto" w:fill="FBD4B4" w:themeFill="accent6" w:themeFillTint="66"/>
                <w:noWrap/>
                <w:vAlign w:val="bottom"/>
              </w:tcPr>
            </w:tcPrChange>
          </w:tcPr>
          <w:p w14:paraId="2494AC58" w14:textId="71E52149" w:rsidR="00BB4D99" w:rsidRPr="00790356" w:rsidDel="00BB4D99" w:rsidRDefault="00BB4D99" w:rsidP="00BB4D99">
            <w:pPr>
              <w:rPr>
                <w:del w:id="1265" w:author="Bruno Sanchez-Andrade Nuno" w:date="2012-08-17T17:13:00Z"/>
                <w:rFonts w:ascii="Calibri" w:eastAsia="Times New Roman" w:hAnsi="Calibri" w:cs="Times New Roman"/>
                <w:color w:val="000000"/>
              </w:rPr>
              <w:pPrChange w:id="1266" w:author="Bruno Sanchez-Andrade Nuno" w:date="2012-08-17T17:13:00Z">
                <w:pPr>
                  <w:framePr w:hSpace="180" w:wrap="around" w:vAnchor="text" w:hAnchor="page" w:x="1909" w:y="150"/>
                  <w:jc w:val="center"/>
                </w:pPr>
              </w:pPrChange>
            </w:pPr>
            <w:del w:id="1267" w:author="Bruno Sanchez-Andrade Nuno" w:date="2012-08-17T17:12:00Z">
              <w:r w:rsidDel="00BB4D99">
                <w:rPr>
                  <w:rFonts w:ascii="Calibri" w:eastAsia="Times New Roman" w:hAnsi="Calibri" w:cs="Times New Roman"/>
                  <w:color w:val="000000"/>
                </w:rPr>
                <w:delText>2011</w:delText>
              </w:r>
            </w:del>
            <w:ins w:id="1268" w:author="Ian Noble" w:date="2012-08-17T12:28:00Z">
              <w:del w:id="1269" w:author="Bruno Sanchez-Andrade Nuno" w:date="2012-08-17T17:12:00Z">
                <w:r w:rsidDel="00BB4D99">
                  <w:rPr>
                    <w:rFonts w:ascii="Calibri" w:eastAsia="Times New Roman" w:hAnsi="Calibri" w:cs="Times New Roman"/>
                    <w:color w:val="000000"/>
                  </w:rPr>
                  <w:delText>201</w:delText>
                </w:r>
              </w:del>
              <w:del w:id="1270" w:author="Bruno Sanchez-Andrade Nuno" w:date="2012-08-17T16:46:00Z">
                <w:r w:rsidDel="0077530E">
                  <w:rPr>
                    <w:rFonts w:ascii="Calibri" w:eastAsia="Times New Roman" w:hAnsi="Calibri" w:cs="Times New Roman"/>
                    <w:color w:val="000000"/>
                  </w:rPr>
                  <w:delText>2</w:delText>
                </w:r>
              </w:del>
            </w:ins>
          </w:p>
        </w:tc>
      </w:tr>
      <w:tr w:rsidR="00BB4D99" w:rsidRPr="00790356" w:rsidDel="00BB4D99" w14:paraId="78D4F49E" w14:textId="2874DA2C" w:rsidTr="00BB4D99">
        <w:trPr>
          <w:trHeight w:val="300"/>
          <w:del w:id="1271" w:author="Bruno Sanchez-Andrade Nuno" w:date="2012-08-17T17:13:00Z"/>
          <w:trPrChange w:id="1272"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273"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7606F1EB" w14:textId="319713CE" w:rsidR="00BB4D99" w:rsidRPr="00790356" w:rsidDel="00BB4D99" w:rsidRDefault="00BB4D99" w:rsidP="00BB4D99">
            <w:pPr>
              <w:rPr>
                <w:del w:id="1274" w:author="Bruno Sanchez-Andrade Nuno" w:date="2012-08-17T17:13:00Z"/>
                <w:rFonts w:ascii="Calibri" w:eastAsia="Times New Roman" w:hAnsi="Calibri" w:cs="Times New Roman"/>
                <w:color w:val="000000"/>
              </w:rPr>
              <w:pPrChange w:id="1275" w:author="Bruno Sanchez-Andrade Nuno" w:date="2012-08-17T17:13:00Z">
                <w:pPr>
                  <w:framePr w:hSpace="180" w:wrap="around" w:vAnchor="text" w:hAnchor="page" w:x="1909" w:y="150"/>
                </w:pPr>
              </w:pPrChange>
            </w:pPr>
            <w:del w:id="1276" w:author="Bruno Sanchez-Andrade Nuno" w:date="2012-08-17T17:12:00Z">
              <w:r w:rsidRPr="00790356" w:rsidDel="00BB4D99">
                <w:rPr>
                  <w:rFonts w:ascii="Calibri" w:eastAsia="Times New Roman" w:hAnsi="Calibri" w:cs="Times New Roman"/>
                  <w:color w:val="000000"/>
                </w:rPr>
                <w:delText>Denmark</w:delText>
              </w:r>
            </w:del>
          </w:p>
        </w:tc>
        <w:tc>
          <w:tcPr>
            <w:tcW w:w="1080" w:type="dxa"/>
            <w:tcBorders>
              <w:top w:val="nil"/>
              <w:left w:val="nil"/>
              <w:bottom w:val="nil"/>
              <w:right w:val="single" w:sz="4" w:space="0" w:color="auto"/>
            </w:tcBorders>
            <w:shd w:val="clear" w:color="auto" w:fill="D6E3BC" w:themeFill="accent3" w:themeFillTint="66"/>
            <w:noWrap/>
            <w:tcPrChange w:id="1277"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037BAE53" w14:textId="0BDF9C88" w:rsidR="00BB4D99" w:rsidRPr="00790356" w:rsidDel="00BB4D99" w:rsidRDefault="00BB4D99" w:rsidP="00BB4D99">
            <w:pPr>
              <w:rPr>
                <w:del w:id="1278" w:author="Bruno Sanchez-Andrade Nuno" w:date="2012-08-17T17:13:00Z"/>
                <w:rFonts w:ascii="Calibri" w:eastAsia="Times New Roman" w:hAnsi="Calibri" w:cs="Times New Roman"/>
                <w:color w:val="000000"/>
              </w:rPr>
              <w:pPrChange w:id="1279" w:author="Bruno Sanchez-Andrade Nuno" w:date="2012-08-17T17:13:00Z">
                <w:pPr>
                  <w:framePr w:hSpace="180" w:wrap="around" w:vAnchor="text" w:hAnchor="page" w:x="1909" w:y="150"/>
                </w:pPr>
              </w:pPrChange>
            </w:pPr>
            <w:del w:id="1280" w:author="Bruno Sanchez-Andrade Nuno" w:date="2012-08-17T17:12:00Z">
              <w:r w:rsidRPr="00790356" w:rsidDel="00BB4D99">
                <w:rPr>
                  <w:rFonts w:ascii="Calibri" w:eastAsia="Times New Roman" w:hAnsi="Calibri" w:cs="Times New Roman"/>
                  <w:color w:val="000000"/>
                </w:rPr>
                <w:delText>85.36</w:delText>
              </w:r>
            </w:del>
          </w:p>
        </w:tc>
        <w:tc>
          <w:tcPr>
            <w:tcW w:w="1411" w:type="dxa"/>
            <w:tcBorders>
              <w:top w:val="nil"/>
              <w:left w:val="single" w:sz="4" w:space="0" w:color="auto"/>
              <w:bottom w:val="nil"/>
              <w:right w:val="nil"/>
            </w:tcBorders>
            <w:shd w:val="clear" w:color="auto" w:fill="B6DDE8" w:themeFill="accent5" w:themeFillTint="66"/>
            <w:noWrap/>
            <w:tcPrChange w:id="1281"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3ADB53A2" w14:textId="1C84C6F4" w:rsidR="00BB4D99" w:rsidRPr="00790356" w:rsidDel="00BB4D99" w:rsidRDefault="00BB4D99" w:rsidP="00BB4D99">
            <w:pPr>
              <w:rPr>
                <w:del w:id="1282" w:author="Bruno Sanchez-Andrade Nuno" w:date="2012-08-17T17:13:00Z"/>
                <w:rFonts w:ascii="Calibri" w:eastAsia="Times New Roman" w:hAnsi="Calibri" w:cs="Times New Roman"/>
                <w:color w:val="000000"/>
              </w:rPr>
              <w:pPrChange w:id="1283" w:author="Bruno Sanchez-Andrade Nuno" w:date="2012-08-17T17:13:00Z">
                <w:pPr>
                  <w:framePr w:hSpace="180" w:wrap="around" w:vAnchor="text" w:hAnchor="page" w:x="1909" w:y="150"/>
                </w:pPr>
              </w:pPrChange>
            </w:pPr>
            <w:del w:id="1284" w:author="Bruno Sanchez-Andrade Nuno" w:date="2012-08-17T17:12:00Z">
              <w:r w:rsidRPr="00790356" w:rsidDel="00BB4D99">
                <w:rPr>
                  <w:rFonts w:ascii="Calibri" w:eastAsia="Times New Roman" w:hAnsi="Calibri" w:cs="Times New Roman"/>
                  <w:color w:val="000000"/>
                </w:rPr>
                <w:delText>Denmark</w:delText>
              </w:r>
            </w:del>
          </w:p>
        </w:tc>
        <w:tc>
          <w:tcPr>
            <w:tcW w:w="1350" w:type="dxa"/>
            <w:tcBorders>
              <w:top w:val="nil"/>
              <w:left w:val="nil"/>
              <w:bottom w:val="nil"/>
              <w:right w:val="nil"/>
            </w:tcBorders>
            <w:shd w:val="clear" w:color="auto" w:fill="B6DDE8" w:themeFill="accent5" w:themeFillTint="66"/>
            <w:noWrap/>
            <w:tcPrChange w:id="1285"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0B245182" w14:textId="2CD1454D" w:rsidR="00BB4D99" w:rsidRPr="00790356" w:rsidDel="00BB4D99" w:rsidRDefault="00BB4D99" w:rsidP="00BB4D99">
            <w:pPr>
              <w:rPr>
                <w:del w:id="1286" w:author="Bruno Sanchez-Andrade Nuno" w:date="2012-08-17T17:13:00Z"/>
                <w:rFonts w:ascii="Calibri" w:eastAsia="Times New Roman" w:hAnsi="Calibri" w:cs="Times New Roman"/>
                <w:color w:val="000000"/>
              </w:rPr>
              <w:pPrChange w:id="1287" w:author="Bruno Sanchez-Andrade Nuno" w:date="2012-08-17T17:13:00Z">
                <w:pPr>
                  <w:framePr w:hSpace="180" w:wrap="around" w:vAnchor="text" w:hAnchor="page" w:x="1909" w:y="150"/>
                </w:pPr>
              </w:pPrChange>
            </w:pPr>
            <w:del w:id="1288" w:author="Bruno Sanchez-Andrade Nuno" w:date="2012-08-17T17:12:00Z">
              <w:r w:rsidRPr="00790356" w:rsidDel="00BB4D99">
                <w:rPr>
                  <w:rFonts w:ascii="Calibri" w:eastAsia="Times New Roman" w:hAnsi="Calibri" w:cs="Times New Roman"/>
                  <w:color w:val="000000"/>
                </w:rPr>
                <w:delText>84.84</w:delText>
              </w:r>
            </w:del>
          </w:p>
        </w:tc>
        <w:tc>
          <w:tcPr>
            <w:tcW w:w="1479" w:type="dxa"/>
            <w:tcBorders>
              <w:top w:val="nil"/>
              <w:left w:val="nil"/>
              <w:bottom w:val="nil"/>
              <w:right w:val="nil"/>
            </w:tcBorders>
            <w:shd w:val="clear" w:color="auto" w:fill="E5B8B7" w:themeFill="accent2" w:themeFillTint="66"/>
            <w:noWrap/>
            <w:tcPrChange w:id="1289"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0B57B209" w14:textId="735C5976" w:rsidR="00BB4D99" w:rsidRPr="00790356" w:rsidDel="00BB4D99" w:rsidRDefault="00BB4D99" w:rsidP="00BB4D99">
            <w:pPr>
              <w:rPr>
                <w:del w:id="1290" w:author="Bruno Sanchez-Andrade Nuno" w:date="2012-08-17T17:13:00Z"/>
                <w:rFonts w:ascii="Calibri" w:eastAsia="Times New Roman" w:hAnsi="Calibri" w:cs="Times New Roman"/>
                <w:color w:val="000000"/>
              </w:rPr>
              <w:pPrChange w:id="1291" w:author="Bruno Sanchez-Andrade Nuno" w:date="2012-08-17T17:13:00Z">
                <w:pPr>
                  <w:framePr w:hSpace="180" w:wrap="around" w:vAnchor="text" w:hAnchor="page" w:x="1909" w:y="150"/>
                </w:pPr>
              </w:pPrChange>
            </w:pPr>
            <w:del w:id="1292" w:author="Bruno Sanchez-Andrade Nuno" w:date="2012-08-17T17:12:00Z">
              <w:r w:rsidRPr="00790356" w:rsidDel="00BB4D99">
                <w:rPr>
                  <w:rFonts w:ascii="Calibri" w:eastAsia="Times New Roman" w:hAnsi="Calibri" w:cs="Times New Roman"/>
                  <w:color w:val="000000"/>
                </w:rPr>
                <w:delText>Denmark</w:delText>
              </w:r>
            </w:del>
          </w:p>
        </w:tc>
        <w:tc>
          <w:tcPr>
            <w:tcW w:w="1199" w:type="dxa"/>
            <w:tcBorders>
              <w:top w:val="nil"/>
              <w:left w:val="nil"/>
              <w:bottom w:val="nil"/>
              <w:right w:val="nil"/>
            </w:tcBorders>
            <w:shd w:val="clear" w:color="auto" w:fill="E5B8B7" w:themeFill="accent2" w:themeFillTint="66"/>
            <w:noWrap/>
            <w:tcPrChange w:id="1293"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3E55B386" w14:textId="38E0F070" w:rsidR="00BB4D99" w:rsidRPr="00790356" w:rsidDel="00BB4D99" w:rsidRDefault="00BB4D99" w:rsidP="00BB4D99">
            <w:pPr>
              <w:rPr>
                <w:del w:id="1294" w:author="Bruno Sanchez-Andrade Nuno" w:date="2012-08-17T17:13:00Z"/>
                <w:rFonts w:ascii="Calibri" w:eastAsia="Times New Roman" w:hAnsi="Calibri" w:cs="Times New Roman"/>
                <w:color w:val="000000"/>
              </w:rPr>
              <w:pPrChange w:id="1295" w:author="Bruno Sanchez-Andrade Nuno" w:date="2012-08-17T17:13:00Z">
                <w:pPr>
                  <w:framePr w:hSpace="180" w:wrap="around" w:vAnchor="text" w:hAnchor="page" w:x="1909" w:y="150"/>
                </w:pPr>
              </w:pPrChange>
            </w:pPr>
            <w:del w:id="1296" w:author="Bruno Sanchez-Andrade Nuno" w:date="2012-08-17T17:12:00Z">
              <w:r w:rsidRPr="00790356" w:rsidDel="00BB4D99">
                <w:rPr>
                  <w:rFonts w:ascii="Calibri" w:eastAsia="Times New Roman" w:hAnsi="Calibri" w:cs="Times New Roman"/>
                  <w:color w:val="000000"/>
                </w:rPr>
                <w:delText>84.76</w:delText>
              </w:r>
            </w:del>
          </w:p>
        </w:tc>
      </w:tr>
      <w:tr w:rsidR="00BB4D99" w:rsidRPr="00790356" w:rsidDel="00BB4D99" w14:paraId="0FE48622" w14:textId="09D4A20C" w:rsidTr="00BB4D99">
        <w:trPr>
          <w:trHeight w:val="300"/>
          <w:del w:id="1297" w:author="Bruno Sanchez-Andrade Nuno" w:date="2012-08-17T17:13:00Z"/>
          <w:trPrChange w:id="1298"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299"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0A3A8CC4" w14:textId="25E28987" w:rsidR="00BB4D99" w:rsidRPr="00790356" w:rsidDel="00BB4D99" w:rsidRDefault="00BB4D99" w:rsidP="00BB4D99">
            <w:pPr>
              <w:rPr>
                <w:del w:id="1300" w:author="Bruno Sanchez-Andrade Nuno" w:date="2012-08-17T17:13:00Z"/>
                <w:rFonts w:ascii="Calibri" w:eastAsia="Times New Roman" w:hAnsi="Calibri" w:cs="Times New Roman"/>
                <w:color w:val="000000"/>
              </w:rPr>
              <w:pPrChange w:id="1301" w:author="Bruno Sanchez-Andrade Nuno" w:date="2012-08-17T17:13:00Z">
                <w:pPr>
                  <w:framePr w:hSpace="180" w:wrap="around" w:vAnchor="text" w:hAnchor="page" w:x="1909" w:y="150"/>
                </w:pPr>
              </w:pPrChange>
            </w:pPr>
            <w:del w:id="1302" w:author="Bruno Sanchez-Andrade Nuno" w:date="2012-08-17T17:12:00Z">
              <w:r w:rsidRPr="00790356" w:rsidDel="00BB4D99">
                <w:rPr>
                  <w:rFonts w:ascii="Calibri" w:eastAsia="Times New Roman" w:hAnsi="Calibri" w:cs="Times New Roman"/>
                  <w:color w:val="000000"/>
                </w:rPr>
                <w:delText>Switzerland</w:delText>
              </w:r>
            </w:del>
          </w:p>
        </w:tc>
        <w:tc>
          <w:tcPr>
            <w:tcW w:w="1080" w:type="dxa"/>
            <w:tcBorders>
              <w:top w:val="nil"/>
              <w:left w:val="nil"/>
              <w:bottom w:val="nil"/>
              <w:right w:val="single" w:sz="4" w:space="0" w:color="auto"/>
            </w:tcBorders>
            <w:shd w:val="clear" w:color="auto" w:fill="D6E3BC" w:themeFill="accent3" w:themeFillTint="66"/>
            <w:noWrap/>
            <w:tcPrChange w:id="1303"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0336EC83" w14:textId="7EC2B4B7" w:rsidR="00BB4D99" w:rsidRPr="00790356" w:rsidDel="00BB4D99" w:rsidRDefault="00BB4D99" w:rsidP="00BB4D99">
            <w:pPr>
              <w:rPr>
                <w:del w:id="1304" w:author="Bruno Sanchez-Andrade Nuno" w:date="2012-08-17T17:13:00Z"/>
                <w:rFonts w:ascii="Calibri" w:eastAsia="Times New Roman" w:hAnsi="Calibri" w:cs="Times New Roman"/>
                <w:color w:val="000000"/>
              </w:rPr>
              <w:pPrChange w:id="1305" w:author="Bruno Sanchez-Andrade Nuno" w:date="2012-08-17T17:13:00Z">
                <w:pPr>
                  <w:framePr w:hSpace="180" w:wrap="around" w:vAnchor="text" w:hAnchor="page" w:x="1909" w:y="150"/>
                </w:pPr>
              </w:pPrChange>
            </w:pPr>
            <w:del w:id="1306" w:author="Bruno Sanchez-Andrade Nuno" w:date="2012-08-17T17:12:00Z">
              <w:r w:rsidRPr="00790356" w:rsidDel="00BB4D99">
                <w:rPr>
                  <w:rFonts w:ascii="Calibri" w:eastAsia="Times New Roman" w:hAnsi="Calibri" w:cs="Times New Roman"/>
                  <w:color w:val="000000"/>
                </w:rPr>
                <w:delText>83.59</w:delText>
              </w:r>
            </w:del>
          </w:p>
        </w:tc>
        <w:tc>
          <w:tcPr>
            <w:tcW w:w="1411" w:type="dxa"/>
            <w:tcBorders>
              <w:top w:val="nil"/>
              <w:left w:val="single" w:sz="4" w:space="0" w:color="auto"/>
              <w:bottom w:val="nil"/>
              <w:right w:val="nil"/>
            </w:tcBorders>
            <w:shd w:val="clear" w:color="auto" w:fill="B6DDE8" w:themeFill="accent5" w:themeFillTint="66"/>
            <w:noWrap/>
            <w:tcPrChange w:id="1307"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6D1BFEA1" w14:textId="0E9BC4EC" w:rsidR="00BB4D99" w:rsidRPr="00790356" w:rsidDel="00BB4D99" w:rsidRDefault="00BB4D99" w:rsidP="00BB4D99">
            <w:pPr>
              <w:rPr>
                <w:del w:id="1308" w:author="Bruno Sanchez-Andrade Nuno" w:date="2012-08-17T17:13:00Z"/>
                <w:rFonts w:ascii="Calibri" w:eastAsia="Times New Roman" w:hAnsi="Calibri" w:cs="Times New Roman"/>
                <w:color w:val="000000"/>
              </w:rPr>
              <w:pPrChange w:id="1309" w:author="Bruno Sanchez-Andrade Nuno" w:date="2012-08-17T17:13:00Z">
                <w:pPr>
                  <w:framePr w:hSpace="180" w:wrap="around" w:vAnchor="text" w:hAnchor="page" w:x="1909" w:y="150"/>
                </w:pPr>
              </w:pPrChange>
            </w:pPr>
            <w:del w:id="1310" w:author="Bruno Sanchez-Andrade Nuno" w:date="2012-08-17T17:12:00Z">
              <w:r w:rsidRPr="00790356" w:rsidDel="00BB4D99">
                <w:rPr>
                  <w:rFonts w:ascii="Calibri" w:eastAsia="Times New Roman" w:hAnsi="Calibri" w:cs="Times New Roman"/>
                  <w:color w:val="000000"/>
                </w:rPr>
                <w:delText>Australia</w:delText>
              </w:r>
            </w:del>
          </w:p>
        </w:tc>
        <w:tc>
          <w:tcPr>
            <w:tcW w:w="1350" w:type="dxa"/>
            <w:tcBorders>
              <w:top w:val="nil"/>
              <w:left w:val="nil"/>
              <w:bottom w:val="nil"/>
              <w:right w:val="nil"/>
            </w:tcBorders>
            <w:shd w:val="clear" w:color="auto" w:fill="B6DDE8" w:themeFill="accent5" w:themeFillTint="66"/>
            <w:noWrap/>
            <w:tcPrChange w:id="1311"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66046AAA" w14:textId="08DE4FB4" w:rsidR="00BB4D99" w:rsidRPr="00790356" w:rsidDel="00BB4D99" w:rsidRDefault="00BB4D99" w:rsidP="00BB4D99">
            <w:pPr>
              <w:rPr>
                <w:del w:id="1312" w:author="Bruno Sanchez-Andrade Nuno" w:date="2012-08-17T17:13:00Z"/>
                <w:rFonts w:ascii="Calibri" w:eastAsia="Times New Roman" w:hAnsi="Calibri" w:cs="Times New Roman"/>
                <w:color w:val="000000"/>
              </w:rPr>
              <w:pPrChange w:id="1313" w:author="Bruno Sanchez-Andrade Nuno" w:date="2012-08-17T17:13:00Z">
                <w:pPr>
                  <w:framePr w:hSpace="180" w:wrap="around" w:vAnchor="text" w:hAnchor="page" w:x="1909" w:y="150"/>
                </w:pPr>
              </w:pPrChange>
            </w:pPr>
            <w:del w:id="1314" w:author="Bruno Sanchez-Andrade Nuno" w:date="2012-08-17T17:12:00Z">
              <w:r w:rsidRPr="00790356" w:rsidDel="00BB4D99">
                <w:rPr>
                  <w:rFonts w:ascii="Calibri" w:eastAsia="Times New Roman" w:hAnsi="Calibri" w:cs="Times New Roman"/>
                  <w:color w:val="000000"/>
                </w:rPr>
                <w:delText>83.91</w:delText>
              </w:r>
            </w:del>
          </w:p>
        </w:tc>
        <w:tc>
          <w:tcPr>
            <w:tcW w:w="1479" w:type="dxa"/>
            <w:tcBorders>
              <w:top w:val="nil"/>
              <w:left w:val="nil"/>
              <w:bottom w:val="nil"/>
              <w:right w:val="nil"/>
            </w:tcBorders>
            <w:shd w:val="clear" w:color="auto" w:fill="E5B8B7" w:themeFill="accent2" w:themeFillTint="66"/>
            <w:noWrap/>
            <w:tcPrChange w:id="1315"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527CD632" w14:textId="53A4682F" w:rsidR="00BB4D99" w:rsidRPr="00790356" w:rsidDel="00BB4D99" w:rsidRDefault="00BB4D99" w:rsidP="00BB4D99">
            <w:pPr>
              <w:rPr>
                <w:del w:id="1316" w:author="Bruno Sanchez-Andrade Nuno" w:date="2012-08-17T17:13:00Z"/>
                <w:rFonts w:ascii="Calibri" w:eastAsia="Times New Roman" w:hAnsi="Calibri" w:cs="Times New Roman"/>
                <w:color w:val="000000"/>
              </w:rPr>
              <w:pPrChange w:id="1317" w:author="Bruno Sanchez-Andrade Nuno" w:date="2012-08-17T17:13:00Z">
                <w:pPr>
                  <w:framePr w:hSpace="180" w:wrap="around" w:vAnchor="text" w:hAnchor="page" w:x="1909" w:y="150"/>
                </w:pPr>
              </w:pPrChange>
            </w:pPr>
            <w:del w:id="1318" w:author="Bruno Sanchez-Andrade Nuno" w:date="2012-08-17T17:12:00Z">
              <w:r w:rsidRPr="00790356" w:rsidDel="00BB4D99">
                <w:rPr>
                  <w:rFonts w:ascii="Calibri" w:eastAsia="Times New Roman" w:hAnsi="Calibri" w:cs="Times New Roman"/>
                  <w:color w:val="000000"/>
                </w:rPr>
                <w:delText>Australia</w:delText>
              </w:r>
            </w:del>
          </w:p>
        </w:tc>
        <w:tc>
          <w:tcPr>
            <w:tcW w:w="1199" w:type="dxa"/>
            <w:tcBorders>
              <w:top w:val="nil"/>
              <w:left w:val="nil"/>
              <w:bottom w:val="nil"/>
              <w:right w:val="nil"/>
            </w:tcBorders>
            <w:shd w:val="clear" w:color="auto" w:fill="E5B8B7" w:themeFill="accent2" w:themeFillTint="66"/>
            <w:noWrap/>
            <w:tcPrChange w:id="1319"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1A321F39" w14:textId="653DAAF7" w:rsidR="00BB4D99" w:rsidRPr="00790356" w:rsidDel="00BB4D99" w:rsidRDefault="00BB4D99" w:rsidP="00BB4D99">
            <w:pPr>
              <w:rPr>
                <w:del w:id="1320" w:author="Bruno Sanchez-Andrade Nuno" w:date="2012-08-17T17:13:00Z"/>
                <w:rFonts w:ascii="Calibri" w:eastAsia="Times New Roman" w:hAnsi="Calibri" w:cs="Times New Roman"/>
                <w:color w:val="000000"/>
              </w:rPr>
              <w:pPrChange w:id="1321" w:author="Bruno Sanchez-Andrade Nuno" w:date="2012-08-17T17:13:00Z">
                <w:pPr>
                  <w:framePr w:hSpace="180" w:wrap="around" w:vAnchor="text" w:hAnchor="page" w:x="1909" w:y="150"/>
                </w:pPr>
              </w:pPrChange>
            </w:pPr>
            <w:del w:id="1322" w:author="Bruno Sanchez-Andrade Nuno" w:date="2012-08-17T17:12:00Z">
              <w:r w:rsidRPr="00790356" w:rsidDel="00BB4D99">
                <w:rPr>
                  <w:rFonts w:ascii="Calibri" w:eastAsia="Times New Roman" w:hAnsi="Calibri" w:cs="Times New Roman"/>
                  <w:color w:val="000000"/>
                </w:rPr>
                <w:delText>84.39</w:delText>
              </w:r>
            </w:del>
          </w:p>
        </w:tc>
      </w:tr>
      <w:tr w:rsidR="00BB4D99" w:rsidRPr="00790356" w:rsidDel="00BB4D99" w14:paraId="1C09E9A4" w14:textId="1DA77CCB" w:rsidTr="00BB4D99">
        <w:trPr>
          <w:trHeight w:val="300"/>
          <w:del w:id="1323" w:author="Bruno Sanchez-Andrade Nuno" w:date="2012-08-17T17:13:00Z"/>
          <w:trPrChange w:id="1324"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325"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3ED5FA8F" w14:textId="3D595172" w:rsidR="00BB4D99" w:rsidRPr="00790356" w:rsidDel="00BB4D99" w:rsidRDefault="00BB4D99" w:rsidP="00BB4D99">
            <w:pPr>
              <w:rPr>
                <w:del w:id="1326" w:author="Bruno Sanchez-Andrade Nuno" w:date="2012-08-17T17:13:00Z"/>
                <w:rFonts w:ascii="Calibri" w:eastAsia="Times New Roman" w:hAnsi="Calibri" w:cs="Times New Roman"/>
                <w:color w:val="000000"/>
              </w:rPr>
              <w:pPrChange w:id="1327" w:author="Bruno Sanchez-Andrade Nuno" w:date="2012-08-17T17:13:00Z">
                <w:pPr>
                  <w:framePr w:hSpace="180" w:wrap="around" w:vAnchor="text" w:hAnchor="page" w:x="1909" w:y="150"/>
                </w:pPr>
              </w:pPrChange>
            </w:pPr>
            <w:del w:id="1328" w:author="Bruno Sanchez-Andrade Nuno" w:date="2012-08-17T17:12:00Z">
              <w:r w:rsidRPr="00790356" w:rsidDel="00BB4D99">
                <w:rPr>
                  <w:rFonts w:ascii="Calibri" w:eastAsia="Times New Roman" w:hAnsi="Calibri" w:cs="Times New Roman"/>
                  <w:color w:val="000000"/>
                </w:rPr>
                <w:delText>Ireland</w:delText>
              </w:r>
            </w:del>
          </w:p>
        </w:tc>
        <w:tc>
          <w:tcPr>
            <w:tcW w:w="1080" w:type="dxa"/>
            <w:tcBorders>
              <w:top w:val="nil"/>
              <w:left w:val="nil"/>
              <w:bottom w:val="nil"/>
              <w:right w:val="single" w:sz="4" w:space="0" w:color="auto"/>
            </w:tcBorders>
            <w:shd w:val="clear" w:color="auto" w:fill="D6E3BC" w:themeFill="accent3" w:themeFillTint="66"/>
            <w:noWrap/>
            <w:tcPrChange w:id="1329"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31FA26E7" w14:textId="269646E7" w:rsidR="00BB4D99" w:rsidRPr="00790356" w:rsidDel="00BB4D99" w:rsidRDefault="00BB4D99" w:rsidP="00BB4D99">
            <w:pPr>
              <w:rPr>
                <w:del w:id="1330" w:author="Bruno Sanchez-Andrade Nuno" w:date="2012-08-17T17:13:00Z"/>
                <w:rFonts w:ascii="Calibri" w:eastAsia="Times New Roman" w:hAnsi="Calibri" w:cs="Times New Roman"/>
                <w:color w:val="000000"/>
              </w:rPr>
              <w:pPrChange w:id="1331" w:author="Bruno Sanchez-Andrade Nuno" w:date="2012-08-17T17:13:00Z">
                <w:pPr>
                  <w:framePr w:hSpace="180" w:wrap="around" w:vAnchor="text" w:hAnchor="page" w:x="1909" w:y="150"/>
                </w:pPr>
              </w:pPrChange>
            </w:pPr>
            <w:del w:id="1332" w:author="Bruno Sanchez-Andrade Nuno" w:date="2012-08-17T17:12:00Z">
              <w:r w:rsidRPr="00790356" w:rsidDel="00BB4D99">
                <w:rPr>
                  <w:rFonts w:ascii="Calibri" w:eastAsia="Times New Roman" w:hAnsi="Calibri" w:cs="Times New Roman"/>
                  <w:color w:val="000000"/>
                </w:rPr>
                <w:delText>82.24</w:delText>
              </w:r>
            </w:del>
          </w:p>
        </w:tc>
        <w:tc>
          <w:tcPr>
            <w:tcW w:w="1411" w:type="dxa"/>
            <w:tcBorders>
              <w:top w:val="nil"/>
              <w:left w:val="single" w:sz="4" w:space="0" w:color="auto"/>
              <w:bottom w:val="nil"/>
              <w:right w:val="nil"/>
            </w:tcBorders>
            <w:shd w:val="clear" w:color="auto" w:fill="B6DDE8" w:themeFill="accent5" w:themeFillTint="66"/>
            <w:noWrap/>
            <w:tcPrChange w:id="1333"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64B3356C" w14:textId="6E2AC024" w:rsidR="00BB4D99" w:rsidRPr="00790356" w:rsidDel="00BB4D99" w:rsidRDefault="00BB4D99" w:rsidP="00BB4D99">
            <w:pPr>
              <w:rPr>
                <w:del w:id="1334" w:author="Bruno Sanchez-Andrade Nuno" w:date="2012-08-17T17:13:00Z"/>
                <w:rFonts w:ascii="Calibri" w:eastAsia="Times New Roman" w:hAnsi="Calibri" w:cs="Times New Roman"/>
                <w:color w:val="000000"/>
              </w:rPr>
              <w:pPrChange w:id="1335" w:author="Bruno Sanchez-Andrade Nuno" w:date="2012-08-17T17:13:00Z">
                <w:pPr>
                  <w:framePr w:hSpace="180" w:wrap="around" w:vAnchor="text" w:hAnchor="page" w:x="1909" w:y="150"/>
                </w:pPr>
              </w:pPrChange>
            </w:pPr>
            <w:del w:id="1336" w:author="Bruno Sanchez-Andrade Nuno" w:date="2012-08-17T17:12:00Z">
              <w:r w:rsidRPr="00790356" w:rsidDel="00BB4D99">
                <w:rPr>
                  <w:rFonts w:ascii="Calibri" w:eastAsia="Times New Roman" w:hAnsi="Calibri" w:cs="Times New Roman"/>
                  <w:color w:val="000000"/>
                </w:rPr>
                <w:delText>Norway</w:delText>
              </w:r>
            </w:del>
          </w:p>
        </w:tc>
        <w:tc>
          <w:tcPr>
            <w:tcW w:w="1350" w:type="dxa"/>
            <w:tcBorders>
              <w:top w:val="nil"/>
              <w:left w:val="nil"/>
              <w:bottom w:val="nil"/>
              <w:right w:val="nil"/>
            </w:tcBorders>
            <w:shd w:val="clear" w:color="auto" w:fill="B6DDE8" w:themeFill="accent5" w:themeFillTint="66"/>
            <w:noWrap/>
            <w:tcPrChange w:id="1337"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4A155157" w14:textId="791A1611" w:rsidR="00BB4D99" w:rsidRPr="00790356" w:rsidDel="00BB4D99" w:rsidRDefault="00BB4D99" w:rsidP="00BB4D99">
            <w:pPr>
              <w:rPr>
                <w:del w:id="1338" w:author="Bruno Sanchez-Andrade Nuno" w:date="2012-08-17T17:13:00Z"/>
                <w:rFonts w:ascii="Calibri" w:eastAsia="Times New Roman" w:hAnsi="Calibri" w:cs="Times New Roman"/>
                <w:color w:val="000000"/>
              </w:rPr>
              <w:pPrChange w:id="1339" w:author="Bruno Sanchez-Andrade Nuno" w:date="2012-08-17T17:13:00Z">
                <w:pPr>
                  <w:framePr w:hSpace="180" w:wrap="around" w:vAnchor="text" w:hAnchor="page" w:x="1909" w:y="150"/>
                </w:pPr>
              </w:pPrChange>
            </w:pPr>
            <w:del w:id="1340" w:author="Bruno Sanchez-Andrade Nuno" w:date="2012-08-17T17:12:00Z">
              <w:r w:rsidRPr="00790356" w:rsidDel="00BB4D99">
                <w:rPr>
                  <w:rFonts w:ascii="Calibri" w:eastAsia="Times New Roman" w:hAnsi="Calibri" w:cs="Times New Roman"/>
                  <w:color w:val="000000"/>
                </w:rPr>
                <w:delText>81.97</w:delText>
              </w:r>
            </w:del>
          </w:p>
        </w:tc>
        <w:tc>
          <w:tcPr>
            <w:tcW w:w="1479" w:type="dxa"/>
            <w:tcBorders>
              <w:top w:val="nil"/>
              <w:left w:val="nil"/>
              <w:bottom w:val="nil"/>
              <w:right w:val="nil"/>
            </w:tcBorders>
            <w:shd w:val="clear" w:color="auto" w:fill="E5B8B7" w:themeFill="accent2" w:themeFillTint="66"/>
            <w:noWrap/>
            <w:tcPrChange w:id="1341"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2EDE6008" w14:textId="78CD8714" w:rsidR="00BB4D99" w:rsidRPr="00790356" w:rsidDel="00BB4D99" w:rsidRDefault="00BB4D99" w:rsidP="00BB4D99">
            <w:pPr>
              <w:rPr>
                <w:del w:id="1342" w:author="Bruno Sanchez-Andrade Nuno" w:date="2012-08-17T17:13:00Z"/>
                <w:rFonts w:ascii="Calibri" w:eastAsia="Times New Roman" w:hAnsi="Calibri" w:cs="Times New Roman"/>
                <w:color w:val="000000"/>
              </w:rPr>
              <w:pPrChange w:id="1343" w:author="Bruno Sanchez-Andrade Nuno" w:date="2012-08-17T17:13:00Z">
                <w:pPr>
                  <w:framePr w:hSpace="180" w:wrap="around" w:vAnchor="text" w:hAnchor="page" w:x="1909" w:y="150"/>
                </w:pPr>
              </w:pPrChange>
            </w:pPr>
            <w:del w:id="1344" w:author="Bruno Sanchez-Andrade Nuno" w:date="2012-08-17T17:12:00Z">
              <w:r w:rsidRPr="00790356" w:rsidDel="00BB4D99">
                <w:rPr>
                  <w:rFonts w:ascii="Calibri" w:eastAsia="Times New Roman" w:hAnsi="Calibri" w:cs="Times New Roman"/>
                  <w:color w:val="000000"/>
                </w:rPr>
                <w:delText>Norway</w:delText>
              </w:r>
            </w:del>
          </w:p>
        </w:tc>
        <w:tc>
          <w:tcPr>
            <w:tcW w:w="1199" w:type="dxa"/>
            <w:tcBorders>
              <w:top w:val="nil"/>
              <w:left w:val="nil"/>
              <w:bottom w:val="nil"/>
              <w:right w:val="nil"/>
            </w:tcBorders>
            <w:shd w:val="clear" w:color="auto" w:fill="E5B8B7" w:themeFill="accent2" w:themeFillTint="66"/>
            <w:noWrap/>
            <w:tcPrChange w:id="1345"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2416DC30" w14:textId="7FC402AC" w:rsidR="00BB4D99" w:rsidRPr="00790356" w:rsidDel="00BB4D99" w:rsidRDefault="00BB4D99" w:rsidP="00BB4D99">
            <w:pPr>
              <w:rPr>
                <w:del w:id="1346" w:author="Bruno Sanchez-Andrade Nuno" w:date="2012-08-17T17:13:00Z"/>
                <w:rFonts w:ascii="Calibri" w:eastAsia="Times New Roman" w:hAnsi="Calibri" w:cs="Times New Roman"/>
                <w:color w:val="000000"/>
              </w:rPr>
              <w:pPrChange w:id="1347" w:author="Bruno Sanchez-Andrade Nuno" w:date="2012-08-17T17:13:00Z">
                <w:pPr>
                  <w:framePr w:hSpace="180" w:wrap="around" w:vAnchor="text" w:hAnchor="page" w:x="1909" w:y="150"/>
                </w:pPr>
              </w:pPrChange>
            </w:pPr>
            <w:del w:id="1348" w:author="Bruno Sanchez-Andrade Nuno" w:date="2012-08-17T17:12:00Z">
              <w:r w:rsidRPr="00790356" w:rsidDel="00BB4D99">
                <w:rPr>
                  <w:rFonts w:ascii="Calibri" w:eastAsia="Times New Roman" w:hAnsi="Calibri" w:cs="Times New Roman"/>
                  <w:color w:val="000000"/>
                </w:rPr>
                <w:delText>82.18</w:delText>
              </w:r>
            </w:del>
          </w:p>
        </w:tc>
      </w:tr>
      <w:tr w:rsidR="00BB4D99" w:rsidRPr="00790356" w:rsidDel="00BB4D99" w14:paraId="3AE32113" w14:textId="3D49ABFF" w:rsidTr="00BB4D99">
        <w:trPr>
          <w:trHeight w:val="300"/>
          <w:del w:id="1349" w:author="Bruno Sanchez-Andrade Nuno" w:date="2012-08-17T17:13:00Z"/>
          <w:trPrChange w:id="1350"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351"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3020D685" w14:textId="3D6B3869" w:rsidR="00BB4D99" w:rsidRPr="00790356" w:rsidDel="00BB4D99" w:rsidRDefault="00BB4D99" w:rsidP="00BB4D99">
            <w:pPr>
              <w:rPr>
                <w:del w:id="1352" w:author="Bruno Sanchez-Andrade Nuno" w:date="2012-08-17T17:13:00Z"/>
                <w:rFonts w:ascii="Calibri" w:eastAsia="Times New Roman" w:hAnsi="Calibri" w:cs="Times New Roman"/>
                <w:color w:val="000000"/>
              </w:rPr>
              <w:pPrChange w:id="1353" w:author="Bruno Sanchez-Andrade Nuno" w:date="2012-08-17T17:13:00Z">
                <w:pPr>
                  <w:framePr w:hSpace="180" w:wrap="around" w:vAnchor="text" w:hAnchor="page" w:x="1909" w:y="150"/>
                </w:pPr>
              </w:pPrChange>
            </w:pPr>
            <w:del w:id="1354" w:author="Bruno Sanchez-Andrade Nuno" w:date="2012-08-17T17:12:00Z">
              <w:r w:rsidRPr="00790356" w:rsidDel="00BB4D99">
                <w:rPr>
                  <w:rFonts w:ascii="Calibri" w:eastAsia="Times New Roman" w:hAnsi="Calibri" w:cs="Times New Roman"/>
                  <w:color w:val="000000"/>
                </w:rPr>
                <w:delText>Australia</w:delText>
              </w:r>
            </w:del>
          </w:p>
        </w:tc>
        <w:tc>
          <w:tcPr>
            <w:tcW w:w="1080" w:type="dxa"/>
            <w:tcBorders>
              <w:top w:val="nil"/>
              <w:left w:val="nil"/>
              <w:bottom w:val="nil"/>
              <w:right w:val="single" w:sz="4" w:space="0" w:color="auto"/>
            </w:tcBorders>
            <w:shd w:val="clear" w:color="auto" w:fill="D6E3BC" w:themeFill="accent3" w:themeFillTint="66"/>
            <w:noWrap/>
            <w:tcPrChange w:id="1355"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76D28315" w14:textId="555FE49E" w:rsidR="00BB4D99" w:rsidRPr="00790356" w:rsidDel="00BB4D99" w:rsidRDefault="00BB4D99" w:rsidP="00BB4D99">
            <w:pPr>
              <w:rPr>
                <w:del w:id="1356" w:author="Bruno Sanchez-Andrade Nuno" w:date="2012-08-17T17:13:00Z"/>
                <w:rFonts w:ascii="Calibri" w:eastAsia="Times New Roman" w:hAnsi="Calibri" w:cs="Times New Roman"/>
                <w:color w:val="000000"/>
              </w:rPr>
              <w:pPrChange w:id="1357" w:author="Bruno Sanchez-Andrade Nuno" w:date="2012-08-17T17:13:00Z">
                <w:pPr>
                  <w:framePr w:hSpace="180" w:wrap="around" w:vAnchor="text" w:hAnchor="page" w:x="1909" w:y="150"/>
                </w:pPr>
              </w:pPrChange>
            </w:pPr>
            <w:del w:id="1358" w:author="Bruno Sanchez-Andrade Nuno" w:date="2012-08-17T17:12:00Z">
              <w:r w:rsidRPr="00790356" w:rsidDel="00BB4D99">
                <w:rPr>
                  <w:rFonts w:ascii="Calibri" w:eastAsia="Times New Roman" w:hAnsi="Calibri" w:cs="Times New Roman"/>
                  <w:color w:val="000000"/>
                </w:rPr>
                <w:delText>82.03</w:delText>
              </w:r>
            </w:del>
          </w:p>
        </w:tc>
        <w:tc>
          <w:tcPr>
            <w:tcW w:w="1411" w:type="dxa"/>
            <w:tcBorders>
              <w:top w:val="nil"/>
              <w:left w:val="single" w:sz="4" w:space="0" w:color="auto"/>
              <w:bottom w:val="nil"/>
              <w:right w:val="nil"/>
            </w:tcBorders>
            <w:shd w:val="clear" w:color="auto" w:fill="B6DDE8" w:themeFill="accent5" w:themeFillTint="66"/>
            <w:noWrap/>
            <w:tcPrChange w:id="1359"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04FBA382" w14:textId="5AD25E62" w:rsidR="00BB4D99" w:rsidRPr="00790356" w:rsidDel="00BB4D99" w:rsidRDefault="00BB4D99" w:rsidP="00BB4D99">
            <w:pPr>
              <w:rPr>
                <w:del w:id="1360" w:author="Bruno Sanchez-Andrade Nuno" w:date="2012-08-17T17:13:00Z"/>
                <w:rFonts w:ascii="Calibri" w:eastAsia="Times New Roman" w:hAnsi="Calibri" w:cs="Times New Roman"/>
                <w:color w:val="000000"/>
              </w:rPr>
              <w:pPrChange w:id="1361" w:author="Bruno Sanchez-Andrade Nuno" w:date="2012-08-17T17:13:00Z">
                <w:pPr>
                  <w:framePr w:hSpace="180" w:wrap="around" w:vAnchor="text" w:hAnchor="page" w:x="1909" w:y="150"/>
                </w:pPr>
              </w:pPrChange>
            </w:pPr>
            <w:del w:id="1362" w:author="Bruno Sanchez-Andrade Nuno" w:date="2012-08-17T17:12:00Z">
              <w:r w:rsidRPr="00790356" w:rsidDel="00BB4D99">
                <w:rPr>
                  <w:rFonts w:ascii="Calibri" w:eastAsia="Times New Roman" w:hAnsi="Calibri" w:cs="Times New Roman"/>
                  <w:color w:val="000000"/>
                </w:rPr>
                <w:delText>Switzerland</w:delText>
              </w:r>
            </w:del>
          </w:p>
        </w:tc>
        <w:tc>
          <w:tcPr>
            <w:tcW w:w="1350" w:type="dxa"/>
            <w:tcBorders>
              <w:top w:val="nil"/>
              <w:left w:val="nil"/>
              <w:bottom w:val="nil"/>
              <w:right w:val="nil"/>
            </w:tcBorders>
            <w:shd w:val="clear" w:color="auto" w:fill="B6DDE8" w:themeFill="accent5" w:themeFillTint="66"/>
            <w:noWrap/>
            <w:tcPrChange w:id="1363"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44BC74D6" w14:textId="537BBF66" w:rsidR="00BB4D99" w:rsidRPr="00790356" w:rsidDel="00BB4D99" w:rsidRDefault="00BB4D99" w:rsidP="00BB4D99">
            <w:pPr>
              <w:rPr>
                <w:del w:id="1364" w:author="Bruno Sanchez-Andrade Nuno" w:date="2012-08-17T17:13:00Z"/>
                <w:rFonts w:ascii="Calibri" w:eastAsia="Times New Roman" w:hAnsi="Calibri" w:cs="Times New Roman"/>
                <w:color w:val="000000"/>
              </w:rPr>
              <w:pPrChange w:id="1365" w:author="Bruno Sanchez-Andrade Nuno" w:date="2012-08-17T17:13:00Z">
                <w:pPr>
                  <w:framePr w:hSpace="180" w:wrap="around" w:vAnchor="text" w:hAnchor="page" w:x="1909" w:y="150"/>
                </w:pPr>
              </w:pPrChange>
            </w:pPr>
            <w:del w:id="1366" w:author="Bruno Sanchez-Andrade Nuno" w:date="2012-08-17T17:12:00Z">
              <w:r w:rsidRPr="00790356" w:rsidDel="00BB4D99">
                <w:rPr>
                  <w:rFonts w:ascii="Calibri" w:eastAsia="Times New Roman" w:hAnsi="Calibri" w:cs="Times New Roman"/>
                  <w:color w:val="000000"/>
                </w:rPr>
                <w:delText>81.01</w:delText>
              </w:r>
            </w:del>
          </w:p>
        </w:tc>
        <w:tc>
          <w:tcPr>
            <w:tcW w:w="1479" w:type="dxa"/>
            <w:tcBorders>
              <w:top w:val="nil"/>
              <w:left w:val="nil"/>
              <w:bottom w:val="nil"/>
              <w:right w:val="nil"/>
            </w:tcBorders>
            <w:shd w:val="clear" w:color="auto" w:fill="E5B8B7" w:themeFill="accent2" w:themeFillTint="66"/>
            <w:noWrap/>
            <w:tcPrChange w:id="1367"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0CDB21F1" w14:textId="4D6A982D" w:rsidR="00BB4D99" w:rsidRPr="00790356" w:rsidDel="00BB4D99" w:rsidRDefault="00BB4D99" w:rsidP="00BB4D99">
            <w:pPr>
              <w:rPr>
                <w:del w:id="1368" w:author="Bruno Sanchez-Andrade Nuno" w:date="2012-08-17T17:13:00Z"/>
                <w:rFonts w:ascii="Calibri" w:eastAsia="Times New Roman" w:hAnsi="Calibri" w:cs="Times New Roman"/>
                <w:color w:val="000000"/>
              </w:rPr>
              <w:pPrChange w:id="1369" w:author="Bruno Sanchez-Andrade Nuno" w:date="2012-08-17T17:13:00Z">
                <w:pPr>
                  <w:framePr w:hSpace="180" w:wrap="around" w:vAnchor="text" w:hAnchor="page" w:x="1909" w:y="150"/>
                </w:pPr>
              </w:pPrChange>
            </w:pPr>
            <w:del w:id="1370" w:author="Bruno Sanchez-Andrade Nuno" w:date="2012-08-17T17:12:00Z">
              <w:r w:rsidRPr="00790356" w:rsidDel="00BB4D99">
                <w:rPr>
                  <w:rFonts w:ascii="Calibri" w:eastAsia="Times New Roman" w:hAnsi="Calibri" w:cs="Times New Roman"/>
                  <w:color w:val="000000"/>
                </w:rPr>
                <w:delText>Switzerland</w:delText>
              </w:r>
            </w:del>
          </w:p>
        </w:tc>
        <w:tc>
          <w:tcPr>
            <w:tcW w:w="1199" w:type="dxa"/>
            <w:tcBorders>
              <w:top w:val="nil"/>
              <w:left w:val="nil"/>
              <w:bottom w:val="nil"/>
              <w:right w:val="nil"/>
            </w:tcBorders>
            <w:shd w:val="clear" w:color="auto" w:fill="E5B8B7" w:themeFill="accent2" w:themeFillTint="66"/>
            <w:noWrap/>
            <w:tcPrChange w:id="1371"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4DB1D91E" w14:textId="0D5CD450" w:rsidR="00BB4D99" w:rsidRPr="00790356" w:rsidDel="00BB4D99" w:rsidRDefault="00BB4D99" w:rsidP="00BB4D99">
            <w:pPr>
              <w:rPr>
                <w:del w:id="1372" w:author="Bruno Sanchez-Andrade Nuno" w:date="2012-08-17T17:13:00Z"/>
                <w:rFonts w:ascii="Calibri" w:eastAsia="Times New Roman" w:hAnsi="Calibri" w:cs="Times New Roman"/>
                <w:color w:val="000000"/>
              </w:rPr>
              <w:pPrChange w:id="1373" w:author="Bruno Sanchez-Andrade Nuno" w:date="2012-08-17T17:13:00Z">
                <w:pPr>
                  <w:framePr w:hSpace="180" w:wrap="around" w:vAnchor="text" w:hAnchor="page" w:x="1909" w:y="150"/>
                </w:pPr>
              </w:pPrChange>
            </w:pPr>
            <w:del w:id="1374" w:author="Bruno Sanchez-Andrade Nuno" w:date="2012-08-17T17:12:00Z">
              <w:r w:rsidRPr="00790356" w:rsidDel="00BB4D99">
                <w:rPr>
                  <w:rFonts w:ascii="Calibri" w:eastAsia="Times New Roman" w:hAnsi="Calibri" w:cs="Times New Roman"/>
                  <w:color w:val="000000"/>
                </w:rPr>
                <w:delText>81.56</w:delText>
              </w:r>
            </w:del>
          </w:p>
        </w:tc>
      </w:tr>
      <w:tr w:rsidR="00BB4D99" w:rsidRPr="00790356" w:rsidDel="00BB4D99" w14:paraId="59E34C74" w14:textId="7FFDFB61" w:rsidTr="00BB4D99">
        <w:trPr>
          <w:trHeight w:val="300"/>
          <w:del w:id="1375" w:author="Bruno Sanchez-Andrade Nuno" w:date="2012-08-17T17:13:00Z"/>
          <w:trPrChange w:id="1376"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377"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4F7F17BF" w14:textId="4E58328C" w:rsidR="00BB4D99" w:rsidRPr="00790356" w:rsidDel="00BB4D99" w:rsidRDefault="00BB4D99" w:rsidP="00BB4D99">
            <w:pPr>
              <w:rPr>
                <w:del w:id="1378" w:author="Bruno Sanchez-Andrade Nuno" w:date="2012-08-17T17:13:00Z"/>
                <w:rFonts w:ascii="Calibri" w:eastAsia="Times New Roman" w:hAnsi="Calibri" w:cs="Times New Roman"/>
                <w:color w:val="000000"/>
              </w:rPr>
              <w:pPrChange w:id="1379" w:author="Bruno Sanchez-Andrade Nuno" w:date="2012-08-17T17:13:00Z">
                <w:pPr>
                  <w:framePr w:hSpace="180" w:wrap="around" w:vAnchor="text" w:hAnchor="page" w:x="1909" w:y="150"/>
                </w:pPr>
              </w:pPrChange>
            </w:pPr>
            <w:del w:id="1380" w:author="Bruno Sanchez-Andrade Nuno" w:date="2012-08-17T17:12:00Z">
              <w:r w:rsidRPr="00790356" w:rsidDel="00BB4D99">
                <w:rPr>
                  <w:rFonts w:ascii="Calibri" w:eastAsia="Times New Roman" w:hAnsi="Calibri" w:cs="Times New Roman"/>
                  <w:color w:val="000000"/>
                </w:rPr>
                <w:delText>N</w:delText>
              </w:r>
              <w:r w:rsidDel="00BB4D99">
                <w:rPr>
                  <w:rFonts w:ascii="Calibri" w:eastAsia="Times New Roman" w:hAnsi="Calibri" w:cs="Times New Roman"/>
                  <w:color w:val="000000"/>
                </w:rPr>
                <w:delText xml:space="preserve">. </w:delText>
              </w:r>
              <w:r w:rsidRPr="00790356" w:rsidDel="00BB4D99">
                <w:rPr>
                  <w:rFonts w:ascii="Calibri" w:eastAsia="Times New Roman" w:hAnsi="Calibri" w:cs="Times New Roman"/>
                  <w:color w:val="000000"/>
                </w:rPr>
                <w:delText>Zealand</w:delText>
              </w:r>
            </w:del>
          </w:p>
        </w:tc>
        <w:tc>
          <w:tcPr>
            <w:tcW w:w="1080" w:type="dxa"/>
            <w:tcBorders>
              <w:top w:val="nil"/>
              <w:left w:val="nil"/>
              <w:bottom w:val="nil"/>
              <w:right w:val="single" w:sz="4" w:space="0" w:color="auto"/>
            </w:tcBorders>
            <w:shd w:val="clear" w:color="auto" w:fill="D6E3BC" w:themeFill="accent3" w:themeFillTint="66"/>
            <w:noWrap/>
            <w:tcPrChange w:id="1381"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59BED606" w14:textId="289807B1" w:rsidR="00BB4D99" w:rsidRPr="00790356" w:rsidDel="00BB4D99" w:rsidRDefault="00BB4D99" w:rsidP="00BB4D99">
            <w:pPr>
              <w:rPr>
                <w:del w:id="1382" w:author="Bruno Sanchez-Andrade Nuno" w:date="2012-08-17T17:13:00Z"/>
                <w:rFonts w:ascii="Calibri" w:eastAsia="Times New Roman" w:hAnsi="Calibri" w:cs="Times New Roman"/>
                <w:color w:val="000000"/>
              </w:rPr>
              <w:pPrChange w:id="1383" w:author="Bruno Sanchez-Andrade Nuno" w:date="2012-08-17T17:13:00Z">
                <w:pPr>
                  <w:framePr w:hSpace="180" w:wrap="around" w:vAnchor="text" w:hAnchor="page" w:x="1909" w:y="150"/>
                </w:pPr>
              </w:pPrChange>
            </w:pPr>
            <w:del w:id="1384" w:author="Bruno Sanchez-Andrade Nuno" w:date="2012-08-17T17:12:00Z">
              <w:r w:rsidRPr="00790356" w:rsidDel="00BB4D99">
                <w:rPr>
                  <w:rFonts w:ascii="Calibri" w:eastAsia="Times New Roman" w:hAnsi="Calibri" w:cs="Times New Roman"/>
                  <w:color w:val="000000"/>
                </w:rPr>
                <w:delText>81.70</w:delText>
              </w:r>
            </w:del>
          </w:p>
        </w:tc>
        <w:tc>
          <w:tcPr>
            <w:tcW w:w="1411" w:type="dxa"/>
            <w:tcBorders>
              <w:top w:val="nil"/>
              <w:left w:val="single" w:sz="4" w:space="0" w:color="auto"/>
              <w:bottom w:val="nil"/>
              <w:right w:val="nil"/>
            </w:tcBorders>
            <w:shd w:val="clear" w:color="auto" w:fill="B6DDE8" w:themeFill="accent5" w:themeFillTint="66"/>
            <w:noWrap/>
            <w:tcPrChange w:id="1385"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092583A4" w14:textId="6B6BDB2E" w:rsidR="00BB4D99" w:rsidRPr="00790356" w:rsidDel="00BB4D99" w:rsidRDefault="00BB4D99" w:rsidP="00BB4D99">
            <w:pPr>
              <w:rPr>
                <w:del w:id="1386" w:author="Bruno Sanchez-Andrade Nuno" w:date="2012-08-17T17:13:00Z"/>
                <w:rFonts w:ascii="Calibri" w:eastAsia="Times New Roman" w:hAnsi="Calibri" w:cs="Times New Roman"/>
                <w:color w:val="000000"/>
              </w:rPr>
              <w:pPrChange w:id="1387" w:author="Bruno Sanchez-Andrade Nuno" w:date="2012-08-17T17:13:00Z">
                <w:pPr>
                  <w:framePr w:hSpace="180" w:wrap="around" w:vAnchor="text" w:hAnchor="page" w:x="1909" w:y="150"/>
                </w:pPr>
              </w:pPrChange>
            </w:pPr>
            <w:del w:id="1388" w:author="Bruno Sanchez-Andrade Nuno" w:date="2012-08-17T17:12:00Z">
              <w:r w:rsidRPr="00790356" w:rsidDel="00BB4D99">
                <w:rPr>
                  <w:rFonts w:ascii="Calibri" w:eastAsia="Times New Roman" w:hAnsi="Calibri" w:cs="Times New Roman"/>
                  <w:color w:val="000000"/>
                </w:rPr>
                <w:delText>Finland</w:delText>
              </w:r>
            </w:del>
          </w:p>
        </w:tc>
        <w:tc>
          <w:tcPr>
            <w:tcW w:w="1350" w:type="dxa"/>
            <w:tcBorders>
              <w:top w:val="nil"/>
              <w:left w:val="nil"/>
              <w:bottom w:val="nil"/>
              <w:right w:val="nil"/>
            </w:tcBorders>
            <w:shd w:val="clear" w:color="auto" w:fill="B6DDE8" w:themeFill="accent5" w:themeFillTint="66"/>
            <w:noWrap/>
            <w:tcPrChange w:id="1389"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7F37EDC9" w14:textId="23C4514C" w:rsidR="00BB4D99" w:rsidRPr="00790356" w:rsidDel="00BB4D99" w:rsidRDefault="00BB4D99" w:rsidP="00BB4D99">
            <w:pPr>
              <w:rPr>
                <w:del w:id="1390" w:author="Bruno Sanchez-Andrade Nuno" w:date="2012-08-17T17:13:00Z"/>
                <w:rFonts w:ascii="Calibri" w:eastAsia="Times New Roman" w:hAnsi="Calibri" w:cs="Times New Roman"/>
                <w:color w:val="000000"/>
              </w:rPr>
              <w:pPrChange w:id="1391" w:author="Bruno Sanchez-Andrade Nuno" w:date="2012-08-17T17:13:00Z">
                <w:pPr>
                  <w:framePr w:hSpace="180" w:wrap="around" w:vAnchor="text" w:hAnchor="page" w:x="1909" w:y="150"/>
                </w:pPr>
              </w:pPrChange>
            </w:pPr>
            <w:del w:id="1392" w:author="Bruno Sanchez-Andrade Nuno" w:date="2012-08-17T17:12:00Z">
              <w:r w:rsidRPr="00790356" w:rsidDel="00BB4D99">
                <w:rPr>
                  <w:rFonts w:ascii="Calibri" w:eastAsia="Times New Roman" w:hAnsi="Calibri" w:cs="Times New Roman"/>
                  <w:color w:val="000000"/>
                </w:rPr>
                <w:delText>80.49</w:delText>
              </w:r>
            </w:del>
          </w:p>
        </w:tc>
        <w:tc>
          <w:tcPr>
            <w:tcW w:w="1479" w:type="dxa"/>
            <w:tcBorders>
              <w:top w:val="nil"/>
              <w:left w:val="nil"/>
              <w:bottom w:val="nil"/>
              <w:right w:val="nil"/>
            </w:tcBorders>
            <w:shd w:val="clear" w:color="auto" w:fill="E5B8B7" w:themeFill="accent2" w:themeFillTint="66"/>
            <w:noWrap/>
            <w:tcPrChange w:id="1393"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1FAA359A" w14:textId="3D6FA581" w:rsidR="00BB4D99" w:rsidRPr="00790356" w:rsidDel="00BB4D99" w:rsidRDefault="00BB4D99" w:rsidP="00BB4D99">
            <w:pPr>
              <w:rPr>
                <w:del w:id="1394" w:author="Bruno Sanchez-Andrade Nuno" w:date="2012-08-17T17:13:00Z"/>
                <w:rFonts w:ascii="Calibri" w:eastAsia="Times New Roman" w:hAnsi="Calibri" w:cs="Times New Roman"/>
                <w:color w:val="000000"/>
              </w:rPr>
              <w:pPrChange w:id="1395" w:author="Bruno Sanchez-Andrade Nuno" w:date="2012-08-17T17:13:00Z">
                <w:pPr>
                  <w:framePr w:hSpace="180" w:wrap="around" w:vAnchor="text" w:hAnchor="page" w:x="1909" w:y="150"/>
                </w:pPr>
              </w:pPrChange>
            </w:pPr>
            <w:del w:id="1396" w:author="Bruno Sanchez-Andrade Nuno" w:date="2012-08-17T17:12:00Z">
              <w:r w:rsidRPr="00790356" w:rsidDel="00BB4D99">
                <w:rPr>
                  <w:rFonts w:ascii="Calibri" w:eastAsia="Times New Roman" w:hAnsi="Calibri" w:cs="Times New Roman"/>
                  <w:color w:val="000000"/>
                </w:rPr>
                <w:delText>Finland</w:delText>
              </w:r>
            </w:del>
          </w:p>
        </w:tc>
        <w:tc>
          <w:tcPr>
            <w:tcW w:w="1199" w:type="dxa"/>
            <w:tcBorders>
              <w:top w:val="nil"/>
              <w:left w:val="nil"/>
              <w:bottom w:val="nil"/>
              <w:right w:val="nil"/>
            </w:tcBorders>
            <w:shd w:val="clear" w:color="auto" w:fill="E5B8B7" w:themeFill="accent2" w:themeFillTint="66"/>
            <w:noWrap/>
            <w:tcPrChange w:id="1397"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5FD718E7" w14:textId="7F2D17FB" w:rsidR="00BB4D99" w:rsidRPr="00790356" w:rsidDel="00BB4D99" w:rsidRDefault="00BB4D99" w:rsidP="00BB4D99">
            <w:pPr>
              <w:rPr>
                <w:del w:id="1398" w:author="Bruno Sanchez-Andrade Nuno" w:date="2012-08-17T17:13:00Z"/>
                <w:rFonts w:ascii="Calibri" w:eastAsia="Times New Roman" w:hAnsi="Calibri" w:cs="Times New Roman"/>
                <w:color w:val="000000"/>
              </w:rPr>
              <w:pPrChange w:id="1399" w:author="Bruno Sanchez-Andrade Nuno" w:date="2012-08-17T17:13:00Z">
                <w:pPr>
                  <w:framePr w:hSpace="180" w:wrap="around" w:vAnchor="text" w:hAnchor="page" w:x="1909" w:y="150"/>
                </w:pPr>
              </w:pPrChange>
            </w:pPr>
            <w:del w:id="1400" w:author="Bruno Sanchez-Andrade Nuno" w:date="2012-08-17T17:12:00Z">
              <w:r w:rsidRPr="00790356" w:rsidDel="00BB4D99">
                <w:rPr>
                  <w:rFonts w:ascii="Calibri" w:eastAsia="Times New Roman" w:hAnsi="Calibri" w:cs="Times New Roman"/>
                  <w:color w:val="000000"/>
                </w:rPr>
                <w:delText>80.92</w:delText>
              </w:r>
            </w:del>
          </w:p>
        </w:tc>
      </w:tr>
      <w:tr w:rsidR="00BB4D99" w:rsidRPr="00790356" w:rsidDel="00BB4D99" w14:paraId="3843AA26" w14:textId="43DA2283" w:rsidTr="00BB4D99">
        <w:trPr>
          <w:trHeight w:val="300"/>
          <w:del w:id="1401" w:author="Bruno Sanchez-Andrade Nuno" w:date="2012-08-17T17:13:00Z"/>
          <w:trPrChange w:id="1402"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403"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0A8DB252" w14:textId="4DA1BA8A" w:rsidR="00BB4D99" w:rsidRPr="00790356" w:rsidDel="00BB4D99" w:rsidRDefault="00BB4D99" w:rsidP="00BB4D99">
            <w:pPr>
              <w:rPr>
                <w:del w:id="1404" w:author="Bruno Sanchez-Andrade Nuno" w:date="2012-08-17T17:13:00Z"/>
                <w:rFonts w:ascii="Calibri" w:eastAsia="Times New Roman" w:hAnsi="Calibri" w:cs="Times New Roman"/>
                <w:color w:val="000000"/>
              </w:rPr>
              <w:pPrChange w:id="1405" w:author="Bruno Sanchez-Andrade Nuno" w:date="2012-08-17T17:13:00Z">
                <w:pPr>
                  <w:framePr w:hSpace="180" w:wrap="around" w:vAnchor="text" w:hAnchor="page" w:x="1909" w:y="150"/>
                </w:pPr>
              </w:pPrChange>
            </w:pPr>
            <w:del w:id="1406" w:author="Bruno Sanchez-Andrade Nuno" w:date="2012-08-17T17:12:00Z">
              <w:r w:rsidRPr="00790356" w:rsidDel="00BB4D99">
                <w:rPr>
                  <w:rFonts w:ascii="Calibri" w:eastAsia="Times New Roman" w:hAnsi="Calibri" w:cs="Times New Roman"/>
                  <w:color w:val="000000"/>
                </w:rPr>
                <w:delText>Finland</w:delText>
              </w:r>
            </w:del>
          </w:p>
        </w:tc>
        <w:tc>
          <w:tcPr>
            <w:tcW w:w="1080" w:type="dxa"/>
            <w:tcBorders>
              <w:top w:val="nil"/>
              <w:left w:val="nil"/>
              <w:bottom w:val="nil"/>
              <w:right w:val="single" w:sz="4" w:space="0" w:color="auto"/>
            </w:tcBorders>
            <w:shd w:val="clear" w:color="auto" w:fill="D6E3BC" w:themeFill="accent3" w:themeFillTint="66"/>
            <w:noWrap/>
            <w:tcPrChange w:id="1407"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78FEB80C" w14:textId="507E152D" w:rsidR="00BB4D99" w:rsidRPr="00790356" w:rsidDel="00BB4D99" w:rsidRDefault="00BB4D99" w:rsidP="00BB4D99">
            <w:pPr>
              <w:rPr>
                <w:del w:id="1408" w:author="Bruno Sanchez-Andrade Nuno" w:date="2012-08-17T17:13:00Z"/>
                <w:rFonts w:ascii="Calibri" w:eastAsia="Times New Roman" w:hAnsi="Calibri" w:cs="Times New Roman"/>
                <w:color w:val="000000"/>
              </w:rPr>
              <w:pPrChange w:id="1409" w:author="Bruno Sanchez-Andrade Nuno" w:date="2012-08-17T17:13:00Z">
                <w:pPr>
                  <w:framePr w:hSpace="180" w:wrap="around" w:vAnchor="text" w:hAnchor="page" w:x="1909" w:y="150"/>
                </w:pPr>
              </w:pPrChange>
            </w:pPr>
            <w:del w:id="1410" w:author="Bruno Sanchez-Andrade Nuno" w:date="2012-08-17T17:12:00Z">
              <w:r w:rsidRPr="00790356" w:rsidDel="00BB4D99">
                <w:rPr>
                  <w:rFonts w:ascii="Calibri" w:eastAsia="Times New Roman" w:hAnsi="Calibri" w:cs="Times New Roman"/>
                  <w:color w:val="000000"/>
                </w:rPr>
                <w:delText>81.65</w:delText>
              </w:r>
            </w:del>
          </w:p>
        </w:tc>
        <w:tc>
          <w:tcPr>
            <w:tcW w:w="1411" w:type="dxa"/>
            <w:tcBorders>
              <w:top w:val="nil"/>
              <w:left w:val="single" w:sz="4" w:space="0" w:color="auto"/>
              <w:bottom w:val="nil"/>
              <w:right w:val="nil"/>
            </w:tcBorders>
            <w:shd w:val="clear" w:color="auto" w:fill="B6DDE8" w:themeFill="accent5" w:themeFillTint="66"/>
            <w:noWrap/>
            <w:tcPrChange w:id="1411"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5EE79068" w14:textId="0FFF3F69" w:rsidR="00BB4D99" w:rsidRPr="00790356" w:rsidDel="00BB4D99" w:rsidRDefault="00BB4D99" w:rsidP="00BB4D99">
            <w:pPr>
              <w:rPr>
                <w:del w:id="1412" w:author="Bruno Sanchez-Andrade Nuno" w:date="2012-08-17T17:13:00Z"/>
                <w:rFonts w:ascii="Calibri" w:eastAsia="Times New Roman" w:hAnsi="Calibri" w:cs="Times New Roman"/>
                <w:color w:val="000000"/>
              </w:rPr>
              <w:pPrChange w:id="1413" w:author="Bruno Sanchez-Andrade Nuno" w:date="2012-08-17T17:13:00Z">
                <w:pPr>
                  <w:framePr w:hSpace="180" w:wrap="around" w:vAnchor="text" w:hAnchor="page" w:x="1909" w:y="150"/>
                </w:pPr>
              </w:pPrChange>
            </w:pPr>
            <w:del w:id="1414" w:author="Bruno Sanchez-Andrade Nuno" w:date="2012-08-17T17:12:00Z">
              <w:r w:rsidRPr="00790356" w:rsidDel="00BB4D99">
                <w:rPr>
                  <w:rFonts w:ascii="Calibri" w:eastAsia="Times New Roman" w:hAnsi="Calibri" w:cs="Times New Roman"/>
                  <w:color w:val="000000"/>
                </w:rPr>
                <w:delText>N</w:delText>
              </w:r>
              <w:r w:rsidDel="00BB4D99">
                <w:rPr>
                  <w:rFonts w:ascii="Calibri" w:eastAsia="Times New Roman" w:hAnsi="Calibri" w:cs="Times New Roman"/>
                  <w:color w:val="000000"/>
                </w:rPr>
                <w:delText xml:space="preserve">. </w:delText>
              </w:r>
              <w:r w:rsidRPr="00790356" w:rsidDel="00BB4D99">
                <w:rPr>
                  <w:rFonts w:ascii="Calibri" w:eastAsia="Times New Roman" w:hAnsi="Calibri" w:cs="Times New Roman"/>
                  <w:color w:val="000000"/>
                </w:rPr>
                <w:delText>Zealand</w:delText>
              </w:r>
            </w:del>
          </w:p>
        </w:tc>
        <w:tc>
          <w:tcPr>
            <w:tcW w:w="1350" w:type="dxa"/>
            <w:tcBorders>
              <w:top w:val="nil"/>
              <w:left w:val="nil"/>
              <w:bottom w:val="nil"/>
              <w:right w:val="nil"/>
            </w:tcBorders>
            <w:shd w:val="clear" w:color="auto" w:fill="B6DDE8" w:themeFill="accent5" w:themeFillTint="66"/>
            <w:noWrap/>
            <w:tcPrChange w:id="1415"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749BBCEC" w14:textId="4E304D60" w:rsidR="00BB4D99" w:rsidRPr="00790356" w:rsidDel="00BB4D99" w:rsidRDefault="00BB4D99" w:rsidP="00BB4D99">
            <w:pPr>
              <w:rPr>
                <w:del w:id="1416" w:author="Bruno Sanchez-Andrade Nuno" w:date="2012-08-17T17:13:00Z"/>
                <w:rFonts w:ascii="Calibri" w:eastAsia="Times New Roman" w:hAnsi="Calibri" w:cs="Times New Roman"/>
                <w:color w:val="000000"/>
              </w:rPr>
              <w:pPrChange w:id="1417" w:author="Bruno Sanchez-Andrade Nuno" w:date="2012-08-17T17:13:00Z">
                <w:pPr>
                  <w:framePr w:hSpace="180" w:wrap="around" w:vAnchor="text" w:hAnchor="page" w:x="1909" w:y="150"/>
                </w:pPr>
              </w:pPrChange>
            </w:pPr>
            <w:del w:id="1418" w:author="Bruno Sanchez-Andrade Nuno" w:date="2012-08-17T17:12:00Z">
              <w:r w:rsidRPr="00790356" w:rsidDel="00BB4D99">
                <w:rPr>
                  <w:rFonts w:ascii="Calibri" w:eastAsia="Times New Roman" w:hAnsi="Calibri" w:cs="Times New Roman"/>
                  <w:color w:val="000000"/>
                </w:rPr>
                <w:delText>79.99</w:delText>
              </w:r>
            </w:del>
          </w:p>
        </w:tc>
        <w:tc>
          <w:tcPr>
            <w:tcW w:w="1479" w:type="dxa"/>
            <w:tcBorders>
              <w:top w:val="nil"/>
              <w:left w:val="nil"/>
              <w:bottom w:val="nil"/>
              <w:right w:val="nil"/>
            </w:tcBorders>
            <w:shd w:val="clear" w:color="auto" w:fill="E5B8B7" w:themeFill="accent2" w:themeFillTint="66"/>
            <w:noWrap/>
            <w:tcPrChange w:id="1419"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15AB8D18" w14:textId="2E15387D" w:rsidR="00BB4D99" w:rsidRPr="00790356" w:rsidDel="00BB4D99" w:rsidRDefault="00BB4D99" w:rsidP="00BB4D99">
            <w:pPr>
              <w:rPr>
                <w:del w:id="1420" w:author="Bruno Sanchez-Andrade Nuno" w:date="2012-08-17T17:13:00Z"/>
                <w:rFonts w:ascii="Calibri" w:eastAsia="Times New Roman" w:hAnsi="Calibri" w:cs="Times New Roman"/>
                <w:color w:val="000000"/>
              </w:rPr>
              <w:pPrChange w:id="1421" w:author="Bruno Sanchez-Andrade Nuno" w:date="2012-08-17T17:13:00Z">
                <w:pPr>
                  <w:framePr w:hSpace="180" w:wrap="around" w:vAnchor="text" w:hAnchor="page" w:x="1909" w:y="150"/>
                </w:pPr>
              </w:pPrChange>
            </w:pPr>
            <w:del w:id="1422" w:author="Bruno Sanchez-Andrade Nuno" w:date="2012-08-17T17:12:00Z">
              <w:r w:rsidRPr="00790356" w:rsidDel="00BB4D99">
                <w:rPr>
                  <w:rFonts w:ascii="Calibri" w:eastAsia="Times New Roman" w:hAnsi="Calibri" w:cs="Times New Roman"/>
                  <w:color w:val="000000"/>
                </w:rPr>
                <w:delText>Ireland</w:delText>
              </w:r>
            </w:del>
          </w:p>
        </w:tc>
        <w:tc>
          <w:tcPr>
            <w:tcW w:w="1199" w:type="dxa"/>
            <w:tcBorders>
              <w:top w:val="nil"/>
              <w:left w:val="nil"/>
              <w:bottom w:val="nil"/>
              <w:right w:val="nil"/>
            </w:tcBorders>
            <w:shd w:val="clear" w:color="auto" w:fill="E5B8B7" w:themeFill="accent2" w:themeFillTint="66"/>
            <w:noWrap/>
            <w:tcPrChange w:id="1423"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71507FCC" w14:textId="7F24DA5D" w:rsidR="00BB4D99" w:rsidRPr="00790356" w:rsidDel="00BB4D99" w:rsidRDefault="00BB4D99" w:rsidP="00BB4D99">
            <w:pPr>
              <w:rPr>
                <w:del w:id="1424" w:author="Bruno Sanchez-Andrade Nuno" w:date="2012-08-17T17:13:00Z"/>
                <w:rFonts w:ascii="Calibri" w:eastAsia="Times New Roman" w:hAnsi="Calibri" w:cs="Times New Roman"/>
                <w:color w:val="000000"/>
              </w:rPr>
              <w:pPrChange w:id="1425" w:author="Bruno Sanchez-Andrade Nuno" w:date="2012-08-17T17:13:00Z">
                <w:pPr>
                  <w:framePr w:hSpace="180" w:wrap="around" w:vAnchor="text" w:hAnchor="page" w:x="1909" w:y="150"/>
                </w:pPr>
              </w:pPrChange>
            </w:pPr>
            <w:del w:id="1426" w:author="Bruno Sanchez-Andrade Nuno" w:date="2012-08-17T17:12:00Z">
              <w:r w:rsidRPr="00790356" w:rsidDel="00BB4D99">
                <w:rPr>
                  <w:rFonts w:ascii="Calibri" w:eastAsia="Times New Roman" w:hAnsi="Calibri" w:cs="Times New Roman"/>
                  <w:color w:val="000000"/>
                </w:rPr>
                <w:delText>80.25</w:delText>
              </w:r>
            </w:del>
          </w:p>
        </w:tc>
      </w:tr>
      <w:tr w:rsidR="00BB4D99" w:rsidRPr="00790356" w:rsidDel="00BB4D99" w14:paraId="1278E5B6" w14:textId="45B59522" w:rsidTr="00BB4D99">
        <w:trPr>
          <w:trHeight w:val="300"/>
          <w:del w:id="1427" w:author="Bruno Sanchez-Andrade Nuno" w:date="2012-08-17T17:13:00Z"/>
          <w:trPrChange w:id="1428"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429"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279416B8" w14:textId="226AD7D4" w:rsidR="00BB4D99" w:rsidRPr="00790356" w:rsidDel="00BB4D99" w:rsidRDefault="00BB4D99" w:rsidP="00BB4D99">
            <w:pPr>
              <w:rPr>
                <w:del w:id="1430" w:author="Bruno Sanchez-Andrade Nuno" w:date="2012-08-17T17:13:00Z"/>
                <w:rFonts w:ascii="Calibri" w:eastAsia="Times New Roman" w:hAnsi="Calibri" w:cs="Times New Roman"/>
                <w:color w:val="000000"/>
              </w:rPr>
              <w:pPrChange w:id="1431" w:author="Bruno Sanchez-Andrade Nuno" w:date="2012-08-17T17:13:00Z">
                <w:pPr>
                  <w:framePr w:hSpace="180" w:wrap="around" w:vAnchor="text" w:hAnchor="page" w:x="1909" w:y="150"/>
                </w:pPr>
              </w:pPrChange>
            </w:pPr>
            <w:del w:id="1432" w:author="Bruno Sanchez-Andrade Nuno" w:date="2012-08-17T17:12:00Z">
              <w:r w:rsidRPr="00790356" w:rsidDel="00BB4D99">
                <w:rPr>
                  <w:rFonts w:ascii="Calibri" w:eastAsia="Times New Roman" w:hAnsi="Calibri" w:cs="Times New Roman"/>
                  <w:color w:val="000000"/>
                </w:rPr>
                <w:delText>Norway</w:delText>
              </w:r>
            </w:del>
          </w:p>
        </w:tc>
        <w:tc>
          <w:tcPr>
            <w:tcW w:w="1080" w:type="dxa"/>
            <w:tcBorders>
              <w:top w:val="nil"/>
              <w:left w:val="nil"/>
              <w:bottom w:val="nil"/>
              <w:right w:val="single" w:sz="4" w:space="0" w:color="auto"/>
            </w:tcBorders>
            <w:shd w:val="clear" w:color="auto" w:fill="D6E3BC" w:themeFill="accent3" w:themeFillTint="66"/>
            <w:noWrap/>
            <w:tcPrChange w:id="1433"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77386BBB" w14:textId="77E6AA7E" w:rsidR="00BB4D99" w:rsidRPr="00790356" w:rsidDel="00BB4D99" w:rsidRDefault="00BB4D99" w:rsidP="00BB4D99">
            <w:pPr>
              <w:rPr>
                <w:del w:id="1434" w:author="Bruno Sanchez-Andrade Nuno" w:date="2012-08-17T17:13:00Z"/>
                <w:rFonts w:ascii="Calibri" w:eastAsia="Times New Roman" w:hAnsi="Calibri" w:cs="Times New Roman"/>
                <w:color w:val="000000"/>
              </w:rPr>
              <w:pPrChange w:id="1435" w:author="Bruno Sanchez-Andrade Nuno" w:date="2012-08-17T17:13:00Z">
                <w:pPr>
                  <w:framePr w:hSpace="180" w:wrap="around" w:vAnchor="text" w:hAnchor="page" w:x="1909" w:y="150"/>
                </w:pPr>
              </w:pPrChange>
            </w:pPr>
            <w:del w:id="1436" w:author="Bruno Sanchez-Andrade Nuno" w:date="2012-08-17T17:12:00Z">
              <w:r w:rsidRPr="00790356" w:rsidDel="00BB4D99">
                <w:rPr>
                  <w:rFonts w:ascii="Calibri" w:eastAsia="Times New Roman" w:hAnsi="Calibri" w:cs="Times New Roman"/>
                  <w:color w:val="000000"/>
                </w:rPr>
                <w:delText>81.41</w:delText>
              </w:r>
            </w:del>
          </w:p>
        </w:tc>
        <w:tc>
          <w:tcPr>
            <w:tcW w:w="1411" w:type="dxa"/>
            <w:tcBorders>
              <w:top w:val="nil"/>
              <w:left w:val="single" w:sz="4" w:space="0" w:color="auto"/>
              <w:bottom w:val="nil"/>
              <w:right w:val="nil"/>
            </w:tcBorders>
            <w:shd w:val="clear" w:color="auto" w:fill="B6DDE8" w:themeFill="accent5" w:themeFillTint="66"/>
            <w:noWrap/>
            <w:tcPrChange w:id="1437"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4A89CB6F" w14:textId="672792BD" w:rsidR="00BB4D99" w:rsidRPr="00790356" w:rsidDel="00BB4D99" w:rsidRDefault="00BB4D99" w:rsidP="00BB4D99">
            <w:pPr>
              <w:rPr>
                <w:del w:id="1438" w:author="Bruno Sanchez-Andrade Nuno" w:date="2012-08-17T17:13:00Z"/>
                <w:rFonts w:ascii="Calibri" w:eastAsia="Times New Roman" w:hAnsi="Calibri" w:cs="Times New Roman"/>
                <w:color w:val="000000"/>
              </w:rPr>
              <w:pPrChange w:id="1439" w:author="Bruno Sanchez-Andrade Nuno" w:date="2012-08-17T17:13:00Z">
                <w:pPr>
                  <w:framePr w:hSpace="180" w:wrap="around" w:vAnchor="text" w:hAnchor="page" w:x="1909" w:y="150"/>
                </w:pPr>
              </w:pPrChange>
            </w:pPr>
            <w:del w:id="1440" w:author="Bruno Sanchez-Andrade Nuno" w:date="2012-08-17T17:12:00Z">
              <w:r w:rsidRPr="00790356" w:rsidDel="00BB4D99">
                <w:rPr>
                  <w:rFonts w:ascii="Calibri" w:eastAsia="Times New Roman" w:hAnsi="Calibri" w:cs="Times New Roman"/>
                  <w:color w:val="000000"/>
                </w:rPr>
                <w:delText>Ireland</w:delText>
              </w:r>
            </w:del>
          </w:p>
        </w:tc>
        <w:tc>
          <w:tcPr>
            <w:tcW w:w="1350" w:type="dxa"/>
            <w:tcBorders>
              <w:top w:val="nil"/>
              <w:left w:val="nil"/>
              <w:bottom w:val="nil"/>
              <w:right w:val="nil"/>
            </w:tcBorders>
            <w:shd w:val="clear" w:color="auto" w:fill="B6DDE8" w:themeFill="accent5" w:themeFillTint="66"/>
            <w:noWrap/>
            <w:tcPrChange w:id="1441"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234E4DBF" w14:textId="74355D4F" w:rsidR="00BB4D99" w:rsidRPr="00790356" w:rsidDel="00BB4D99" w:rsidRDefault="00BB4D99" w:rsidP="00BB4D99">
            <w:pPr>
              <w:rPr>
                <w:del w:id="1442" w:author="Bruno Sanchez-Andrade Nuno" w:date="2012-08-17T17:13:00Z"/>
                <w:rFonts w:ascii="Calibri" w:eastAsia="Times New Roman" w:hAnsi="Calibri" w:cs="Times New Roman"/>
                <w:color w:val="000000"/>
              </w:rPr>
              <w:pPrChange w:id="1443" w:author="Bruno Sanchez-Andrade Nuno" w:date="2012-08-17T17:13:00Z">
                <w:pPr>
                  <w:framePr w:hSpace="180" w:wrap="around" w:vAnchor="text" w:hAnchor="page" w:x="1909" w:y="150"/>
                </w:pPr>
              </w:pPrChange>
            </w:pPr>
            <w:del w:id="1444" w:author="Bruno Sanchez-Andrade Nuno" w:date="2012-08-17T17:12:00Z">
              <w:r w:rsidRPr="00790356" w:rsidDel="00BB4D99">
                <w:rPr>
                  <w:rFonts w:ascii="Calibri" w:eastAsia="Times New Roman" w:hAnsi="Calibri" w:cs="Times New Roman"/>
                  <w:color w:val="000000"/>
                </w:rPr>
                <w:delText>79.79</w:delText>
              </w:r>
            </w:del>
          </w:p>
        </w:tc>
        <w:tc>
          <w:tcPr>
            <w:tcW w:w="1479" w:type="dxa"/>
            <w:tcBorders>
              <w:top w:val="nil"/>
              <w:left w:val="nil"/>
              <w:bottom w:val="nil"/>
              <w:right w:val="nil"/>
            </w:tcBorders>
            <w:shd w:val="clear" w:color="auto" w:fill="E5B8B7" w:themeFill="accent2" w:themeFillTint="66"/>
            <w:noWrap/>
            <w:tcPrChange w:id="1445"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0E096BDC" w14:textId="3E499B2E" w:rsidR="00BB4D99" w:rsidRPr="00790356" w:rsidDel="00BB4D99" w:rsidRDefault="00BB4D99" w:rsidP="00BB4D99">
            <w:pPr>
              <w:rPr>
                <w:del w:id="1446" w:author="Bruno Sanchez-Andrade Nuno" w:date="2012-08-17T17:13:00Z"/>
                <w:rFonts w:ascii="Calibri" w:eastAsia="Times New Roman" w:hAnsi="Calibri" w:cs="Times New Roman"/>
                <w:color w:val="000000"/>
              </w:rPr>
              <w:pPrChange w:id="1447" w:author="Bruno Sanchez-Andrade Nuno" w:date="2012-08-17T17:13:00Z">
                <w:pPr>
                  <w:framePr w:hSpace="180" w:wrap="around" w:vAnchor="text" w:hAnchor="page" w:x="1909" w:y="150"/>
                </w:pPr>
              </w:pPrChange>
            </w:pPr>
            <w:del w:id="1448" w:author="Bruno Sanchez-Andrade Nuno" w:date="2012-08-17T17:12:00Z">
              <w:r w:rsidDel="00BB4D99">
                <w:rPr>
                  <w:rFonts w:ascii="Calibri" w:eastAsia="Times New Roman" w:hAnsi="Calibri" w:cs="Times New Roman"/>
                  <w:color w:val="000000"/>
                </w:rPr>
                <w:delText xml:space="preserve">N. </w:delText>
              </w:r>
              <w:r w:rsidRPr="00790356" w:rsidDel="00BB4D99">
                <w:rPr>
                  <w:rFonts w:ascii="Calibri" w:eastAsia="Times New Roman" w:hAnsi="Calibri" w:cs="Times New Roman"/>
                  <w:color w:val="000000"/>
                </w:rPr>
                <w:delText>Zeal</w:delText>
              </w:r>
              <w:r w:rsidDel="00BB4D99">
                <w:rPr>
                  <w:rFonts w:ascii="Calibri" w:eastAsia="Times New Roman" w:hAnsi="Calibri" w:cs="Times New Roman"/>
                  <w:color w:val="000000"/>
                </w:rPr>
                <w:delText>and</w:delText>
              </w:r>
            </w:del>
          </w:p>
        </w:tc>
        <w:tc>
          <w:tcPr>
            <w:tcW w:w="1199" w:type="dxa"/>
            <w:tcBorders>
              <w:top w:val="nil"/>
              <w:left w:val="nil"/>
              <w:bottom w:val="nil"/>
              <w:right w:val="nil"/>
            </w:tcBorders>
            <w:shd w:val="clear" w:color="auto" w:fill="E5B8B7" w:themeFill="accent2" w:themeFillTint="66"/>
            <w:noWrap/>
            <w:tcPrChange w:id="1449"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1A7B97BD" w14:textId="28D31ABD" w:rsidR="00BB4D99" w:rsidRPr="00790356" w:rsidDel="00BB4D99" w:rsidRDefault="00BB4D99" w:rsidP="00BB4D99">
            <w:pPr>
              <w:rPr>
                <w:del w:id="1450" w:author="Bruno Sanchez-Andrade Nuno" w:date="2012-08-17T17:13:00Z"/>
                <w:rFonts w:ascii="Calibri" w:eastAsia="Times New Roman" w:hAnsi="Calibri" w:cs="Times New Roman"/>
                <w:color w:val="000000"/>
              </w:rPr>
              <w:pPrChange w:id="1451" w:author="Bruno Sanchez-Andrade Nuno" w:date="2012-08-17T17:13:00Z">
                <w:pPr>
                  <w:framePr w:hSpace="180" w:wrap="around" w:vAnchor="text" w:hAnchor="page" w:x="1909" w:y="150"/>
                </w:pPr>
              </w:pPrChange>
            </w:pPr>
            <w:del w:id="1452" w:author="Bruno Sanchez-Andrade Nuno" w:date="2012-08-17T17:12:00Z">
              <w:r w:rsidRPr="00790356" w:rsidDel="00BB4D99">
                <w:rPr>
                  <w:rFonts w:ascii="Calibri" w:eastAsia="Times New Roman" w:hAnsi="Calibri" w:cs="Times New Roman"/>
                  <w:color w:val="000000"/>
                </w:rPr>
                <w:delText>80.26</w:delText>
              </w:r>
            </w:del>
          </w:p>
        </w:tc>
      </w:tr>
      <w:tr w:rsidR="00BB4D99" w:rsidRPr="00790356" w:rsidDel="00BB4D99" w14:paraId="5A53A51A" w14:textId="371B1E64" w:rsidTr="00BB4D99">
        <w:trPr>
          <w:trHeight w:val="300"/>
          <w:del w:id="1453" w:author="Bruno Sanchez-Andrade Nuno" w:date="2012-08-17T17:13:00Z"/>
          <w:trPrChange w:id="1454"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455"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03D863B0" w14:textId="62271656" w:rsidR="00BB4D99" w:rsidRPr="00790356" w:rsidDel="00BB4D99" w:rsidRDefault="00BB4D99" w:rsidP="00BB4D99">
            <w:pPr>
              <w:rPr>
                <w:del w:id="1456" w:author="Bruno Sanchez-Andrade Nuno" w:date="2012-08-17T17:13:00Z"/>
                <w:rFonts w:ascii="Calibri" w:eastAsia="Times New Roman" w:hAnsi="Calibri" w:cs="Times New Roman"/>
                <w:color w:val="000000"/>
              </w:rPr>
              <w:pPrChange w:id="1457" w:author="Bruno Sanchez-Andrade Nuno" w:date="2012-08-17T17:13:00Z">
                <w:pPr>
                  <w:framePr w:hSpace="180" w:wrap="around" w:vAnchor="text" w:hAnchor="page" w:x="1909" w:y="150"/>
                </w:pPr>
              </w:pPrChange>
            </w:pPr>
            <w:del w:id="1458" w:author="Bruno Sanchez-Andrade Nuno" w:date="2012-08-17T17:12:00Z">
              <w:r w:rsidDel="00BB4D99">
                <w:rPr>
                  <w:rFonts w:ascii="Calibri" w:eastAsia="Times New Roman" w:hAnsi="Calibri" w:cs="Times New Roman"/>
                  <w:color w:val="000000"/>
                </w:rPr>
                <w:delText>USA</w:delText>
              </w:r>
            </w:del>
          </w:p>
        </w:tc>
        <w:tc>
          <w:tcPr>
            <w:tcW w:w="1080" w:type="dxa"/>
            <w:tcBorders>
              <w:top w:val="nil"/>
              <w:left w:val="nil"/>
              <w:bottom w:val="nil"/>
              <w:right w:val="single" w:sz="4" w:space="0" w:color="auto"/>
            </w:tcBorders>
            <w:shd w:val="clear" w:color="auto" w:fill="D6E3BC" w:themeFill="accent3" w:themeFillTint="66"/>
            <w:noWrap/>
            <w:tcPrChange w:id="1459"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1F7515A8" w14:textId="1090CB0B" w:rsidR="00BB4D99" w:rsidRPr="00790356" w:rsidDel="00BB4D99" w:rsidRDefault="00BB4D99" w:rsidP="00BB4D99">
            <w:pPr>
              <w:rPr>
                <w:del w:id="1460" w:author="Bruno Sanchez-Andrade Nuno" w:date="2012-08-17T17:13:00Z"/>
                <w:rFonts w:ascii="Calibri" w:eastAsia="Times New Roman" w:hAnsi="Calibri" w:cs="Times New Roman"/>
                <w:color w:val="000000"/>
              </w:rPr>
              <w:pPrChange w:id="1461" w:author="Bruno Sanchez-Andrade Nuno" w:date="2012-08-17T17:13:00Z">
                <w:pPr>
                  <w:framePr w:hSpace="180" w:wrap="around" w:vAnchor="text" w:hAnchor="page" w:x="1909" w:y="150"/>
                </w:pPr>
              </w:pPrChange>
            </w:pPr>
            <w:del w:id="1462" w:author="Bruno Sanchez-Andrade Nuno" w:date="2012-08-17T17:12:00Z">
              <w:r w:rsidRPr="00790356" w:rsidDel="00BB4D99">
                <w:rPr>
                  <w:rFonts w:ascii="Calibri" w:eastAsia="Times New Roman" w:hAnsi="Calibri" w:cs="Times New Roman"/>
                  <w:color w:val="000000"/>
                </w:rPr>
                <w:delText>80.01</w:delText>
              </w:r>
            </w:del>
          </w:p>
        </w:tc>
        <w:tc>
          <w:tcPr>
            <w:tcW w:w="1411" w:type="dxa"/>
            <w:tcBorders>
              <w:top w:val="nil"/>
              <w:left w:val="single" w:sz="4" w:space="0" w:color="auto"/>
              <w:bottom w:val="nil"/>
              <w:right w:val="nil"/>
            </w:tcBorders>
            <w:shd w:val="clear" w:color="auto" w:fill="B6DDE8" w:themeFill="accent5" w:themeFillTint="66"/>
            <w:noWrap/>
            <w:tcPrChange w:id="1463"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69CC82C7" w14:textId="1DCA2AC2" w:rsidR="00BB4D99" w:rsidRPr="00790356" w:rsidDel="00BB4D99" w:rsidRDefault="00BB4D99" w:rsidP="00BB4D99">
            <w:pPr>
              <w:rPr>
                <w:del w:id="1464" w:author="Bruno Sanchez-Andrade Nuno" w:date="2012-08-17T17:13:00Z"/>
                <w:rFonts w:ascii="Calibri" w:eastAsia="Times New Roman" w:hAnsi="Calibri" w:cs="Times New Roman"/>
                <w:color w:val="000000"/>
              </w:rPr>
              <w:pPrChange w:id="1465" w:author="Bruno Sanchez-Andrade Nuno" w:date="2012-08-17T17:13:00Z">
                <w:pPr>
                  <w:framePr w:hSpace="180" w:wrap="around" w:vAnchor="text" w:hAnchor="page" w:x="1909" w:y="150"/>
                </w:pPr>
              </w:pPrChange>
            </w:pPr>
            <w:del w:id="1466" w:author="Bruno Sanchez-Andrade Nuno" w:date="2012-08-17T17:12:00Z">
              <w:r w:rsidRPr="00790356" w:rsidDel="00BB4D99">
                <w:rPr>
                  <w:rFonts w:ascii="Calibri" w:eastAsia="Times New Roman" w:hAnsi="Calibri" w:cs="Times New Roman"/>
                  <w:color w:val="000000"/>
                </w:rPr>
                <w:delText>Austria</w:delText>
              </w:r>
            </w:del>
          </w:p>
        </w:tc>
        <w:tc>
          <w:tcPr>
            <w:tcW w:w="1350" w:type="dxa"/>
            <w:tcBorders>
              <w:top w:val="nil"/>
              <w:left w:val="nil"/>
              <w:bottom w:val="nil"/>
              <w:right w:val="nil"/>
            </w:tcBorders>
            <w:shd w:val="clear" w:color="auto" w:fill="B6DDE8" w:themeFill="accent5" w:themeFillTint="66"/>
            <w:noWrap/>
            <w:tcPrChange w:id="1467"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65C207B3" w14:textId="6FD70C12" w:rsidR="00BB4D99" w:rsidRPr="00790356" w:rsidDel="00BB4D99" w:rsidRDefault="00BB4D99" w:rsidP="00BB4D99">
            <w:pPr>
              <w:rPr>
                <w:del w:id="1468" w:author="Bruno Sanchez-Andrade Nuno" w:date="2012-08-17T17:13:00Z"/>
                <w:rFonts w:ascii="Calibri" w:eastAsia="Times New Roman" w:hAnsi="Calibri" w:cs="Times New Roman"/>
                <w:color w:val="000000"/>
              </w:rPr>
              <w:pPrChange w:id="1469" w:author="Bruno Sanchez-Andrade Nuno" w:date="2012-08-17T17:13:00Z">
                <w:pPr>
                  <w:framePr w:hSpace="180" w:wrap="around" w:vAnchor="text" w:hAnchor="page" w:x="1909" w:y="150"/>
                </w:pPr>
              </w:pPrChange>
            </w:pPr>
            <w:del w:id="1470" w:author="Bruno Sanchez-Andrade Nuno" w:date="2012-08-17T17:12:00Z">
              <w:r w:rsidRPr="00790356" w:rsidDel="00BB4D99">
                <w:rPr>
                  <w:rFonts w:ascii="Calibri" w:eastAsia="Times New Roman" w:hAnsi="Calibri" w:cs="Times New Roman"/>
                  <w:color w:val="000000"/>
                </w:rPr>
                <w:delText>79.26</w:delText>
              </w:r>
            </w:del>
          </w:p>
        </w:tc>
        <w:tc>
          <w:tcPr>
            <w:tcW w:w="1479" w:type="dxa"/>
            <w:tcBorders>
              <w:top w:val="nil"/>
              <w:left w:val="nil"/>
              <w:bottom w:val="nil"/>
              <w:right w:val="nil"/>
            </w:tcBorders>
            <w:shd w:val="clear" w:color="auto" w:fill="E5B8B7" w:themeFill="accent2" w:themeFillTint="66"/>
            <w:noWrap/>
            <w:tcPrChange w:id="1471"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5FAE3E15" w14:textId="27F70634" w:rsidR="00BB4D99" w:rsidRPr="00790356" w:rsidDel="00BB4D99" w:rsidRDefault="00BB4D99" w:rsidP="00BB4D99">
            <w:pPr>
              <w:rPr>
                <w:del w:id="1472" w:author="Bruno Sanchez-Andrade Nuno" w:date="2012-08-17T17:13:00Z"/>
                <w:rFonts w:ascii="Calibri" w:eastAsia="Times New Roman" w:hAnsi="Calibri" w:cs="Times New Roman"/>
                <w:color w:val="000000"/>
              </w:rPr>
              <w:pPrChange w:id="1473" w:author="Bruno Sanchez-Andrade Nuno" w:date="2012-08-17T17:13:00Z">
                <w:pPr>
                  <w:framePr w:hSpace="180" w:wrap="around" w:vAnchor="text" w:hAnchor="page" w:x="1909" w:y="150"/>
                </w:pPr>
              </w:pPrChange>
            </w:pPr>
            <w:del w:id="1474" w:author="Bruno Sanchez-Andrade Nuno" w:date="2012-08-17T17:12:00Z">
              <w:r w:rsidRPr="00790356" w:rsidDel="00BB4D99">
                <w:rPr>
                  <w:rFonts w:ascii="Calibri" w:eastAsia="Times New Roman" w:hAnsi="Calibri" w:cs="Times New Roman"/>
                  <w:color w:val="000000"/>
                </w:rPr>
                <w:delText>Austria</w:delText>
              </w:r>
            </w:del>
          </w:p>
        </w:tc>
        <w:tc>
          <w:tcPr>
            <w:tcW w:w="1199" w:type="dxa"/>
            <w:tcBorders>
              <w:top w:val="nil"/>
              <w:left w:val="nil"/>
              <w:bottom w:val="nil"/>
              <w:right w:val="nil"/>
            </w:tcBorders>
            <w:shd w:val="clear" w:color="auto" w:fill="E5B8B7" w:themeFill="accent2" w:themeFillTint="66"/>
            <w:noWrap/>
            <w:tcPrChange w:id="1475"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3A90A696" w14:textId="4AB5AF83" w:rsidR="00BB4D99" w:rsidRPr="00790356" w:rsidDel="00BB4D99" w:rsidRDefault="00BB4D99" w:rsidP="00BB4D99">
            <w:pPr>
              <w:rPr>
                <w:del w:id="1476" w:author="Bruno Sanchez-Andrade Nuno" w:date="2012-08-17T17:13:00Z"/>
                <w:rFonts w:ascii="Calibri" w:eastAsia="Times New Roman" w:hAnsi="Calibri" w:cs="Times New Roman"/>
                <w:color w:val="000000"/>
              </w:rPr>
              <w:pPrChange w:id="1477" w:author="Bruno Sanchez-Andrade Nuno" w:date="2012-08-17T17:13:00Z">
                <w:pPr>
                  <w:framePr w:hSpace="180" w:wrap="around" w:vAnchor="text" w:hAnchor="page" w:x="1909" w:y="150"/>
                </w:pPr>
              </w:pPrChange>
            </w:pPr>
            <w:del w:id="1478" w:author="Bruno Sanchez-Andrade Nuno" w:date="2012-08-17T17:12:00Z">
              <w:r w:rsidRPr="00790356" w:rsidDel="00BB4D99">
                <w:rPr>
                  <w:rFonts w:ascii="Calibri" w:eastAsia="Times New Roman" w:hAnsi="Calibri" w:cs="Times New Roman"/>
                  <w:color w:val="000000"/>
                </w:rPr>
                <w:delText>79.70</w:delText>
              </w:r>
            </w:del>
          </w:p>
        </w:tc>
      </w:tr>
      <w:tr w:rsidR="00BB4D99" w:rsidRPr="00790356" w:rsidDel="00BB4D99" w14:paraId="0D95CA68" w14:textId="01A72F0E" w:rsidTr="00BB4D99">
        <w:trPr>
          <w:trHeight w:val="300"/>
          <w:del w:id="1479" w:author="Bruno Sanchez-Andrade Nuno" w:date="2012-08-17T17:13:00Z"/>
          <w:trPrChange w:id="1480"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481"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36F01091" w14:textId="2669A817" w:rsidR="00BB4D99" w:rsidRPr="00790356" w:rsidDel="00BB4D99" w:rsidRDefault="00BB4D99" w:rsidP="00BB4D99">
            <w:pPr>
              <w:rPr>
                <w:del w:id="1482" w:author="Bruno Sanchez-Andrade Nuno" w:date="2012-08-17T17:13:00Z"/>
                <w:rFonts w:ascii="Calibri" w:eastAsia="Times New Roman" w:hAnsi="Calibri" w:cs="Times New Roman"/>
                <w:color w:val="000000"/>
              </w:rPr>
              <w:pPrChange w:id="1483" w:author="Bruno Sanchez-Andrade Nuno" w:date="2012-08-17T17:13:00Z">
                <w:pPr>
                  <w:framePr w:hSpace="180" w:wrap="around" w:vAnchor="text" w:hAnchor="page" w:x="1909" w:y="150"/>
                </w:pPr>
              </w:pPrChange>
            </w:pPr>
            <w:del w:id="1484" w:author="Bruno Sanchez-Andrade Nuno" w:date="2012-08-17T17:12:00Z">
              <w:r w:rsidRPr="00790356" w:rsidDel="00BB4D99">
                <w:rPr>
                  <w:rFonts w:ascii="Calibri" w:eastAsia="Times New Roman" w:hAnsi="Calibri" w:cs="Times New Roman"/>
                  <w:color w:val="000000"/>
                </w:rPr>
                <w:delText>Germany</w:delText>
              </w:r>
            </w:del>
          </w:p>
        </w:tc>
        <w:tc>
          <w:tcPr>
            <w:tcW w:w="1080" w:type="dxa"/>
            <w:tcBorders>
              <w:top w:val="nil"/>
              <w:left w:val="nil"/>
              <w:bottom w:val="nil"/>
              <w:right w:val="single" w:sz="4" w:space="0" w:color="auto"/>
            </w:tcBorders>
            <w:shd w:val="clear" w:color="auto" w:fill="D6E3BC" w:themeFill="accent3" w:themeFillTint="66"/>
            <w:noWrap/>
            <w:tcPrChange w:id="1485"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32B866C4" w14:textId="3E6231F4" w:rsidR="00BB4D99" w:rsidRPr="00790356" w:rsidDel="00BB4D99" w:rsidRDefault="00BB4D99" w:rsidP="00BB4D99">
            <w:pPr>
              <w:rPr>
                <w:del w:id="1486" w:author="Bruno Sanchez-Andrade Nuno" w:date="2012-08-17T17:13:00Z"/>
                <w:rFonts w:ascii="Calibri" w:eastAsia="Times New Roman" w:hAnsi="Calibri" w:cs="Times New Roman"/>
                <w:color w:val="000000"/>
              </w:rPr>
              <w:pPrChange w:id="1487" w:author="Bruno Sanchez-Andrade Nuno" w:date="2012-08-17T17:13:00Z">
                <w:pPr>
                  <w:framePr w:hSpace="180" w:wrap="around" w:vAnchor="text" w:hAnchor="page" w:x="1909" w:y="150"/>
                </w:pPr>
              </w:pPrChange>
            </w:pPr>
            <w:del w:id="1488" w:author="Bruno Sanchez-Andrade Nuno" w:date="2012-08-17T17:12:00Z">
              <w:r w:rsidRPr="00790356" w:rsidDel="00BB4D99">
                <w:rPr>
                  <w:rFonts w:ascii="Calibri" w:eastAsia="Times New Roman" w:hAnsi="Calibri" w:cs="Times New Roman"/>
                  <w:color w:val="000000"/>
                </w:rPr>
                <w:delText>79.98</w:delText>
              </w:r>
            </w:del>
          </w:p>
        </w:tc>
        <w:tc>
          <w:tcPr>
            <w:tcW w:w="1411" w:type="dxa"/>
            <w:tcBorders>
              <w:top w:val="nil"/>
              <w:left w:val="single" w:sz="4" w:space="0" w:color="auto"/>
              <w:bottom w:val="nil"/>
              <w:right w:val="nil"/>
            </w:tcBorders>
            <w:shd w:val="clear" w:color="auto" w:fill="B6DDE8" w:themeFill="accent5" w:themeFillTint="66"/>
            <w:noWrap/>
            <w:tcPrChange w:id="1489"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674B29BE" w14:textId="58232EF0" w:rsidR="00BB4D99" w:rsidRPr="00790356" w:rsidDel="00BB4D99" w:rsidRDefault="00BB4D99" w:rsidP="00BB4D99">
            <w:pPr>
              <w:rPr>
                <w:del w:id="1490" w:author="Bruno Sanchez-Andrade Nuno" w:date="2012-08-17T17:13:00Z"/>
                <w:rFonts w:ascii="Calibri" w:eastAsia="Times New Roman" w:hAnsi="Calibri" w:cs="Times New Roman"/>
                <w:color w:val="000000"/>
              </w:rPr>
              <w:pPrChange w:id="1491" w:author="Bruno Sanchez-Andrade Nuno" w:date="2012-08-17T17:13:00Z">
                <w:pPr>
                  <w:framePr w:hSpace="180" w:wrap="around" w:vAnchor="text" w:hAnchor="page" w:x="1909" w:y="150"/>
                </w:pPr>
              </w:pPrChange>
            </w:pPr>
            <w:del w:id="1492" w:author="Bruno Sanchez-Andrade Nuno" w:date="2012-08-17T17:12:00Z">
              <w:r w:rsidDel="00BB4D99">
                <w:rPr>
                  <w:rFonts w:ascii="Calibri" w:eastAsia="Times New Roman" w:hAnsi="Calibri" w:cs="Times New Roman"/>
                  <w:color w:val="000000"/>
                </w:rPr>
                <w:delText>UK</w:delText>
              </w:r>
            </w:del>
          </w:p>
        </w:tc>
        <w:tc>
          <w:tcPr>
            <w:tcW w:w="1350" w:type="dxa"/>
            <w:tcBorders>
              <w:top w:val="nil"/>
              <w:left w:val="nil"/>
              <w:bottom w:val="nil"/>
              <w:right w:val="nil"/>
            </w:tcBorders>
            <w:shd w:val="clear" w:color="auto" w:fill="B6DDE8" w:themeFill="accent5" w:themeFillTint="66"/>
            <w:noWrap/>
            <w:tcPrChange w:id="1493"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498D553C" w14:textId="58CC8A19" w:rsidR="00BB4D99" w:rsidRPr="00790356" w:rsidDel="00BB4D99" w:rsidRDefault="00BB4D99" w:rsidP="00BB4D99">
            <w:pPr>
              <w:rPr>
                <w:del w:id="1494" w:author="Bruno Sanchez-Andrade Nuno" w:date="2012-08-17T17:13:00Z"/>
                <w:rFonts w:ascii="Calibri" w:eastAsia="Times New Roman" w:hAnsi="Calibri" w:cs="Times New Roman"/>
                <w:color w:val="000000"/>
              </w:rPr>
              <w:pPrChange w:id="1495" w:author="Bruno Sanchez-Andrade Nuno" w:date="2012-08-17T17:13:00Z">
                <w:pPr>
                  <w:framePr w:hSpace="180" w:wrap="around" w:vAnchor="text" w:hAnchor="page" w:x="1909" w:y="150"/>
                </w:pPr>
              </w:pPrChange>
            </w:pPr>
            <w:del w:id="1496" w:author="Bruno Sanchez-Andrade Nuno" w:date="2012-08-17T17:12:00Z">
              <w:r w:rsidRPr="00790356" w:rsidDel="00BB4D99">
                <w:rPr>
                  <w:rFonts w:ascii="Calibri" w:eastAsia="Times New Roman" w:hAnsi="Calibri" w:cs="Times New Roman"/>
                  <w:color w:val="000000"/>
                </w:rPr>
                <w:delText>78.85</w:delText>
              </w:r>
            </w:del>
          </w:p>
        </w:tc>
        <w:tc>
          <w:tcPr>
            <w:tcW w:w="1479" w:type="dxa"/>
            <w:tcBorders>
              <w:top w:val="nil"/>
              <w:left w:val="nil"/>
              <w:bottom w:val="nil"/>
              <w:right w:val="nil"/>
            </w:tcBorders>
            <w:shd w:val="clear" w:color="auto" w:fill="E5B8B7" w:themeFill="accent2" w:themeFillTint="66"/>
            <w:noWrap/>
            <w:tcPrChange w:id="1497"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4E0BB843" w14:textId="39DAC3EA" w:rsidR="00BB4D99" w:rsidRPr="00790356" w:rsidDel="00BB4D99" w:rsidRDefault="00BB4D99" w:rsidP="00BB4D99">
            <w:pPr>
              <w:rPr>
                <w:del w:id="1498" w:author="Bruno Sanchez-Andrade Nuno" w:date="2012-08-17T17:13:00Z"/>
                <w:rFonts w:ascii="Calibri" w:eastAsia="Times New Roman" w:hAnsi="Calibri" w:cs="Times New Roman"/>
                <w:color w:val="000000"/>
              </w:rPr>
              <w:pPrChange w:id="1499" w:author="Bruno Sanchez-Andrade Nuno" w:date="2012-08-17T17:13:00Z">
                <w:pPr>
                  <w:framePr w:hSpace="180" w:wrap="around" w:vAnchor="text" w:hAnchor="page" w:x="1909" w:y="150"/>
                </w:pPr>
              </w:pPrChange>
            </w:pPr>
            <w:del w:id="1500" w:author="Bruno Sanchez-Andrade Nuno" w:date="2012-08-17T17:12:00Z">
              <w:r w:rsidDel="00BB4D99">
                <w:rPr>
                  <w:rFonts w:ascii="Calibri" w:eastAsia="Times New Roman" w:hAnsi="Calibri" w:cs="Times New Roman"/>
                  <w:color w:val="000000"/>
                </w:rPr>
                <w:delText>UK</w:delText>
              </w:r>
            </w:del>
          </w:p>
        </w:tc>
        <w:tc>
          <w:tcPr>
            <w:tcW w:w="1199" w:type="dxa"/>
            <w:tcBorders>
              <w:top w:val="nil"/>
              <w:left w:val="nil"/>
              <w:bottom w:val="nil"/>
              <w:right w:val="nil"/>
            </w:tcBorders>
            <w:shd w:val="clear" w:color="auto" w:fill="E5B8B7" w:themeFill="accent2" w:themeFillTint="66"/>
            <w:noWrap/>
            <w:tcPrChange w:id="1501"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32A8B789" w14:textId="189AB1E4" w:rsidR="00BB4D99" w:rsidRPr="00790356" w:rsidDel="00BB4D99" w:rsidRDefault="00BB4D99" w:rsidP="00BB4D99">
            <w:pPr>
              <w:rPr>
                <w:del w:id="1502" w:author="Bruno Sanchez-Andrade Nuno" w:date="2012-08-17T17:13:00Z"/>
                <w:rFonts w:ascii="Calibri" w:eastAsia="Times New Roman" w:hAnsi="Calibri" w:cs="Times New Roman"/>
                <w:color w:val="000000"/>
              </w:rPr>
              <w:pPrChange w:id="1503" w:author="Bruno Sanchez-Andrade Nuno" w:date="2012-08-17T17:13:00Z">
                <w:pPr>
                  <w:framePr w:hSpace="180" w:wrap="around" w:vAnchor="text" w:hAnchor="page" w:x="1909" w:y="150"/>
                </w:pPr>
              </w:pPrChange>
            </w:pPr>
            <w:del w:id="1504" w:author="Bruno Sanchez-Andrade Nuno" w:date="2012-08-17T17:12:00Z">
              <w:r w:rsidRPr="00790356" w:rsidDel="00BB4D99">
                <w:rPr>
                  <w:rFonts w:ascii="Calibri" w:eastAsia="Times New Roman" w:hAnsi="Calibri" w:cs="Times New Roman"/>
                  <w:color w:val="000000"/>
                </w:rPr>
                <w:delText>78.92</w:delText>
              </w:r>
            </w:del>
          </w:p>
        </w:tc>
      </w:tr>
      <w:tr w:rsidR="00BB4D99" w:rsidRPr="00790356" w:rsidDel="00BB4D99" w14:paraId="617C01A9" w14:textId="2168EB99" w:rsidTr="00BB4D99">
        <w:trPr>
          <w:trHeight w:val="300"/>
          <w:del w:id="1505" w:author="Bruno Sanchez-Andrade Nuno" w:date="2012-08-17T17:13:00Z"/>
          <w:trPrChange w:id="1506"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507"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1BEB6BEE" w14:textId="05C4DA8C" w:rsidR="00BB4D99" w:rsidRPr="00790356" w:rsidDel="00BB4D99" w:rsidRDefault="00BB4D99" w:rsidP="00BB4D99">
            <w:pPr>
              <w:rPr>
                <w:del w:id="1508" w:author="Bruno Sanchez-Andrade Nuno" w:date="2012-08-17T17:13:00Z"/>
                <w:rFonts w:ascii="Calibri" w:eastAsia="Times New Roman" w:hAnsi="Calibri" w:cs="Times New Roman"/>
                <w:color w:val="000000"/>
              </w:rPr>
              <w:pPrChange w:id="1509" w:author="Bruno Sanchez-Andrade Nuno" w:date="2012-08-17T17:13:00Z">
                <w:pPr>
                  <w:framePr w:hSpace="180" w:wrap="around" w:vAnchor="text" w:hAnchor="page" w:x="1909" w:y="150"/>
                </w:pPr>
              </w:pPrChange>
            </w:pPr>
            <w:del w:id="1510" w:author="Bruno Sanchez-Andrade Nuno" w:date="2012-08-17T17:12:00Z">
              <w:r w:rsidDel="00BB4D99">
                <w:rPr>
                  <w:rFonts w:ascii="Calibri" w:eastAsia="Times New Roman" w:hAnsi="Calibri" w:cs="Times New Roman"/>
                  <w:color w:val="000000"/>
                </w:rPr>
                <w:delText>UK</w:delText>
              </w:r>
            </w:del>
          </w:p>
        </w:tc>
        <w:tc>
          <w:tcPr>
            <w:tcW w:w="1080" w:type="dxa"/>
            <w:tcBorders>
              <w:top w:val="nil"/>
              <w:left w:val="nil"/>
              <w:bottom w:val="nil"/>
              <w:right w:val="single" w:sz="4" w:space="0" w:color="auto"/>
            </w:tcBorders>
            <w:shd w:val="clear" w:color="auto" w:fill="D6E3BC" w:themeFill="accent3" w:themeFillTint="66"/>
            <w:noWrap/>
            <w:tcPrChange w:id="1511"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31984960" w14:textId="6C00D1A6" w:rsidR="00BB4D99" w:rsidRPr="00790356" w:rsidDel="00BB4D99" w:rsidRDefault="00BB4D99" w:rsidP="00BB4D99">
            <w:pPr>
              <w:rPr>
                <w:del w:id="1512" w:author="Bruno Sanchez-Andrade Nuno" w:date="2012-08-17T17:13:00Z"/>
                <w:rFonts w:ascii="Calibri" w:eastAsia="Times New Roman" w:hAnsi="Calibri" w:cs="Times New Roman"/>
                <w:color w:val="000000"/>
              </w:rPr>
              <w:pPrChange w:id="1513" w:author="Bruno Sanchez-Andrade Nuno" w:date="2012-08-17T17:13:00Z">
                <w:pPr>
                  <w:framePr w:hSpace="180" w:wrap="around" w:vAnchor="text" w:hAnchor="page" w:x="1909" w:y="150"/>
                </w:pPr>
              </w:pPrChange>
            </w:pPr>
            <w:del w:id="1514" w:author="Bruno Sanchez-Andrade Nuno" w:date="2012-08-17T17:12:00Z">
              <w:r w:rsidRPr="00790356" w:rsidDel="00BB4D99">
                <w:rPr>
                  <w:rFonts w:ascii="Calibri" w:eastAsia="Times New Roman" w:hAnsi="Calibri" w:cs="Times New Roman"/>
                  <w:color w:val="000000"/>
                </w:rPr>
                <w:delText>79.96</w:delText>
              </w:r>
            </w:del>
          </w:p>
        </w:tc>
        <w:tc>
          <w:tcPr>
            <w:tcW w:w="1411" w:type="dxa"/>
            <w:tcBorders>
              <w:top w:val="nil"/>
              <w:left w:val="single" w:sz="4" w:space="0" w:color="auto"/>
              <w:bottom w:val="nil"/>
              <w:right w:val="nil"/>
            </w:tcBorders>
            <w:shd w:val="clear" w:color="auto" w:fill="B6DDE8" w:themeFill="accent5" w:themeFillTint="66"/>
            <w:noWrap/>
            <w:tcPrChange w:id="1515"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3A43BF64" w14:textId="7677B9C1" w:rsidR="00BB4D99" w:rsidRPr="00790356" w:rsidDel="00BB4D99" w:rsidRDefault="00BB4D99" w:rsidP="00BB4D99">
            <w:pPr>
              <w:rPr>
                <w:del w:id="1516" w:author="Bruno Sanchez-Andrade Nuno" w:date="2012-08-17T17:13:00Z"/>
                <w:rFonts w:ascii="Calibri" w:eastAsia="Times New Roman" w:hAnsi="Calibri" w:cs="Times New Roman"/>
                <w:color w:val="000000"/>
              </w:rPr>
              <w:pPrChange w:id="1517" w:author="Bruno Sanchez-Andrade Nuno" w:date="2012-08-17T17:13:00Z">
                <w:pPr>
                  <w:framePr w:hSpace="180" w:wrap="around" w:vAnchor="text" w:hAnchor="page" w:x="1909" w:y="150"/>
                </w:pPr>
              </w:pPrChange>
            </w:pPr>
            <w:del w:id="1518" w:author="Bruno Sanchez-Andrade Nuno" w:date="2012-08-17T17:12:00Z">
              <w:r w:rsidRPr="00790356" w:rsidDel="00BB4D99">
                <w:rPr>
                  <w:rFonts w:ascii="Calibri" w:eastAsia="Times New Roman" w:hAnsi="Calibri" w:cs="Times New Roman"/>
                  <w:color w:val="000000"/>
                </w:rPr>
                <w:delText>Sweden</w:delText>
              </w:r>
            </w:del>
          </w:p>
        </w:tc>
        <w:tc>
          <w:tcPr>
            <w:tcW w:w="1350" w:type="dxa"/>
            <w:tcBorders>
              <w:top w:val="nil"/>
              <w:left w:val="nil"/>
              <w:bottom w:val="nil"/>
              <w:right w:val="nil"/>
            </w:tcBorders>
            <w:shd w:val="clear" w:color="auto" w:fill="B6DDE8" w:themeFill="accent5" w:themeFillTint="66"/>
            <w:noWrap/>
            <w:tcPrChange w:id="1519"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54123F29" w14:textId="6A1E2A01" w:rsidR="00BB4D99" w:rsidRPr="00790356" w:rsidDel="00BB4D99" w:rsidRDefault="00BB4D99" w:rsidP="00BB4D99">
            <w:pPr>
              <w:rPr>
                <w:del w:id="1520" w:author="Bruno Sanchez-Andrade Nuno" w:date="2012-08-17T17:13:00Z"/>
                <w:rFonts w:ascii="Calibri" w:eastAsia="Times New Roman" w:hAnsi="Calibri" w:cs="Times New Roman"/>
                <w:color w:val="000000"/>
              </w:rPr>
              <w:pPrChange w:id="1521" w:author="Bruno Sanchez-Andrade Nuno" w:date="2012-08-17T17:13:00Z">
                <w:pPr>
                  <w:framePr w:hSpace="180" w:wrap="around" w:vAnchor="text" w:hAnchor="page" w:x="1909" w:y="150"/>
                </w:pPr>
              </w:pPrChange>
            </w:pPr>
            <w:del w:id="1522" w:author="Bruno Sanchez-Andrade Nuno" w:date="2012-08-17T17:12:00Z">
              <w:r w:rsidRPr="00790356" w:rsidDel="00BB4D99">
                <w:rPr>
                  <w:rFonts w:ascii="Calibri" w:eastAsia="Times New Roman" w:hAnsi="Calibri" w:cs="Times New Roman"/>
                  <w:color w:val="000000"/>
                </w:rPr>
                <w:delText>77.65</w:delText>
              </w:r>
            </w:del>
          </w:p>
        </w:tc>
        <w:tc>
          <w:tcPr>
            <w:tcW w:w="1479" w:type="dxa"/>
            <w:tcBorders>
              <w:top w:val="nil"/>
              <w:left w:val="nil"/>
              <w:bottom w:val="nil"/>
              <w:right w:val="nil"/>
            </w:tcBorders>
            <w:shd w:val="clear" w:color="auto" w:fill="E5B8B7" w:themeFill="accent2" w:themeFillTint="66"/>
            <w:noWrap/>
            <w:tcPrChange w:id="1523"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5B0DEDF2" w14:textId="223E632C" w:rsidR="00BB4D99" w:rsidRPr="00790356" w:rsidDel="00BB4D99" w:rsidRDefault="00BB4D99" w:rsidP="00BB4D99">
            <w:pPr>
              <w:rPr>
                <w:del w:id="1524" w:author="Bruno Sanchez-Andrade Nuno" w:date="2012-08-17T17:13:00Z"/>
                <w:rFonts w:ascii="Calibri" w:eastAsia="Times New Roman" w:hAnsi="Calibri" w:cs="Times New Roman"/>
                <w:color w:val="000000"/>
              </w:rPr>
              <w:pPrChange w:id="1525" w:author="Bruno Sanchez-Andrade Nuno" w:date="2012-08-17T17:13:00Z">
                <w:pPr>
                  <w:framePr w:hSpace="180" w:wrap="around" w:vAnchor="text" w:hAnchor="page" w:x="1909" w:y="150"/>
                </w:pPr>
              </w:pPrChange>
            </w:pPr>
            <w:del w:id="1526" w:author="Bruno Sanchez-Andrade Nuno" w:date="2012-08-17T17:12:00Z">
              <w:r w:rsidRPr="00790356" w:rsidDel="00BB4D99">
                <w:rPr>
                  <w:rFonts w:ascii="Calibri" w:eastAsia="Times New Roman" w:hAnsi="Calibri" w:cs="Times New Roman"/>
                  <w:color w:val="000000"/>
                </w:rPr>
                <w:delText>Sweden</w:delText>
              </w:r>
            </w:del>
          </w:p>
        </w:tc>
        <w:tc>
          <w:tcPr>
            <w:tcW w:w="1199" w:type="dxa"/>
            <w:tcBorders>
              <w:top w:val="nil"/>
              <w:left w:val="nil"/>
              <w:bottom w:val="nil"/>
              <w:right w:val="nil"/>
            </w:tcBorders>
            <w:shd w:val="clear" w:color="auto" w:fill="E5B8B7" w:themeFill="accent2" w:themeFillTint="66"/>
            <w:noWrap/>
            <w:tcPrChange w:id="1527"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406E45E4" w14:textId="4E6F5DA9" w:rsidR="00BB4D99" w:rsidRPr="00790356" w:rsidDel="00BB4D99" w:rsidRDefault="00BB4D99" w:rsidP="00BB4D99">
            <w:pPr>
              <w:rPr>
                <w:del w:id="1528" w:author="Bruno Sanchez-Andrade Nuno" w:date="2012-08-17T17:13:00Z"/>
                <w:rFonts w:ascii="Calibri" w:eastAsia="Times New Roman" w:hAnsi="Calibri" w:cs="Times New Roman"/>
                <w:color w:val="000000"/>
              </w:rPr>
              <w:pPrChange w:id="1529" w:author="Bruno Sanchez-Andrade Nuno" w:date="2012-08-17T17:13:00Z">
                <w:pPr>
                  <w:framePr w:hSpace="180" w:wrap="around" w:vAnchor="text" w:hAnchor="page" w:x="1909" w:y="150"/>
                </w:pPr>
              </w:pPrChange>
            </w:pPr>
            <w:del w:id="1530" w:author="Bruno Sanchez-Andrade Nuno" w:date="2012-08-17T17:12:00Z">
              <w:r w:rsidRPr="00790356" w:rsidDel="00BB4D99">
                <w:rPr>
                  <w:rFonts w:ascii="Calibri" w:eastAsia="Times New Roman" w:hAnsi="Calibri" w:cs="Times New Roman"/>
                  <w:color w:val="000000"/>
                </w:rPr>
                <w:delText>78.05</w:delText>
              </w:r>
            </w:del>
          </w:p>
        </w:tc>
      </w:tr>
      <w:tr w:rsidR="00BB4D99" w:rsidRPr="00790356" w:rsidDel="00BB4D99" w14:paraId="5B595E21" w14:textId="01204303" w:rsidTr="00BB4D99">
        <w:trPr>
          <w:trHeight w:val="300"/>
          <w:del w:id="1531" w:author="Bruno Sanchez-Andrade Nuno" w:date="2012-08-17T17:13:00Z"/>
          <w:trPrChange w:id="1532"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533"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7A655E53" w14:textId="5122FFD5" w:rsidR="00BB4D99" w:rsidRPr="00790356" w:rsidDel="00BB4D99" w:rsidRDefault="00BB4D99" w:rsidP="00BB4D99">
            <w:pPr>
              <w:rPr>
                <w:del w:id="1534" w:author="Bruno Sanchez-Andrade Nuno" w:date="2012-08-17T17:13:00Z"/>
                <w:rFonts w:ascii="Calibri" w:eastAsia="Times New Roman" w:hAnsi="Calibri" w:cs="Times New Roman"/>
                <w:color w:val="000000"/>
              </w:rPr>
              <w:pPrChange w:id="1535" w:author="Bruno Sanchez-Andrade Nuno" w:date="2012-08-17T17:13:00Z">
                <w:pPr>
                  <w:framePr w:hSpace="180" w:wrap="around" w:vAnchor="text" w:hAnchor="page" w:x="1909" w:y="150"/>
                </w:pPr>
              </w:pPrChange>
            </w:pPr>
            <w:del w:id="1536" w:author="Bruno Sanchez-Andrade Nuno" w:date="2012-08-17T17:12:00Z">
              <w:r w:rsidRPr="00790356" w:rsidDel="00BB4D99">
                <w:rPr>
                  <w:rFonts w:ascii="Calibri" w:eastAsia="Times New Roman" w:hAnsi="Calibri" w:cs="Times New Roman"/>
                  <w:color w:val="000000"/>
                </w:rPr>
                <w:delText>Sweden</w:delText>
              </w:r>
            </w:del>
          </w:p>
        </w:tc>
        <w:tc>
          <w:tcPr>
            <w:tcW w:w="1080" w:type="dxa"/>
            <w:tcBorders>
              <w:top w:val="nil"/>
              <w:left w:val="nil"/>
              <w:bottom w:val="nil"/>
              <w:right w:val="single" w:sz="4" w:space="0" w:color="auto"/>
            </w:tcBorders>
            <w:shd w:val="clear" w:color="auto" w:fill="D6E3BC" w:themeFill="accent3" w:themeFillTint="66"/>
            <w:noWrap/>
            <w:tcPrChange w:id="1537"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1DE099F4" w14:textId="46BD7182" w:rsidR="00BB4D99" w:rsidRPr="00790356" w:rsidDel="00BB4D99" w:rsidRDefault="00BB4D99" w:rsidP="00BB4D99">
            <w:pPr>
              <w:rPr>
                <w:del w:id="1538" w:author="Bruno Sanchez-Andrade Nuno" w:date="2012-08-17T17:13:00Z"/>
                <w:rFonts w:ascii="Calibri" w:eastAsia="Times New Roman" w:hAnsi="Calibri" w:cs="Times New Roman"/>
                <w:color w:val="000000"/>
              </w:rPr>
              <w:pPrChange w:id="1539" w:author="Bruno Sanchez-Andrade Nuno" w:date="2012-08-17T17:13:00Z">
                <w:pPr>
                  <w:framePr w:hSpace="180" w:wrap="around" w:vAnchor="text" w:hAnchor="page" w:x="1909" w:y="150"/>
                </w:pPr>
              </w:pPrChange>
            </w:pPr>
            <w:del w:id="1540" w:author="Bruno Sanchez-Andrade Nuno" w:date="2012-08-17T17:12:00Z">
              <w:r w:rsidRPr="00790356" w:rsidDel="00BB4D99">
                <w:rPr>
                  <w:rFonts w:ascii="Calibri" w:eastAsia="Times New Roman" w:hAnsi="Calibri" w:cs="Times New Roman"/>
                  <w:color w:val="000000"/>
                </w:rPr>
                <w:delText>79.75</w:delText>
              </w:r>
            </w:del>
          </w:p>
        </w:tc>
        <w:tc>
          <w:tcPr>
            <w:tcW w:w="1411" w:type="dxa"/>
            <w:tcBorders>
              <w:top w:val="nil"/>
              <w:left w:val="single" w:sz="4" w:space="0" w:color="auto"/>
              <w:bottom w:val="nil"/>
              <w:right w:val="nil"/>
            </w:tcBorders>
            <w:shd w:val="clear" w:color="auto" w:fill="B6DDE8" w:themeFill="accent5" w:themeFillTint="66"/>
            <w:noWrap/>
            <w:tcPrChange w:id="1541"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4C7EEC99" w14:textId="6CB86DFA" w:rsidR="00BB4D99" w:rsidRPr="00790356" w:rsidDel="00BB4D99" w:rsidRDefault="00BB4D99" w:rsidP="00BB4D99">
            <w:pPr>
              <w:rPr>
                <w:del w:id="1542" w:author="Bruno Sanchez-Andrade Nuno" w:date="2012-08-17T17:13:00Z"/>
                <w:rFonts w:ascii="Calibri" w:eastAsia="Times New Roman" w:hAnsi="Calibri" w:cs="Times New Roman"/>
                <w:color w:val="000000"/>
              </w:rPr>
              <w:pPrChange w:id="1543" w:author="Bruno Sanchez-Andrade Nuno" w:date="2012-08-17T17:13:00Z">
                <w:pPr>
                  <w:framePr w:hSpace="180" w:wrap="around" w:vAnchor="text" w:hAnchor="page" w:x="1909" w:y="150"/>
                </w:pPr>
              </w:pPrChange>
            </w:pPr>
            <w:del w:id="1544" w:author="Bruno Sanchez-Andrade Nuno" w:date="2012-08-17T17:12:00Z">
              <w:r w:rsidRPr="00790356" w:rsidDel="00BB4D99">
                <w:rPr>
                  <w:rFonts w:ascii="Calibri" w:eastAsia="Times New Roman" w:hAnsi="Calibri" w:cs="Times New Roman"/>
                  <w:color w:val="000000"/>
                </w:rPr>
                <w:delText>Singapore</w:delText>
              </w:r>
            </w:del>
          </w:p>
        </w:tc>
        <w:tc>
          <w:tcPr>
            <w:tcW w:w="1350" w:type="dxa"/>
            <w:tcBorders>
              <w:top w:val="nil"/>
              <w:left w:val="nil"/>
              <w:bottom w:val="nil"/>
              <w:right w:val="nil"/>
            </w:tcBorders>
            <w:shd w:val="clear" w:color="auto" w:fill="B6DDE8" w:themeFill="accent5" w:themeFillTint="66"/>
            <w:noWrap/>
            <w:tcPrChange w:id="1545"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3C4783F2" w14:textId="7A600348" w:rsidR="00BB4D99" w:rsidRPr="00790356" w:rsidDel="00BB4D99" w:rsidRDefault="00BB4D99" w:rsidP="00BB4D99">
            <w:pPr>
              <w:rPr>
                <w:del w:id="1546" w:author="Bruno Sanchez-Andrade Nuno" w:date="2012-08-17T17:13:00Z"/>
                <w:rFonts w:ascii="Calibri" w:eastAsia="Times New Roman" w:hAnsi="Calibri" w:cs="Times New Roman"/>
                <w:color w:val="000000"/>
              </w:rPr>
              <w:pPrChange w:id="1547" w:author="Bruno Sanchez-Andrade Nuno" w:date="2012-08-17T17:13:00Z">
                <w:pPr>
                  <w:framePr w:hSpace="180" w:wrap="around" w:vAnchor="text" w:hAnchor="page" w:x="1909" w:y="150"/>
                </w:pPr>
              </w:pPrChange>
            </w:pPr>
            <w:del w:id="1548" w:author="Bruno Sanchez-Andrade Nuno" w:date="2012-08-17T17:12:00Z">
              <w:r w:rsidRPr="00790356" w:rsidDel="00BB4D99">
                <w:rPr>
                  <w:rFonts w:ascii="Calibri" w:eastAsia="Times New Roman" w:hAnsi="Calibri" w:cs="Times New Roman"/>
                  <w:color w:val="000000"/>
                </w:rPr>
                <w:delText>77.51</w:delText>
              </w:r>
            </w:del>
          </w:p>
        </w:tc>
        <w:tc>
          <w:tcPr>
            <w:tcW w:w="1479" w:type="dxa"/>
            <w:tcBorders>
              <w:top w:val="nil"/>
              <w:left w:val="nil"/>
              <w:bottom w:val="nil"/>
              <w:right w:val="nil"/>
            </w:tcBorders>
            <w:shd w:val="clear" w:color="auto" w:fill="E5B8B7" w:themeFill="accent2" w:themeFillTint="66"/>
            <w:noWrap/>
            <w:tcPrChange w:id="1549"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1E9DB701" w14:textId="506ADDE9" w:rsidR="00BB4D99" w:rsidRPr="00790356" w:rsidDel="00BB4D99" w:rsidRDefault="00BB4D99" w:rsidP="00BB4D99">
            <w:pPr>
              <w:rPr>
                <w:del w:id="1550" w:author="Bruno Sanchez-Andrade Nuno" w:date="2012-08-17T17:13:00Z"/>
                <w:rFonts w:ascii="Calibri" w:eastAsia="Times New Roman" w:hAnsi="Calibri" w:cs="Times New Roman"/>
                <w:color w:val="000000"/>
              </w:rPr>
              <w:pPrChange w:id="1551" w:author="Bruno Sanchez-Andrade Nuno" w:date="2012-08-17T17:13:00Z">
                <w:pPr>
                  <w:framePr w:hSpace="180" w:wrap="around" w:vAnchor="text" w:hAnchor="page" w:x="1909" w:y="150"/>
                </w:pPr>
              </w:pPrChange>
            </w:pPr>
            <w:del w:id="1552" w:author="Bruno Sanchez-Andrade Nuno" w:date="2012-08-17T17:12:00Z">
              <w:r w:rsidRPr="00790356" w:rsidDel="00BB4D99">
                <w:rPr>
                  <w:rFonts w:ascii="Calibri" w:eastAsia="Times New Roman" w:hAnsi="Calibri" w:cs="Times New Roman"/>
                  <w:color w:val="000000"/>
                </w:rPr>
                <w:delText>Singapore</w:delText>
              </w:r>
            </w:del>
          </w:p>
        </w:tc>
        <w:tc>
          <w:tcPr>
            <w:tcW w:w="1199" w:type="dxa"/>
            <w:tcBorders>
              <w:top w:val="nil"/>
              <w:left w:val="nil"/>
              <w:bottom w:val="nil"/>
              <w:right w:val="nil"/>
            </w:tcBorders>
            <w:shd w:val="clear" w:color="auto" w:fill="E5B8B7" w:themeFill="accent2" w:themeFillTint="66"/>
            <w:noWrap/>
            <w:tcPrChange w:id="1553"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23825DE8" w14:textId="2ED01E1E" w:rsidR="00BB4D99" w:rsidRPr="00790356" w:rsidDel="00BB4D99" w:rsidRDefault="00BB4D99" w:rsidP="00BB4D99">
            <w:pPr>
              <w:rPr>
                <w:del w:id="1554" w:author="Bruno Sanchez-Andrade Nuno" w:date="2012-08-17T17:13:00Z"/>
                <w:rFonts w:ascii="Calibri" w:eastAsia="Times New Roman" w:hAnsi="Calibri" w:cs="Times New Roman"/>
                <w:color w:val="000000"/>
              </w:rPr>
              <w:pPrChange w:id="1555" w:author="Bruno Sanchez-Andrade Nuno" w:date="2012-08-17T17:13:00Z">
                <w:pPr>
                  <w:framePr w:hSpace="180" w:wrap="around" w:vAnchor="text" w:hAnchor="page" w:x="1909" w:y="150"/>
                </w:pPr>
              </w:pPrChange>
            </w:pPr>
            <w:del w:id="1556" w:author="Bruno Sanchez-Andrade Nuno" w:date="2012-08-17T17:12:00Z">
              <w:r w:rsidRPr="00790356" w:rsidDel="00BB4D99">
                <w:rPr>
                  <w:rFonts w:ascii="Calibri" w:eastAsia="Times New Roman" w:hAnsi="Calibri" w:cs="Times New Roman"/>
                  <w:color w:val="000000"/>
                </w:rPr>
                <w:delText>77.74</w:delText>
              </w:r>
            </w:del>
          </w:p>
        </w:tc>
      </w:tr>
      <w:tr w:rsidR="00BB4D99" w:rsidRPr="00790356" w:rsidDel="00BB4D99" w14:paraId="5C0EE2F6" w14:textId="350FDDFC" w:rsidTr="00BB4D99">
        <w:trPr>
          <w:trHeight w:val="300"/>
          <w:del w:id="1557" w:author="Bruno Sanchez-Andrade Nuno" w:date="2012-08-17T17:13:00Z"/>
          <w:trPrChange w:id="1558"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559"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6A47C455" w14:textId="4DB782F6" w:rsidR="00BB4D99" w:rsidRPr="00790356" w:rsidDel="00BB4D99" w:rsidRDefault="00BB4D99" w:rsidP="00BB4D99">
            <w:pPr>
              <w:rPr>
                <w:del w:id="1560" w:author="Bruno Sanchez-Andrade Nuno" w:date="2012-08-17T17:13:00Z"/>
                <w:rFonts w:ascii="Calibri" w:eastAsia="Times New Roman" w:hAnsi="Calibri" w:cs="Times New Roman"/>
                <w:color w:val="000000"/>
              </w:rPr>
              <w:pPrChange w:id="1561" w:author="Bruno Sanchez-Andrade Nuno" w:date="2012-08-17T17:13:00Z">
                <w:pPr>
                  <w:framePr w:hSpace="180" w:wrap="around" w:vAnchor="text" w:hAnchor="page" w:x="1909" w:y="150"/>
                </w:pPr>
              </w:pPrChange>
            </w:pPr>
            <w:del w:id="1562" w:author="Bruno Sanchez-Andrade Nuno" w:date="2012-08-17T17:12:00Z">
              <w:r w:rsidRPr="00790356" w:rsidDel="00BB4D99">
                <w:rPr>
                  <w:rFonts w:ascii="Calibri" w:eastAsia="Times New Roman" w:hAnsi="Calibri" w:cs="Times New Roman"/>
                  <w:color w:val="000000"/>
                </w:rPr>
                <w:delText>Czech R</w:delText>
              </w:r>
              <w:r w:rsidDel="00BB4D99">
                <w:rPr>
                  <w:rFonts w:ascii="Calibri" w:eastAsia="Times New Roman" w:hAnsi="Calibri" w:cs="Times New Roman"/>
                  <w:color w:val="000000"/>
                </w:rPr>
                <w:delText>.</w:delText>
              </w:r>
            </w:del>
          </w:p>
        </w:tc>
        <w:tc>
          <w:tcPr>
            <w:tcW w:w="1080" w:type="dxa"/>
            <w:tcBorders>
              <w:top w:val="nil"/>
              <w:left w:val="nil"/>
              <w:bottom w:val="nil"/>
              <w:right w:val="single" w:sz="4" w:space="0" w:color="auto"/>
            </w:tcBorders>
            <w:shd w:val="clear" w:color="auto" w:fill="D6E3BC" w:themeFill="accent3" w:themeFillTint="66"/>
            <w:noWrap/>
            <w:tcPrChange w:id="1563"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5E43DEDF" w14:textId="1427EC0A" w:rsidR="00BB4D99" w:rsidRPr="00790356" w:rsidDel="00BB4D99" w:rsidRDefault="00BB4D99" w:rsidP="00BB4D99">
            <w:pPr>
              <w:rPr>
                <w:del w:id="1564" w:author="Bruno Sanchez-Andrade Nuno" w:date="2012-08-17T17:13:00Z"/>
                <w:rFonts w:ascii="Calibri" w:eastAsia="Times New Roman" w:hAnsi="Calibri" w:cs="Times New Roman"/>
                <w:color w:val="000000"/>
              </w:rPr>
              <w:pPrChange w:id="1565" w:author="Bruno Sanchez-Andrade Nuno" w:date="2012-08-17T17:13:00Z">
                <w:pPr>
                  <w:framePr w:hSpace="180" w:wrap="around" w:vAnchor="text" w:hAnchor="page" w:x="1909" w:y="150"/>
                </w:pPr>
              </w:pPrChange>
            </w:pPr>
            <w:del w:id="1566" w:author="Bruno Sanchez-Andrade Nuno" w:date="2012-08-17T17:12:00Z">
              <w:r w:rsidRPr="00790356" w:rsidDel="00BB4D99">
                <w:rPr>
                  <w:rFonts w:ascii="Calibri" w:eastAsia="Times New Roman" w:hAnsi="Calibri" w:cs="Times New Roman"/>
                  <w:color w:val="000000"/>
                </w:rPr>
                <w:delText>79.70</w:delText>
              </w:r>
            </w:del>
          </w:p>
        </w:tc>
        <w:tc>
          <w:tcPr>
            <w:tcW w:w="1411" w:type="dxa"/>
            <w:tcBorders>
              <w:top w:val="nil"/>
              <w:left w:val="single" w:sz="4" w:space="0" w:color="auto"/>
              <w:bottom w:val="nil"/>
              <w:right w:val="nil"/>
            </w:tcBorders>
            <w:shd w:val="clear" w:color="auto" w:fill="B6DDE8" w:themeFill="accent5" w:themeFillTint="66"/>
            <w:noWrap/>
            <w:tcPrChange w:id="1567"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6CCA03B9" w14:textId="5A970450" w:rsidR="00BB4D99" w:rsidRPr="00790356" w:rsidDel="00BB4D99" w:rsidRDefault="00BB4D99" w:rsidP="00BB4D99">
            <w:pPr>
              <w:rPr>
                <w:del w:id="1568" w:author="Bruno Sanchez-Andrade Nuno" w:date="2012-08-17T17:13:00Z"/>
                <w:rFonts w:ascii="Calibri" w:eastAsia="Times New Roman" w:hAnsi="Calibri" w:cs="Times New Roman"/>
                <w:color w:val="000000"/>
              </w:rPr>
              <w:pPrChange w:id="1569" w:author="Bruno Sanchez-Andrade Nuno" w:date="2012-08-17T17:13:00Z">
                <w:pPr>
                  <w:framePr w:hSpace="180" w:wrap="around" w:vAnchor="text" w:hAnchor="page" w:x="1909" w:y="150"/>
                </w:pPr>
              </w:pPrChange>
            </w:pPr>
            <w:del w:id="1570" w:author="Bruno Sanchez-Andrade Nuno" w:date="2012-08-17T17:12:00Z">
              <w:r w:rsidDel="00BB4D99">
                <w:rPr>
                  <w:rFonts w:ascii="Calibri" w:eastAsia="Times New Roman" w:hAnsi="Calibri" w:cs="Times New Roman"/>
                  <w:color w:val="000000"/>
                </w:rPr>
                <w:delText>USA</w:delText>
              </w:r>
            </w:del>
          </w:p>
        </w:tc>
        <w:tc>
          <w:tcPr>
            <w:tcW w:w="1350" w:type="dxa"/>
            <w:tcBorders>
              <w:top w:val="nil"/>
              <w:left w:val="nil"/>
              <w:bottom w:val="nil"/>
              <w:right w:val="nil"/>
            </w:tcBorders>
            <w:shd w:val="clear" w:color="auto" w:fill="B6DDE8" w:themeFill="accent5" w:themeFillTint="66"/>
            <w:noWrap/>
            <w:tcPrChange w:id="1571"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1CFDD3EF" w14:textId="6E8D523E" w:rsidR="00BB4D99" w:rsidRPr="00790356" w:rsidDel="00BB4D99" w:rsidRDefault="00BB4D99" w:rsidP="00BB4D99">
            <w:pPr>
              <w:rPr>
                <w:del w:id="1572" w:author="Bruno Sanchez-Andrade Nuno" w:date="2012-08-17T17:13:00Z"/>
                <w:rFonts w:ascii="Calibri" w:eastAsia="Times New Roman" w:hAnsi="Calibri" w:cs="Times New Roman"/>
                <w:color w:val="000000"/>
              </w:rPr>
              <w:pPrChange w:id="1573" w:author="Bruno Sanchez-Andrade Nuno" w:date="2012-08-17T17:13:00Z">
                <w:pPr>
                  <w:framePr w:hSpace="180" w:wrap="around" w:vAnchor="text" w:hAnchor="page" w:x="1909" w:y="150"/>
                </w:pPr>
              </w:pPrChange>
            </w:pPr>
            <w:del w:id="1574" w:author="Bruno Sanchez-Andrade Nuno" w:date="2012-08-17T17:12:00Z">
              <w:r w:rsidRPr="00790356" w:rsidDel="00BB4D99">
                <w:rPr>
                  <w:rFonts w:ascii="Calibri" w:eastAsia="Times New Roman" w:hAnsi="Calibri" w:cs="Times New Roman"/>
                  <w:color w:val="000000"/>
                </w:rPr>
                <w:delText>77.30</w:delText>
              </w:r>
            </w:del>
          </w:p>
        </w:tc>
        <w:tc>
          <w:tcPr>
            <w:tcW w:w="1479" w:type="dxa"/>
            <w:tcBorders>
              <w:top w:val="nil"/>
              <w:left w:val="nil"/>
              <w:bottom w:val="nil"/>
              <w:right w:val="nil"/>
            </w:tcBorders>
            <w:shd w:val="clear" w:color="auto" w:fill="E5B8B7" w:themeFill="accent2" w:themeFillTint="66"/>
            <w:noWrap/>
            <w:tcPrChange w:id="1575"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50B837E3" w14:textId="3E9904EB" w:rsidR="00BB4D99" w:rsidRPr="00790356" w:rsidDel="00BB4D99" w:rsidRDefault="00BB4D99" w:rsidP="00BB4D99">
            <w:pPr>
              <w:rPr>
                <w:del w:id="1576" w:author="Bruno Sanchez-Andrade Nuno" w:date="2012-08-17T17:13:00Z"/>
                <w:rFonts w:ascii="Calibri" w:eastAsia="Times New Roman" w:hAnsi="Calibri" w:cs="Times New Roman"/>
                <w:color w:val="000000"/>
              </w:rPr>
              <w:pPrChange w:id="1577" w:author="Bruno Sanchez-Andrade Nuno" w:date="2012-08-17T17:13:00Z">
                <w:pPr>
                  <w:framePr w:hSpace="180" w:wrap="around" w:vAnchor="text" w:hAnchor="page" w:x="1909" w:y="150"/>
                </w:pPr>
              </w:pPrChange>
            </w:pPr>
            <w:del w:id="1578" w:author="Bruno Sanchez-Andrade Nuno" w:date="2012-08-17T17:12:00Z">
              <w:r w:rsidRPr="00790356" w:rsidDel="00BB4D99">
                <w:rPr>
                  <w:rFonts w:ascii="Calibri" w:eastAsia="Times New Roman" w:hAnsi="Calibri" w:cs="Times New Roman"/>
                  <w:color w:val="000000"/>
                </w:rPr>
                <w:delText>Germany</w:delText>
              </w:r>
            </w:del>
          </w:p>
        </w:tc>
        <w:tc>
          <w:tcPr>
            <w:tcW w:w="1199" w:type="dxa"/>
            <w:tcBorders>
              <w:top w:val="nil"/>
              <w:left w:val="nil"/>
              <w:bottom w:val="nil"/>
              <w:right w:val="nil"/>
            </w:tcBorders>
            <w:shd w:val="clear" w:color="auto" w:fill="E5B8B7" w:themeFill="accent2" w:themeFillTint="66"/>
            <w:noWrap/>
            <w:tcPrChange w:id="1579"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4644E4EB" w14:textId="0F5E7089" w:rsidR="00BB4D99" w:rsidRPr="00790356" w:rsidDel="00BB4D99" w:rsidRDefault="00BB4D99" w:rsidP="00BB4D99">
            <w:pPr>
              <w:rPr>
                <w:del w:id="1580" w:author="Bruno Sanchez-Andrade Nuno" w:date="2012-08-17T17:13:00Z"/>
                <w:rFonts w:ascii="Calibri" w:eastAsia="Times New Roman" w:hAnsi="Calibri" w:cs="Times New Roman"/>
                <w:color w:val="000000"/>
              </w:rPr>
              <w:pPrChange w:id="1581" w:author="Bruno Sanchez-Andrade Nuno" w:date="2012-08-17T17:13:00Z">
                <w:pPr>
                  <w:framePr w:hSpace="180" w:wrap="around" w:vAnchor="text" w:hAnchor="page" w:x="1909" w:y="150"/>
                </w:pPr>
              </w:pPrChange>
            </w:pPr>
            <w:del w:id="1582" w:author="Bruno Sanchez-Andrade Nuno" w:date="2012-08-17T17:12:00Z">
              <w:r w:rsidRPr="00790356" w:rsidDel="00BB4D99">
                <w:rPr>
                  <w:rFonts w:ascii="Calibri" w:eastAsia="Times New Roman" w:hAnsi="Calibri" w:cs="Times New Roman"/>
                  <w:color w:val="000000"/>
                </w:rPr>
                <w:delText>77.58</w:delText>
              </w:r>
            </w:del>
          </w:p>
        </w:tc>
      </w:tr>
      <w:tr w:rsidR="00BB4D99" w:rsidRPr="00790356" w:rsidDel="00BB4D99" w14:paraId="43B18D9A" w14:textId="6E805B2F" w:rsidTr="00BB4D99">
        <w:trPr>
          <w:trHeight w:val="300"/>
          <w:del w:id="1583" w:author="Bruno Sanchez-Andrade Nuno" w:date="2012-08-17T17:13:00Z"/>
          <w:trPrChange w:id="1584"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585"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41C8F98D" w14:textId="3CC3D873" w:rsidR="00BB4D99" w:rsidRPr="00790356" w:rsidDel="00BB4D99" w:rsidRDefault="00BB4D99" w:rsidP="00BB4D99">
            <w:pPr>
              <w:rPr>
                <w:del w:id="1586" w:author="Bruno Sanchez-Andrade Nuno" w:date="2012-08-17T17:13:00Z"/>
                <w:rFonts w:ascii="Calibri" w:eastAsia="Times New Roman" w:hAnsi="Calibri" w:cs="Times New Roman"/>
                <w:color w:val="000000"/>
              </w:rPr>
              <w:pPrChange w:id="1587" w:author="Bruno Sanchez-Andrade Nuno" w:date="2012-08-17T17:13:00Z">
                <w:pPr>
                  <w:framePr w:hSpace="180" w:wrap="around" w:vAnchor="text" w:hAnchor="page" w:x="1909" w:y="150"/>
                </w:pPr>
              </w:pPrChange>
            </w:pPr>
            <w:del w:id="1588" w:author="Bruno Sanchez-Andrade Nuno" w:date="2012-08-17T17:12:00Z">
              <w:r w:rsidRPr="00790356" w:rsidDel="00BB4D99">
                <w:rPr>
                  <w:rFonts w:ascii="Calibri" w:eastAsia="Times New Roman" w:hAnsi="Calibri" w:cs="Times New Roman"/>
                  <w:color w:val="000000"/>
                </w:rPr>
                <w:delText>Austria</w:delText>
              </w:r>
            </w:del>
          </w:p>
        </w:tc>
        <w:tc>
          <w:tcPr>
            <w:tcW w:w="1080" w:type="dxa"/>
            <w:tcBorders>
              <w:top w:val="nil"/>
              <w:left w:val="nil"/>
              <w:bottom w:val="nil"/>
              <w:right w:val="single" w:sz="4" w:space="0" w:color="auto"/>
            </w:tcBorders>
            <w:shd w:val="clear" w:color="auto" w:fill="D6E3BC" w:themeFill="accent3" w:themeFillTint="66"/>
            <w:noWrap/>
            <w:tcPrChange w:id="1589"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561A7F92" w14:textId="40538DB1" w:rsidR="00BB4D99" w:rsidRPr="00790356" w:rsidDel="00BB4D99" w:rsidRDefault="00BB4D99" w:rsidP="00BB4D99">
            <w:pPr>
              <w:rPr>
                <w:del w:id="1590" w:author="Bruno Sanchez-Andrade Nuno" w:date="2012-08-17T17:13:00Z"/>
                <w:rFonts w:ascii="Calibri" w:eastAsia="Times New Roman" w:hAnsi="Calibri" w:cs="Times New Roman"/>
                <w:color w:val="000000"/>
              </w:rPr>
              <w:pPrChange w:id="1591" w:author="Bruno Sanchez-Andrade Nuno" w:date="2012-08-17T17:13:00Z">
                <w:pPr>
                  <w:framePr w:hSpace="180" w:wrap="around" w:vAnchor="text" w:hAnchor="page" w:x="1909" w:y="150"/>
                </w:pPr>
              </w:pPrChange>
            </w:pPr>
            <w:del w:id="1592" w:author="Bruno Sanchez-Andrade Nuno" w:date="2012-08-17T17:12:00Z">
              <w:r w:rsidRPr="00790356" w:rsidDel="00BB4D99">
                <w:rPr>
                  <w:rFonts w:ascii="Calibri" w:eastAsia="Times New Roman" w:hAnsi="Calibri" w:cs="Times New Roman"/>
                  <w:color w:val="000000"/>
                </w:rPr>
                <w:delText>79.54</w:delText>
              </w:r>
            </w:del>
          </w:p>
        </w:tc>
        <w:tc>
          <w:tcPr>
            <w:tcW w:w="1411" w:type="dxa"/>
            <w:tcBorders>
              <w:top w:val="nil"/>
              <w:left w:val="single" w:sz="4" w:space="0" w:color="auto"/>
              <w:bottom w:val="nil"/>
              <w:right w:val="nil"/>
            </w:tcBorders>
            <w:shd w:val="clear" w:color="auto" w:fill="B6DDE8" w:themeFill="accent5" w:themeFillTint="66"/>
            <w:noWrap/>
            <w:tcPrChange w:id="1593"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519CECB7" w14:textId="606F97F0" w:rsidR="00BB4D99" w:rsidRPr="00790356" w:rsidDel="00BB4D99" w:rsidRDefault="00BB4D99" w:rsidP="00BB4D99">
            <w:pPr>
              <w:rPr>
                <w:del w:id="1594" w:author="Bruno Sanchez-Andrade Nuno" w:date="2012-08-17T17:13:00Z"/>
                <w:rFonts w:ascii="Calibri" w:eastAsia="Times New Roman" w:hAnsi="Calibri" w:cs="Times New Roman"/>
                <w:color w:val="000000"/>
              </w:rPr>
              <w:pPrChange w:id="1595" w:author="Bruno Sanchez-Andrade Nuno" w:date="2012-08-17T17:13:00Z">
                <w:pPr>
                  <w:framePr w:hSpace="180" w:wrap="around" w:vAnchor="text" w:hAnchor="page" w:x="1909" w:y="150"/>
                </w:pPr>
              </w:pPrChange>
            </w:pPr>
            <w:del w:id="1596" w:author="Bruno Sanchez-Andrade Nuno" w:date="2012-08-17T17:12:00Z">
              <w:r w:rsidRPr="00790356" w:rsidDel="00BB4D99">
                <w:rPr>
                  <w:rFonts w:ascii="Calibri" w:eastAsia="Times New Roman" w:hAnsi="Calibri" w:cs="Times New Roman"/>
                  <w:color w:val="000000"/>
                </w:rPr>
                <w:delText>Germany</w:delText>
              </w:r>
            </w:del>
          </w:p>
        </w:tc>
        <w:tc>
          <w:tcPr>
            <w:tcW w:w="1350" w:type="dxa"/>
            <w:tcBorders>
              <w:top w:val="nil"/>
              <w:left w:val="nil"/>
              <w:bottom w:val="nil"/>
              <w:right w:val="nil"/>
            </w:tcBorders>
            <w:shd w:val="clear" w:color="auto" w:fill="B6DDE8" w:themeFill="accent5" w:themeFillTint="66"/>
            <w:noWrap/>
            <w:tcPrChange w:id="1597"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0C31F8CF" w14:textId="3424CDD2" w:rsidR="00BB4D99" w:rsidRPr="00790356" w:rsidDel="00BB4D99" w:rsidRDefault="00BB4D99" w:rsidP="00BB4D99">
            <w:pPr>
              <w:rPr>
                <w:del w:id="1598" w:author="Bruno Sanchez-Andrade Nuno" w:date="2012-08-17T17:13:00Z"/>
                <w:rFonts w:ascii="Calibri" w:eastAsia="Times New Roman" w:hAnsi="Calibri" w:cs="Times New Roman"/>
                <w:color w:val="000000"/>
              </w:rPr>
              <w:pPrChange w:id="1599" w:author="Bruno Sanchez-Andrade Nuno" w:date="2012-08-17T17:13:00Z">
                <w:pPr>
                  <w:framePr w:hSpace="180" w:wrap="around" w:vAnchor="text" w:hAnchor="page" w:x="1909" w:y="150"/>
                </w:pPr>
              </w:pPrChange>
            </w:pPr>
            <w:del w:id="1600" w:author="Bruno Sanchez-Andrade Nuno" w:date="2012-08-17T17:12:00Z">
              <w:r w:rsidRPr="00790356" w:rsidDel="00BB4D99">
                <w:rPr>
                  <w:rFonts w:ascii="Calibri" w:eastAsia="Times New Roman" w:hAnsi="Calibri" w:cs="Times New Roman"/>
                  <w:color w:val="000000"/>
                </w:rPr>
                <w:delText>77.15</w:delText>
              </w:r>
            </w:del>
          </w:p>
        </w:tc>
        <w:tc>
          <w:tcPr>
            <w:tcW w:w="1479" w:type="dxa"/>
            <w:tcBorders>
              <w:top w:val="nil"/>
              <w:left w:val="nil"/>
              <w:bottom w:val="nil"/>
              <w:right w:val="nil"/>
            </w:tcBorders>
            <w:shd w:val="clear" w:color="auto" w:fill="E5B8B7" w:themeFill="accent2" w:themeFillTint="66"/>
            <w:noWrap/>
            <w:tcPrChange w:id="1601"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7422C5E2" w14:textId="02F8BFE5" w:rsidR="00BB4D99" w:rsidRPr="00790356" w:rsidDel="00BB4D99" w:rsidRDefault="00BB4D99" w:rsidP="00BB4D99">
            <w:pPr>
              <w:rPr>
                <w:del w:id="1602" w:author="Bruno Sanchez-Andrade Nuno" w:date="2012-08-17T17:13:00Z"/>
                <w:rFonts w:ascii="Calibri" w:eastAsia="Times New Roman" w:hAnsi="Calibri" w:cs="Times New Roman"/>
                <w:color w:val="000000"/>
              </w:rPr>
              <w:pPrChange w:id="1603" w:author="Bruno Sanchez-Andrade Nuno" w:date="2012-08-17T17:13:00Z">
                <w:pPr>
                  <w:framePr w:hSpace="180" w:wrap="around" w:vAnchor="text" w:hAnchor="page" w:x="1909" w:y="150"/>
                </w:pPr>
              </w:pPrChange>
            </w:pPr>
            <w:del w:id="1604" w:author="Bruno Sanchez-Andrade Nuno" w:date="2012-08-17T17:12:00Z">
              <w:r w:rsidDel="00BB4D99">
                <w:rPr>
                  <w:rFonts w:ascii="Calibri" w:eastAsia="Times New Roman" w:hAnsi="Calibri" w:cs="Times New Roman"/>
                  <w:color w:val="000000"/>
                </w:rPr>
                <w:delText>USA</w:delText>
              </w:r>
            </w:del>
          </w:p>
        </w:tc>
        <w:tc>
          <w:tcPr>
            <w:tcW w:w="1199" w:type="dxa"/>
            <w:tcBorders>
              <w:top w:val="nil"/>
              <w:left w:val="nil"/>
              <w:bottom w:val="nil"/>
              <w:right w:val="nil"/>
            </w:tcBorders>
            <w:shd w:val="clear" w:color="auto" w:fill="E5B8B7" w:themeFill="accent2" w:themeFillTint="66"/>
            <w:noWrap/>
            <w:tcPrChange w:id="1605"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750E6124" w14:textId="1BE65610" w:rsidR="00BB4D99" w:rsidRPr="00790356" w:rsidDel="00BB4D99" w:rsidRDefault="00BB4D99" w:rsidP="00BB4D99">
            <w:pPr>
              <w:rPr>
                <w:del w:id="1606" w:author="Bruno Sanchez-Andrade Nuno" w:date="2012-08-17T17:13:00Z"/>
                <w:rFonts w:ascii="Calibri" w:eastAsia="Times New Roman" w:hAnsi="Calibri" w:cs="Times New Roman"/>
                <w:color w:val="000000"/>
              </w:rPr>
              <w:pPrChange w:id="1607" w:author="Bruno Sanchez-Andrade Nuno" w:date="2012-08-17T17:13:00Z">
                <w:pPr>
                  <w:framePr w:hSpace="180" w:wrap="around" w:vAnchor="text" w:hAnchor="page" w:x="1909" w:y="150"/>
                </w:pPr>
              </w:pPrChange>
            </w:pPr>
            <w:del w:id="1608" w:author="Bruno Sanchez-Andrade Nuno" w:date="2012-08-17T17:12:00Z">
              <w:r w:rsidRPr="00790356" w:rsidDel="00BB4D99">
                <w:rPr>
                  <w:rFonts w:ascii="Calibri" w:eastAsia="Times New Roman" w:hAnsi="Calibri" w:cs="Times New Roman"/>
                  <w:color w:val="000000"/>
                </w:rPr>
                <w:delText>77.63</w:delText>
              </w:r>
            </w:del>
          </w:p>
        </w:tc>
      </w:tr>
      <w:tr w:rsidR="00BB4D99" w:rsidRPr="00790356" w:rsidDel="00BB4D99" w14:paraId="0B9E806E" w14:textId="25DEFECE" w:rsidTr="00BB4D99">
        <w:trPr>
          <w:trHeight w:val="300"/>
          <w:del w:id="1609" w:author="Bruno Sanchez-Andrade Nuno" w:date="2012-08-17T17:13:00Z"/>
          <w:trPrChange w:id="1610"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611"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38ECD574" w14:textId="4D3713D5" w:rsidR="00BB4D99" w:rsidRPr="00790356" w:rsidDel="00BB4D99" w:rsidRDefault="00BB4D99" w:rsidP="00BB4D99">
            <w:pPr>
              <w:rPr>
                <w:del w:id="1612" w:author="Bruno Sanchez-Andrade Nuno" w:date="2012-08-17T17:13:00Z"/>
                <w:rFonts w:ascii="Calibri" w:eastAsia="Times New Roman" w:hAnsi="Calibri" w:cs="Times New Roman"/>
                <w:color w:val="000000"/>
              </w:rPr>
              <w:pPrChange w:id="1613" w:author="Bruno Sanchez-Andrade Nuno" w:date="2012-08-17T17:13:00Z">
                <w:pPr>
                  <w:framePr w:hSpace="180" w:wrap="around" w:vAnchor="text" w:hAnchor="page" w:x="1909" w:y="150"/>
                </w:pPr>
              </w:pPrChange>
            </w:pPr>
            <w:del w:id="1614" w:author="Bruno Sanchez-Andrade Nuno" w:date="2012-08-17T17:12:00Z">
              <w:r w:rsidRPr="00790356" w:rsidDel="00BB4D99">
                <w:rPr>
                  <w:rFonts w:ascii="Calibri" w:eastAsia="Times New Roman" w:hAnsi="Calibri" w:cs="Times New Roman"/>
                  <w:color w:val="000000"/>
                </w:rPr>
                <w:delText>Netherlands</w:delText>
              </w:r>
            </w:del>
          </w:p>
        </w:tc>
        <w:tc>
          <w:tcPr>
            <w:tcW w:w="1080" w:type="dxa"/>
            <w:tcBorders>
              <w:top w:val="nil"/>
              <w:left w:val="nil"/>
              <w:bottom w:val="nil"/>
              <w:right w:val="single" w:sz="4" w:space="0" w:color="auto"/>
            </w:tcBorders>
            <w:shd w:val="clear" w:color="auto" w:fill="D6E3BC" w:themeFill="accent3" w:themeFillTint="66"/>
            <w:noWrap/>
            <w:tcPrChange w:id="1615"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70C598EE" w14:textId="5500B2A9" w:rsidR="00BB4D99" w:rsidRPr="00790356" w:rsidDel="00BB4D99" w:rsidRDefault="00BB4D99" w:rsidP="00BB4D99">
            <w:pPr>
              <w:rPr>
                <w:del w:id="1616" w:author="Bruno Sanchez-Andrade Nuno" w:date="2012-08-17T17:13:00Z"/>
                <w:rFonts w:ascii="Calibri" w:eastAsia="Times New Roman" w:hAnsi="Calibri" w:cs="Times New Roman"/>
                <w:color w:val="000000"/>
              </w:rPr>
              <w:pPrChange w:id="1617" w:author="Bruno Sanchez-Andrade Nuno" w:date="2012-08-17T17:13:00Z">
                <w:pPr>
                  <w:framePr w:hSpace="180" w:wrap="around" w:vAnchor="text" w:hAnchor="page" w:x="1909" w:y="150"/>
                </w:pPr>
              </w:pPrChange>
            </w:pPr>
            <w:del w:id="1618" w:author="Bruno Sanchez-Andrade Nuno" w:date="2012-08-17T17:12:00Z">
              <w:r w:rsidRPr="00790356" w:rsidDel="00BB4D99">
                <w:rPr>
                  <w:rFonts w:ascii="Calibri" w:eastAsia="Times New Roman" w:hAnsi="Calibri" w:cs="Times New Roman"/>
                  <w:color w:val="000000"/>
                </w:rPr>
                <w:delText>79.21</w:delText>
              </w:r>
            </w:del>
          </w:p>
        </w:tc>
        <w:tc>
          <w:tcPr>
            <w:tcW w:w="1411" w:type="dxa"/>
            <w:tcBorders>
              <w:top w:val="nil"/>
              <w:left w:val="single" w:sz="4" w:space="0" w:color="auto"/>
              <w:bottom w:val="nil"/>
              <w:right w:val="nil"/>
            </w:tcBorders>
            <w:shd w:val="clear" w:color="auto" w:fill="B6DDE8" w:themeFill="accent5" w:themeFillTint="66"/>
            <w:noWrap/>
            <w:tcPrChange w:id="1619"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6788E1D6" w14:textId="16D2E6E5" w:rsidR="00BB4D99" w:rsidRPr="00790356" w:rsidDel="00BB4D99" w:rsidRDefault="00BB4D99" w:rsidP="00BB4D99">
            <w:pPr>
              <w:rPr>
                <w:del w:id="1620" w:author="Bruno Sanchez-Andrade Nuno" w:date="2012-08-17T17:13:00Z"/>
                <w:rFonts w:ascii="Calibri" w:eastAsia="Times New Roman" w:hAnsi="Calibri" w:cs="Times New Roman"/>
                <w:color w:val="000000"/>
              </w:rPr>
              <w:pPrChange w:id="1621" w:author="Bruno Sanchez-Andrade Nuno" w:date="2012-08-17T17:13:00Z">
                <w:pPr>
                  <w:framePr w:hSpace="180" w:wrap="around" w:vAnchor="text" w:hAnchor="page" w:x="1909" w:y="150"/>
                </w:pPr>
              </w:pPrChange>
            </w:pPr>
            <w:del w:id="1622" w:author="Bruno Sanchez-Andrade Nuno" w:date="2012-08-17T17:12:00Z">
              <w:r w:rsidRPr="00790356" w:rsidDel="00BB4D99">
                <w:rPr>
                  <w:rFonts w:ascii="Calibri" w:eastAsia="Times New Roman" w:hAnsi="Calibri" w:cs="Times New Roman"/>
                  <w:color w:val="000000"/>
                </w:rPr>
                <w:delText>Chile</w:delText>
              </w:r>
            </w:del>
          </w:p>
        </w:tc>
        <w:tc>
          <w:tcPr>
            <w:tcW w:w="1350" w:type="dxa"/>
            <w:tcBorders>
              <w:top w:val="nil"/>
              <w:left w:val="nil"/>
              <w:bottom w:val="nil"/>
              <w:right w:val="nil"/>
            </w:tcBorders>
            <w:shd w:val="clear" w:color="auto" w:fill="B6DDE8" w:themeFill="accent5" w:themeFillTint="66"/>
            <w:noWrap/>
            <w:tcPrChange w:id="1623"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094CC6DB" w14:textId="33F0AF71" w:rsidR="00BB4D99" w:rsidRPr="00790356" w:rsidDel="00BB4D99" w:rsidRDefault="00BB4D99" w:rsidP="00BB4D99">
            <w:pPr>
              <w:rPr>
                <w:del w:id="1624" w:author="Bruno Sanchez-Andrade Nuno" w:date="2012-08-17T17:13:00Z"/>
                <w:rFonts w:ascii="Calibri" w:eastAsia="Times New Roman" w:hAnsi="Calibri" w:cs="Times New Roman"/>
                <w:color w:val="000000"/>
              </w:rPr>
              <w:pPrChange w:id="1625" w:author="Bruno Sanchez-Andrade Nuno" w:date="2012-08-17T17:13:00Z">
                <w:pPr>
                  <w:framePr w:hSpace="180" w:wrap="around" w:vAnchor="text" w:hAnchor="page" w:x="1909" w:y="150"/>
                </w:pPr>
              </w:pPrChange>
            </w:pPr>
            <w:del w:id="1626" w:author="Bruno Sanchez-Andrade Nuno" w:date="2012-08-17T17:12:00Z">
              <w:r w:rsidRPr="00790356" w:rsidDel="00BB4D99">
                <w:rPr>
                  <w:rFonts w:ascii="Calibri" w:eastAsia="Times New Roman" w:hAnsi="Calibri" w:cs="Times New Roman"/>
                  <w:color w:val="000000"/>
                </w:rPr>
                <w:delText>76.74</w:delText>
              </w:r>
            </w:del>
          </w:p>
        </w:tc>
        <w:tc>
          <w:tcPr>
            <w:tcW w:w="1479" w:type="dxa"/>
            <w:tcBorders>
              <w:top w:val="nil"/>
              <w:left w:val="nil"/>
              <w:bottom w:val="nil"/>
              <w:right w:val="nil"/>
            </w:tcBorders>
            <w:shd w:val="clear" w:color="auto" w:fill="E5B8B7" w:themeFill="accent2" w:themeFillTint="66"/>
            <w:noWrap/>
            <w:tcPrChange w:id="1627"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6175798D" w14:textId="33874A22" w:rsidR="00BB4D99" w:rsidRPr="00790356" w:rsidDel="00BB4D99" w:rsidRDefault="00BB4D99" w:rsidP="00BB4D99">
            <w:pPr>
              <w:rPr>
                <w:del w:id="1628" w:author="Bruno Sanchez-Andrade Nuno" w:date="2012-08-17T17:13:00Z"/>
                <w:rFonts w:ascii="Calibri" w:eastAsia="Times New Roman" w:hAnsi="Calibri" w:cs="Times New Roman"/>
                <w:color w:val="000000"/>
              </w:rPr>
              <w:pPrChange w:id="1629" w:author="Bruno Sanchez-Andrade Nuno" w:date="2012-08-17T17:13:00Z">
                <w:pPr>
                  <w:framePr w:hSpace="180" w:wrap="around" w:vAnchor="text" w:hAnchor="page" w:x="1909" w:y="150"/>
                </w:pPr>
              </w:pPrChange>
            </w:pPr>
            <w:del w:id="1630" w:author="Bruno Sanchez-Andrade Nuno" w:date="2012-08-17T17:12:00Z">
              <w:r w:rsidRPr="00790356" w:rsidDel="00BB4D99">
                <w:rPr>
                  <w:rFonts w:ascii="Calibri" w:eastAsia="Times New Roman" w:hAnsi="Calibri" w:cs="Times New Roman"/>
                  <w:color w:val="000000"/>
                </w:rPr>
                <w:delText>Romania</w:delText>
              </w:r>
            </w:del>
          </w:p>
        </w:tc>
        <w:tc>
          <w:tcPr>
            <w:tcW w:w="1199" w:type="dxa"/>
            <w:tcBorders>
              <w:top w:val="nil"/>
              <w:left w:val="nil"/>
              <w:bottom w:val="nil"/>
              <w:right w:val="nil"/>
            </w:tcBorders>
            <w:shd w:val="clear" w:color="auto" w:fill="E5B8B7" w:themeFill="accent2" w:themeFillTint="66"/>
            <w:noWrap/>
            <w:tcPrChange w:id="1631"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72C506B0" w14:textId="6833CA26" w:rsidR="00BB4D99" w:rsidRPr="00790356" w:rsidDel="00BB4D99" w:rsidRDefault="00BB4D99" w:rsidP="00BB4D99">
            <w:pPr>
              <w:rPr>
                <w:del w:id="1632" w:author="Bruno Sanchez-Andrade Nuno" w:date="2012-08-17T17:13:00Z"/>
                <w:rFonts w:ascii="Calibri" w:eastAsia="Times New Roman" w:hAnsi="Calibri" w:cs="Times New Roman"/>
                <w:color w:val="000000"/>
              </w:rPr>
              <w:pPrChange w:id="1633" w:author="Bruno Sanchez-Andrade Nuno" w:date="2012-08-17T17:13:00Z">
                <w:pPr>
                  <w:framePr w:hSpace="180" w:wrap="around" w:vAnchor="text" w:hAnchor="page" w:x="1909" w:y="150"/>
                </w:pPr>
              </w:pPrChange>
            </w:pPr>
            <w:del w:id="1634" w:author="Bruno Sanchez-Andrade Nuno" w:date="2012-08-17T17:12:00Z">
              <w:r w:rsidRPr="00790356" w:rsidDel="00BB4D99">
                <w:rPr>
                  <w:rFonts w:ascii="Calibri" w:eastAsia="Times New Roman" w:hAnsi="Calibri" w:cs="Times New Roman"/>
                  <w:color w:val="000000"/>
                </w:rPr>
                <w:delText>77.20</w:delText>
              </w:r>
            </w:del>
          </w:p>
        </w:tc>
      </w:tr>
      <w:tr w:rsidR="00BB4D99" w:rsidRPr="00790356" w:rsidDel="00BB4D99" w14:paraId="6AB96BA2" w14:textId="3256F512" w:rsidTr="00BB4D99">
        <w:trPr>
          <w:trHeight w:val="300"/>
          <w:del w:id="1635" w:author="Bruno Sanchez-Andrade Nuno" w:date="2012-08-17T17:13:00Z"/>
          <w:trPrChange w:id="1636"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637"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70C90925" w14:textId="76E1E6FF" w:rsidR="00BB4D99" w:rsidRPr="00790356" w:rsidDel="00BB4D99" w:rsidRDefault="00BB4D99" w:rsidP="00BB4D99">
            <w:pPr>
              <w:rPr>
                <w:del w:id="1638" w:author="Bruno Sanchez-Andrade Nuno" w:date="2012-08-17T17:13:00Z"/>
                <w:rFonts w:ascii="Calibri" w:eastAsia="Times New Roman" w:hAnsi="Calibri" w:cs="Times New Roman"/>
                <w:color w:val="000000"/>
              </w:rPr>
              <w:pPrChange w:id="1639" w:author="Bruno Sanchez-Andrade Nuno" w:date="2012-08-17T17:13:00Z">
                <w:pPr>
                  <w:framePr w:hSpace="180" w:wrap="around" w:vAnchor="text" w:hAnchor="page" w:x="1909" w:y="150"/>
                </w:pPr>
              </w:pPrChange>
            </w:pPr>
            <w:del w:id="1640" w:author="Bruno Sanchez-Andrade Nuno" w:date="2012-08-17T17:12:00Z">
              <w:r w:rsidRPr="00790356" w:rsidDel="00BB4D99">
                <w:rPr>
                  <w:rFonts w:ascii="Calibri" w:eastAsia="Times New Roman" w:hAnsi="Calibri" w:cs="Times New Roman"/>
                  <w:color w:val="000000"/>
                </w:rPr>
                <w:delText>Iceland</w:delText>
              </w:r>
            </w:del>
          </w:p>
        </w:tc>
        <w:tc>
          <w:tcPr>
            <w:tcW w:w="1080" w:type="dxa"/>
            <w:tcBorders>
              <w:top w:val="nil"/>
              <w:left w:val="nil"/>
              <w:bottom w:val="nil"/>
              <w:right w:val="single" w:sz="4" w:space="0" w:color="auto"/>
            </w:tcBorders>
            <w:shd w:val="clear" w:color="auto" w:fill="D6E3BC" w:themeFill="accent3" w:themeFillTint="66"/>
            <w:noWrap/>
            <w:tcPrChange w:id="1641"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6B70CD32" w14:textId="5367AD63" w:rsidR="00BB4D99" w:rsidRPr="00790356" w:rsidDel="00BB4D99" w:rsidRDefault="00BB4D99" w:rsidP="00BB4D99">
            <w:pPr>
              <w:rPr>
                <w:del w:id="1642" w:author="Bruno Sanchez-Andrade Nuno" w:date="2012-08-17T17:13:00Z"/>
                <w:rFonts w:ascii="Calibri" w:eastAsia="Times New Roman" w:hAnsi="Calibri" w:cs="Times New Roman"/>
                <w:color w:val="000000"/>
              </w:rPr>
              <w:pPrChange w:id="1643" w:author="Bruno Sanchez-Andrade Nuno" w:date="2012-08-17T17:13:00Z">
                <w:pPr>
                  <w:framePr w:hSpace="180" w:wrap="around" w:vAnchor="text" w:hAnchor="page" w:x="1909" w:y="150"/>
                </w:pPr>
              </w:pPrChange>
            </w:pPr>
            <w:del w:id="1644" w:author="Bruno Sanchez-Andrade Nuno" w:date="2012-08-17T17:12:00Z">
              <w:r w:rsidRPr="00790356" w:rsidDel="00BB4D99">
                <w:rPr>
                  <w:rFonts w:ascii="Calibri" w:eastAsia="Times New Roman" w:hAnsi="Calibri" w:cs="Times New Roman"/>
                  <w:color w:val="000000"/>
                </w:rPr>
                <w:delText>78.72</w:delText>
              </w:r>
            </w:del>
          </w:p>
        </w:tc>
        <w:tc>
          <w:tcPr>
            <w:tcW w:w="1411" w:type="dxa"/>
            <w:tcBorders>
              <w:top w:val="nil"/>
              <w:left w:val="single" w:sz="4" w:space="0" w:color="auto"/>
              <w:bottom w:val="nil"/>
              <w:right w:val="nil"/>
            </w:tcBorders>
            <w:shd w:val="clear" w:color="auto" w:fill="B6DDE8" w:themeFill="accent5" w:themeFillTint="66"/>
            <w:noWrap/>
            <w:tcPrChange w:id="1645"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617CE1A3" w14:textId="4B738668" w:rsidR="00BB4D99" w:rsidRPr="00790356" w:rsidDel="00BB4D99" w:rsidRDefault="00BB4D99" w:rsidP="00BB4D99">
            <w:pPr>
              <w:rPr>
                <w:del w:id="1646" w:author="Bruno Sanchez-Andrade Nuno" w:date="2012-08-17T17:13:00Z"/>
                <w:rFonts w:ascii="Calibri" w:eastAsia="Times New Roman" w:hAnsi="Calibri" w:cs="Times New Roman"/>
                <w:color w:val="000000"/>
              </w:rPr>
              <w:pPrChange w:id="1647" w:author="Bruno Sanchez-Andrade Nuno" w:date="2012-08-17T17:13:00Z">
                <w:pPr>
                  <w:framePr w:hSpace="180" w:wrap="around" w:vAnchor="text" w:hAnchor="page" w:x="1909" w:y="150"/>
                </w:pPr>
              </w:pPrChange>
            </w:pPr>
            <w:del w:id="1648" w:author="Bruno Sanchez-Andrade Nuno" w:date="2012-08-17T17:12:00Z">
              <w:r w:rsidRPr="00790356" w:rsidDel="00BB4D99">
                <w:rPr>
                  <w:rFonts w:ascii="Calibri" w:eastAsia="Times New Roman" w:hAnsi="Calibri" w:cs="Times New Roman"/>
                  <w:color w:val="000000"/>
                </w:rPr>
                <w:delText>Czech R</w:delText>
              </w:r>
              <w:r w:rsidDel="00BB4D99">
                <w:rPr>
                  <w:rFonts w:ascii="Calibri" w:eastAsia="Times New Roman" w:hAnsi="Calibri" w:cs="Times New Roman"/>
                  <w:color w:val="000000"/>
                </w:rPr>
                <w:delText>.</w:delText>
              </w:r>
            </w:del>
          </w:p>
        </w:tc>
        <w:tc>
          <w:tcPr>
            <w:tcW w:w="1350" w:type="dxa"/>
            <w:tcBorders>
              <w:top w:val="nil"/>
              <w:left w:val="nil"/>
              <w:bottom w:val="nil"/>
              <w:right w:val="nil"/>
            </w:tcBorders>
            <w:shd w:val="clear" w:color="auto" w:fill="B6DDE8" w:themeFill="accent5" w:themeFillTint="66"/>
            <w:noWrap/>
            <w:tcPrChange w:id="1649"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0EE90867" w14:textId="29F81CA6" w:rsidR="00BB4D99" w:rsidRPr="00790356" w:rsidDel="00BB4D99" w:rsidRDefault="00BB4D99" w:rsidP="00BB4D99">
            <w:pPr>
              <w:rPr>
                <w:del w:id="1650" w:author="Bruno Sanchez-Andrade Nuno" w:date="2012-08-17T17:13:00Z"/>
                <w:rFonts w:ascii="Calibri" w:eastAsia="Times New Roman" w:hAnsi="Calibri" w:cs="Times New Roman"/>
                <w:color w:val="000000"/>
              </w:rPr>
              <w:pPrChange w:id="1651" w:author="Bruno Sanchez-Andrade Nuno" w:date="2012-08-17T17:13:00Z">
                <w:pPr>
                  <w:framePr w:hSpace="180" w:wrap="around" w:vAnchor="text" w:hAnchor="page" w:x="1909" w:y="150"/>
                </w:pPr>
              </w:pPrChange>
            </w:pPr>
            <w:del w:id="1652" w:author="Bruno Sanchez-Andrade Nuno" w:date="2012-08-17T17:12:00Z">
              <w:r w:rsidRPr="00790356" w:rsidDel="00BB4D99">
                <w:rPr>
                  <w:rFonts w:ascii="Calibri" w:eastAsia="Times New Roman" w:hAnsi="Calibri" w:cs="Times New Roman"/>
                  <w:color w:val="000000"/>
                </w:rPr>
                <w:delText>76.73</w:delText>
              </w:r>
            </w:del>
          </w:p>
        </w:tc>
        <w:tc>
          <w:tcPr>
            <w:tcW w:w="1479" w:type="dxa"/>
            <w:tcBorders>
              <w:top w:val="nil"/>
              <w:left w:val="nil"/>
              <w:bottom w:val="nil"/>
              <w:right w:val="nil"/>
            </w:tcBorders>
            <w:shd w:val="clear" w:color="auto" w:fill="E5B8B7" w:themeFill="accent2" w:themeFillTint="66"/>
            <w:noWrap/>
            <w:tcPrChange w:id="1653"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1CF41742" w14:textId="2E6FD01E" w:rsidR="00BB4D99" w:rsidRPr="00790356" w:rsidDel="00BB4D99" w:rsidRDefault="00BB4D99" w:rsidP="00BB4D99">
            <w:pPr>
              <w:rPr>
                <w:del w:id="1654" w:author="Bruno Sanchez-Andrade Nuno" w:date="2012-08-17T17:13:00Z"/>
                <w:rFonts w:ascii="Calibri" w:eastAsia="Times New Roman" w:hAnsi="Calibri" w:cs="Times New Roman"/>
                <w:color w:val="000000"/>
              </w:rPr>
              <w:pPrChange w:id="1655" w:author="Bruno Sanchez-Andrade Nuno" w:date="2012-08-17T17:13:00Z">
                <w:pPr>
                  <w:framePr w:hSpace="180" w:wrap="around" w:vAnchor="text" w:hAnchor="page" w:x="1909" w:y="150"/>
                </w:pPr>
              </w:pPrChange>
            </w:pPr>
            <w:del w:id="1656" w:author="Bruno Sanchez-Andrade Nuno" w:date="2012-08-17T17:12:00Z">
              <w:r w:rsidRPr="00790356" w:rsidDel="00BB4D99">
                <w:rPr>
                  <w:rFonts w:ascii="Calibri" w:eastAsia="Times New Roman" w:hAnsi="Calibri" w:cs="Times New Roman"/>
                  <w:color w:val="000000"/>
                </w:rPr>
                <w:delText>Czech R</w:delText>
              </w:r>
              <w:r w:rsidDel="00BB4D99">
                <w:rPr>
                  <w:rFonts w:ascii="Calibri" w:eastAsia="Times New Roman" w:hAnsi="Calibri" w:cs="Times New Roman"/>
                  <w:color w:val="000000"/>
                </w:rPr>
                <w:delText>.</w:delText>
              </w:r>
            </w:del>
          </w:p>
        </w:tc>
        <w:tc>
          <w:tcPr>
            <w:tcW w:w="1199" w:type="dxa"/>
            <w:tcBorders>
              <w:top w:val="nil"/>
              <w:left w:val="nil"/>
              <w:bottom w:val="nil"/>
              <w:right w:val="nil"/>
            </w:tcBorders>
            <w:shd w:val="clear" w:color="auto" w:fill="E5B8B7" w:themeFill="accent2" w:themeFillTint="66"/>
            <w:noWrap/>
            <w:tcPrChange w:id="1657"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5B2D0F86" w14:textId="128FD123" w:rsidR="00BB4D99" w:rsidRPr="00790356" w:rsidDel="00BB4D99" w:rsidRDefault="00BB4D99" w:rsidP="00BB4D99">
            <w:pPr>
              <w:rPr>
                <w:del w:id="1658" w:author="Bruno Sanchez-Andrade Nuno" w:date="2012-08-17T17:13:00Z"/>
                <w:rFonts w:ascii="Calibri" w:eastAsia="Times New Roman" w:hAnsi="Calibri" w:cs="Times New Roman"/>
                <w:color w:val="000000"/>
              </w:rPr>
              <w:pPrChange w:id="1659" w:author="Bruno Sanchez-Andrade Nuno" w:date="2012-08-17T17:13:00Z">
                <w:pPr>
                  <w:framePr w:hSpace="180" w:wrap="around" w:vAnchor="text" w:hAnchor="page" w:x="1909" w:y="150"/>
                </w:pPr>
              </w:pPrChange>
            </w:pPr>
            <w:del w:id="1660" w:author="Bruno Sanchez-Andrade Nuno" w:date="2012-08-17T17:12:00Z">
              <w:r w:rsidRPr="00790356" w:rsidDel="00BB4D99">
                <w:rPr>
                  <w:rFonts w:ascii="Calibri" w:eastAsia="Times New Roman" w:hAnsi="Calibri" w:cs="Times New Roman"/>
                  <w:color w:val="000000"/>
                </w:rPr>
                <w:delText>77.36</w:delText>
              </w:r>
            </w:del>
          </w:p>
        </w:tc>
      </w:tr>
      <w:tr w:rsidR="00BB4D99" w:rsidRPr="00790356" w:rsidDel="00BB4D99" w14:paraId="4388CBD9" w14:textId="5951D90C" w:rsidTr="00BB4D99">
        <w:trPr>
          <w:trHeight w:val="300"/>
          <w:del w:id="1661" w:author="Bruno Sanchez-Andrade Nuno" w:date="2012-08-17T17:13:00Z"/>
          <w:trPrChange w:id="1662"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663"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00BE268B" w14:textId="4D0486B6" w:rsidR="00BB4D99" w:rsidRPr="00790356" w:rsidDel="00BB4D99" w:rsidRDefault="00BB4D99" w:rsidP="00BB4D99">
            <w:pPr>
              <w:rPr>
                <w:del w:id="1664" w:author="Bruno Sanchez-Andrade Nuno" w:date="2012-08-17T17:13:00Z"/>
                <w:rFonts w:ascii="Calibri" w:eastAsia="Times New Roman" w:hAnsi="Calibri" w:cs="Times New Roman"/>
                <w:color w:val="000000"/>
              </w:rPr>
              <w:pPrChange w:id="1665" w:author="Bruno Sanchez-Andrade Nuno" w:date="2012-08-17T17:13:00Z">
                <w:pPr>
                  <w:framePr w:hSpace="180" w:wrap="around" w:vAnchor="text" w:hAnchor="page" w:x="1909" w:y="150"/>
                </w:pPr>
              </w:pPrChange>
            </w:pPr>
            <w:del w:id="1666" w:author="Bruno Sanchez-Andrade Nuno" w:date="2012-08-17T17:12:00Z">
              <w:r w:rsidRPr="00790356" w:rsidDel="00BB4D99">
                <w:rPr>
                  <w:rFonts w:ascii="Calibri" w:eastAsia="Times New Roman" w:hAnsi="Calibri" w:cs="Times New Roman"/>
                  <w:color w:val="000000"/>
                </w:rPr>
                <w:delText>France</w:delText>
              </w:r>
            </w:del>
          </w:p>
        </w:tc>
        <w:tc>
          <w:tcPr>
            <w:tcW w:w="1080" w:type="dxa"/>
            <w:tcBorders>
              <w:top w:val="nil"/>
              <w:left w:val="nil"/>
              <w:bottom w:val="nil"/>
              <w:right w:val="single" w:sz="4" w:space="0" w:color="auto"/>
            </w:tcBorders>
            <w:shd w:val="clear" w:color="auto" w:fill="D6E3BC" w:themeFill="accent3" w:themeFillTint="66"/>
            <w:noWrap/>
            <w:tcPrChange w:id="1667"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19D95693" w14:textId="41B0BF6C" w:rsidR="00BB4D99" w:rsidRPr="00790356" w:rsidDel="00BB4D99" w:rsidRDefault="00BB4D99" w:rsidP="00BB4D99">
            <w:pPr>
              <w:rPr>
                <w:del w:id="1668" w:author="Bruno Sanchez-Andrade Nuno" w:date="2012-08-17T17:13:00Z"/>
                <w:rFonts w:ascii="Calibri" w:eastAsia="Times New Roman" w:hAnsi="Calibri" w:cs="Times New Roman"/>
                <w:color w:val="000000"/>
              </w:rPr>
              <w:pPrChange w:id="1669" w:author="Bruno Sanchez-Andrade Nuno" w:date="2012-08-17T17:13:00Z">
                <w:pPr>
                  <w:framePr w:hSpace="180" w:wrap="around" w:vAnchor="text" w:hAnchor="page" w:x="1909" w:y="150"/>
                </w:pPr>
              </w:pPrChange>
            </w:pPr>
            <w:del w:id="1670" w:author="Bruno Sanchez-Andrade Nuno" w:date="2012-08-17T17:12:00Z">
              <w:r w:rsidRPr="00790356" w:rsidDel="00BB4D99">
                <w:rPr>
                  <w:rFonts w:ascii="Calibri" w:eastAsia="Times New Roman" w:hAnsi="Calibri" w:cs="Times New Roman"/>
                  <w:color w:val="000000"/>
                </w:rPr>
                <w:delText>78.71</w:delText>
              </w:r>
            </w:del>
          </w:p>
        </w:tc>
        <w:tc>
          <w:tcPr>
            <w:tcW w:w="1411" w:type="dxa"/>
            <w:tcBorders>
              <w:top w:val="nil"/>
              <w:left w:val="single" w:sz="4" w:space="0" w:color="auto"/>
              <w:bottom w:val="nil"/>
              <w:right w:val="nil"/>
            </w:tcBorders>
            <w:shd w:val="clear" w:color="auto" w:fill="B6DDE8" w:themeFill="accent5" w:themeFillTint="66"/>
            <w:noWrap/>
            <w:tcPrChange w:id="1671"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41DB0218" w14:textId="34AC5AC4" w:rsidR="00BB4D99" w:rsidRPr="00790356" w:rsidDel="00BB4D99" w:rsidRDefault="00BB4D99" w:rsidP="00BB4D99">
            <w:pPr>
              <w:rPr>
                <w:del w:id="1672" w:author="Bruno Sanchez-Andrade Nuno" w:date="2012-08-17T17:13:00Z"/>
                <w:rFonts w:ascii="Calibri" w:eastAsia="Times New Roman" w:hAnsi="Calibri" w:cs="Times New Roman"/>
                <w:color w:val="000000"/>
              </w:rPr>
              <w:pPrChange w:id="1673" w:author="Bruno Sanchez-Andrade Nuno" w:date="2012-08-17T17:13:00Z">
                <w:pPr>
                  <w:framePr w:hSpace="180" w:wrap="around" w:vAnchor="text" w:hAnchor="page" w:x="1909" w:y="150"/>
                </w:pPr>
              </w:pPrChange>
            </w:pPr>
            <w:del w:id="1674" w:author="Bruno Sanchez-Andrade Nuno" w:date="2012-08-17T17:12:00Z">
              <w:r w:rsidRPr="00790356" w:rsidDel="00BB4D99">
                <w:rPr>
                  <w:rFonts w:ascii="Calibri" w:eastAsia="Times New Roman" w:hAnsi="Calibri" w:cs="Times New Roman"/>
                  <w:color w:val="000000"/>
                </w:rPr>
                <w:delText>Slovakia</w:delText>
              </w:r>
            </w:del>
          </w:p>
        </w:tc>
        <w:tc>
          <w:tcPr>
            <w:tcW w:w="1350" w:type="dxa"/>
            <w:tcBorders>
              <w:top w:val="nil"/>
              <w:left w:val="nil"/>
              <w:bottom w:val="nil"/>
              <w:right w:val="nil"/>
            </w:tcBorders>
            <w:shd w:val="clear" w:color="auto" w:fill="B6DDE8" w:themeFill="accent5" w:themeFillTint="66"/>
            <w:noWrap/>
            <w:tcPrChange w:id="1675"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09EC3D02" w14:textId="5322E473" w:rsidR="00BB4D99" w:rsidRPr="00790356" w:rsidDel="00BB4D99" w:rsidRDefault="00BB4D99" w:rsidP="00BB4D99">
            <w:pPr>
              <w:rPr>
                <w:del w:id="1676" w:author="Bruno Sanchez-Andrade Nuno" w:date="2012-08-17T17:13:00Z"/>
                <w:rFonts w:ascii="Calibri" w:eastAsia="Times New Roman" w:hAnsi="Calibri" w:cs="Times New Roman"/>
                <w:color w:val="000000"/>
              </w:rPr>
              <w:pPrChange w:id="1677" w:author="Bruno Sanchez-Andrade Nuno" w:date="2012-08-17T17:13:00Z">
                <w:pPr>
                  <w:framePr w:hSpace="180" w:wrap="around" w:vAnchor="text" w:hAnchor="page" w:x="1909" w:y="150"/>
                </w:pPr>
              </w:pPrChange>
            </w:pPr>
            <w:del w:id="1678" w:author="Bruno Sanchez-Andrade Nuno" w:date="2012-08-17T17:12:00Z">
              <w:r w:rsidRPr="00790356" w:rsidDel="00BB4D99">
                <w:rPr>
                  <w:rFonts w:ascii="Calibri" w:eastAsia="Times New Roman" w:hAnsi="Calibri" w:cs="Times New Roman"/>
                  <w:color w:val="000000"/>
                </w:rPr>
                <w:delText>76.46</w:delText>
              </w:r>
            </w:del>
          </w:p>
        </w:tc>
        <w:tc>
          <w:tcPr>
            <w:tcW w:w="1479" w:type="dxa"/>
            <w:tcBorders>
              <w:top w:val="nil"/>
              <w:left w:val="nil"/>
              <w:bottom w:val="nil"/>
              <w:right w:val="nil"/>
            </w:tcBorders>
            <w:shd w:val="clear" w:color="auto" w:fill="E5B8B7" w:themeFill="accent2" w:themeFillTint="66"/>
            <w:noWrap/>
            <w:tcPrChange w:id="1679"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46ED2F45" w14:textId="7CA2E20C" w:rsidR="00BB4D99" w:rsidRPr="00790356" w:rsidDel="00BB4D99" w:rsidRDefault="00BB4D99" w:rsidP="00BB4D99">
            <w:pPr>
              <w:rPr>
                <w:del w:id="1680" w:author="Bruno Sanchez-Andrade Nuno" w:date="2012-08-17T17:13:00Z"/>
                <w:rFonts w:ascii="Calibri" w:eastAsia="Times New Roman" w:hAnsi="Calibri" w:cs="Times New Roman"/>
                <w:color w:val="000000"/>
              </w:rPr>
              <w:pPrChange w:id="1681" w:author="Bruno Sanchez-Andrade Nuno" w:date="2012-08-17T17:13:00Z">
                <w:pPr>
                  <w:framePr w:hSpace="180" w:wrap="around" w:vAnchor="text" w:hAnchor="page" w:x="1909" w:y="150"/>
                </w:pPr>
              </w:pPrChange>
            </w:pPr>
            <w:del w:id="1682" w:author="Bruno Sanchez-Andrade Nuno" w:date="2012-08-17T17:12:00Z">
              <w:r w:rsidRPr="00790356" w:rsidDel="00BB4D99">
                <w:rPr>
                  <w:rFonts w:ascii="Calibri" w:eastAsia="Times New Roman" w:hAnsi="Calibri" w:cs="Times New Roman"/>
                  <w:color w:val="000000"/>
                </w:rPr>
                <w:delText>Slovakia</w:delText>
              </w:r>
            </w:del>
          </w:p>
        </w:tc>
        <w:tc>
          <w:tcPr>
            <w:tcW w:w="1199" w:type="dxa"/>
            <w:tcBorders>
              <w:top w:val="nil"/>
              <w:left w:val="nil"/>
              <w:bottom w:val="nil"/>
              <w:right w:val="nil"/>
            </w:tcBorders>
            <w:shd w:val="clear" w:color="auto" w:fill="E5B8B7" w:themeFill="accent2" w:themeFillTint="66"/>
            <w:noWrap/>
            <w:tcPrChange w:id="1683"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143B5717" w14:textId="0FC6D123" w:rsidR="00BB4D99" w:rsidRPr="00790356" w:rsidDel="00BB4D99" w:rsidRDefault="00BB4D99" w:rsidP="00BB4D99">
            <w:pPr>
              <w:rPr>
                <w:del w:id="1684" w:author="Bruno Sanchez-Andrade Nuno" w:date="2012-08-17T17:13:00Z"/>
                <w:rFonts w:ascii="Calibri" w:eastAsia="Times New Roman" w:hAnsi="Calibri" w:cs="Times New Roman"/>
                <w:color w:val="000000"/>
              </w:rPr>
              <w:pPrChange w:id="1685" w:author="Bruno Sanchez-Andrade Nuno" w:date="2012-08-17T17:13:00Z">
                <w:pPr>
                  <w:framePr w:hSpace="180" w:wrap="around" w:vAnchor="text" w:hAnchor="page" w:x="1909" w:y="150"/>
                </w:pPr>
              </w:pPrChange>
            </w:pPr>
            <w:del w:id="1686" w:author="Bruno Sanchez-Andrade Nuno" w:date="2012-08-17T17:12:00Z">
              <w:r w:rsidRPr="00790356" w:rsidDel="00BB4D99">
                <w:rPr>
                  <w:rFonts w:ascii="Calibri" w:eastAsia="Times New Roman" w:hAnsi="Calibri" w:cs="Times New Roman"/>
                  <w:color w:val="000000"/>
                </w:rPr>
                <w:delText>77.26</w:delText>
              </w:r>
            </w:del>
          </w:p>
        </w:tc>
      </w:tr>
      <w:tr w:rsidR="00BB4D99" w:rsidRPr="00790356" w:rsidDel="00BB4D99" w14:paraId="1C24B6BD" w14:textId="580237BB" w:rsidTr="00BB4D99">
        <w:trPr>
          <w:trHeight w:val="300"/>
          <w:del w:id="1687" w:author="Bruno Sanchez-Andrade Nuno" w:date="2012-08-17T17:13:00Z"/>
          <w:trPrChange w:id="1688"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689"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2CEB030B" w14:textId="34007714" w:rsidR="00BB4D99" w:rsidRPr="00790356" w:rsidDel="00BB4D99" w:rsidRDefault="00BB4D99" w:rsidP="00BB4D99">
            <w:pPr>
              <w:rPr>
                <w:del w:id="1690" w:author="Bruno Sanchez-Andrade Nuno" w:date="2012-08-17T17:13:00Z"/>
                <w:rFonts w:ascii="Calibri" w:eastAsia="Times New Roman" w:hAnsi="Calibri" w:cs="Times New Roman"/>
                <w:color w:val="000000"/>
              </w:rPr>
              <w:pPrChange w:id="1691" w:author="Bruno Sanchez-Andrade Nuno" w:date="2012-08-17T17:13:00Z">
                <w:pPr>
                  <w:framePr w:hSpace="180" w:wrap="around" w:vAnchor="text" w:hAnchor="page" w:x="1909" w:y="150"/>
                </w:pPr>
              </w:pPrChange>
            </w:pPr>
            <w:del w:id="1692" w:author="Bruno Sanchez-Andrade Nuno" w:date="2012-08-17T17:12:00Z">
              <w:r w:rsidRPr="00790356" w:rsidDel="00BB4D99">
                <w:rPr>
                  <w:rFonts w:ascii="Calibri" w:eastAsia="Times New Roman" w:hAnsi="Calibri" w:cs="Times New Roman"/>
                  <w:color w:val="000000"/>
                </w:rPr>
                <w:delText>Luxembourg</w:delText>
              </w:r>
            </w:del>
          </w:p>
        </w:tc>
        <w:tc>
          <w:tcPr>
            <w:tcW w:w="1080" w:type="dxa"/>
            <w:tcBorders>
              <w:top w:val="nil"/>
              <w:left w:val="nil"/>
              <w:bottom w:val="nil"/>
              <w:right w:val="single" w:sz="4" w:space="0" w:color="auto"/>
            </w:tcBorders>
            <w:shd w:val="clear" w:color="auto" w:fill="D6E3BC" w:themeFill="accent3" w:themeFillTint="66"/>
            <w:noWrap/>
            <w:tcPrChange w:id="1693"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4EE07591" w14:textId="10E50C51" w:rsidR="00BB4D99" w:rsidRPr="00790356" w:rsidDel="00BB4D99" w:rsidRDefault="00BB4D99" w:rsidP="00BB4D99">
            <w:pPr>
              <w:rPr>
                <w:del w:id="1694" w:author="Bruno Sanchez-Andrade Nuno" w:date="2012-08-17T17:13:00Z"/>
                <w:rFonts w:ascii="Calibri" w:eastAsia="Times New Roman" w:hAnsi="Calibri" w:cs="Times New Roman"/>
                <w:color w:val="000000"/>
              </w:rPr>
              <w:pPrChange w:id="1695" w:author="Bruno Sanchez-Andrade Nuno" w:date="2012-08-17T17:13:00Z">
                <w:pPr>
                  <w:framePr w:hSpace="180" w:wrap="around" w:vAnchor="text" w:hAnchor="page" w:x="1909" w:y="150"/>
                </w:pPr>
              </w:pPrChange>
            </w:pPr>
            <w:del w:id="1696" w:author="Bruno Sanchez-Andrade Nuno" w:date="2012-08-17T17:12:00Z">
              <w:r w:rsidRPr="00790356" w:rsidDel="00BB4D99">
                <w:rPr>
                  <w:rFonts w:ascii="Calibri" w:eastAsia="Times New Roman" w:hAnsi="Calibri" w:cs="Times New Roman"/>
                  <w:color w:val="000000"/>
                </w:rPr>
                <w:delText>78.53</w:delText>
              </w:r>
            </w:del>
          </w:p>
        </w:tc>
        <w:tc>
          <w:tcPr>
            <w:tcW w:w="1411" w:type="dxa"/>
            <w:tcBorders>
              <w:top w:val="nil"/>
              <w:left w:val="single" w:sz="4" w:space="0" w:color="auto"/>
              <w:bottom w:val="nil"/>
              <w:right w:val="nil"/>
            </w:tcBorders>
            <w:shd w:val="clear" w:color="auto" w:fill="B6DDE8" w:themeFill="accent5" w:themeFillTint="66"/>
            <w:noWrap/>
            <w:tcPrChange w:id="1697"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140B1AD6" w14:textId="3E162EEE" w:rsidR="00BB4D99" w:rsidRPr="00790356" w:rsidDel="00BB4D99" w:rsidRDefault="00BB4D99" w:rsidP="00BB4D99">
            <w:pPr>
              <w:rPr>
                <w:del w:id="1698" w:author="Bruno Sanchez-Andrade Nuno" w:date="2012-08-17T17:13:00Z"/>
                <w:rFonts w:ascii="Calibri" w:eastAsia="Times New Roman" w:hAnsi="Calibri" w:cs="Times New Roman"/>
                <w:color w:val="000000"/>
              </w:rPr>
              <w:pPrChange w:id="1699" w:author="Bruno Sanchez-Andrade Nuno" w:date="2012-08-17T17:13:00Z">
                <w:pPr>
                  <w:framePr w:hSpace="180" w:wrap="around" w:vAnchor="text" w:hAnchor="page" w:x="1909" w:y="150"/>
                </w:pPr>
              </w:pPrChange>
            </w:pPr>
            <w:del w:id="1700" w:author="Bruno Sanchez-Andrade Nuno" w:date="2012-08-17T17:12:00Z">
              <w:r w:rsidRPr="00790356" w:rsidDel="00BB4D99">
                <w:rPr>
                  <w:rFonts w:ascii="Calibri" w:eastAsia="Times New Roman" w:hAnsi="Calibri" w:cs="Times New Roman"/>
                  <w:color w:val="000000"/>
                </w:rPr>
                <w:delText>France</w:delText>
              </w:r>
            </w:del>
          </w:p>
        </w:tc>
        <w:tc>
          <w:tcPr>
            <w:tcW w:w="1350" w:type="dxa"/>
            <w:tcBorders>
              <w:top w:val="nil"/>
              <w:left w:val="nil"/>
              <w:bottom w:val="nil"/>
              <w:right w:val="nil"/>
            </w:tcBorders>
            <w:shd w:val="clear" w:color="auto" w:fill="B6DDE8" w:themeFill="accent5" w:themeFillTint="66"/>
            <w:noWrap/>
            <w:tcPrChange w:id="1701"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09115172" w14:textId="74134071" w:rsidR="00BB4D99" w:rsidRPr="00790356" w:rsidDel="00BB4D99" w:rsidRDefault="00BB4D99" w:rsidP="00BB4D99">
            <w:pPr>
              <w:rPr>
                <w:del w:id="1702" w:author="Bruno Sanchez-Andrade Nuno" w:date="2012-08-17T17:13:00Z"/>
                <w:rFonts w:ascii="Calibri" w:eastAsia="Times New Roman" w:hAnsi="Calibri" w:cs="Times New Roman"/>
                <w:color w:val="000000"/>
              </w:rPr>
              <w:pPrChange w:id="1703" w:author="Bruno Sanchez-Andrade Nuno" w:date="2012-08-17T17:13:00Z">
                <w:pPr>
                  <w:framePr w:hSpace="180" w:wrap="around" w:vAnchor="text" w:hAnchor="page" w:x="1909" w:y="150"/>
                </w:pPr>
              </w:pPrChange>
            </w:pPr>
            <w:del w:id="1704" w:author="Bruno Sanchez-Andrade Nuno" w:date="2012-08-17T17:12:00Z">
              <w:r w:rsidRPr="00790356" w:rsidDel="00BB4D99">
                <w:rPr>
                  <w:rFonts w:ascii="Calibri" w:eastAsia="Times New Roman" w:hAnsi="Calibri" w:cs="Times New Roman"/>
                  <w:color w:val="000000"/>
                </w:rPr>
                <w:delText>76.31</w:delText>
              </w:r>
            </w:del>
          </w:p>
        </w:tc>
        <w:tc>
          <w:tcPr>
            <w:tcW w:w="1479" w:type="dxa"/>
            <w:tcBorders>
              <w:top w:val="nil"/>
              <w:left w:val="nil"/>
              <w:bottom w:val="nil"/>
              <w:right w:val="nil"/>
            </w:tcBorders>
            <w:shd w:val="clear" w:color="auto" w:fill="E5B8B7" w:themeFill="accent2" w:themeFillTint="66"/>
            <w:noWrap/>
            <w:tcPrChange w:id="1705"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786E43C0" w14:textId="219C230B" w:rsidR="00BB4D99" w:rsidRPr="00790356" w:rsidDel="00BB4D99" w:rsidRDefault="00BB4D99" w:rsidP="00BB4D99">
            <w:pPr>
              <w:rPr>
                <w:del w:id="1706" w:author="Bruno Sanchez-Andrade Nuno" w:date="2012-08-17T17:13:00Z"/>
                <w:rFonts w:ascii="Calibri" w:eastAsia="Times New Roman" w:hAnsi="Calibri" w:cs="Times New Roman"/>
                <w:color w:val="000000"/>
              </w:rPr>
              <w:pPrChange w:id="1707" w:author="Bruno Sanchez-Andrade Nuno" w:date="2012-08-17T17:13:00Z">
                <w:pPr>
                  <w:framePr w:hSpace="180" w:wrap="around" w:vAnchor="text" w:hAnchor="page" w:x="1909" w:y="150"/>
                </w:pPr>
              </w:pPrChange>
            </w:pPr>
            <w:del w:id="1708" w:author="Bruno Sanchez-Andrade Nuno" w:date="2012-08-17T17:12:00Z">
              <w:r w:rsidRPr="00790356" w:rsidDel="00BB4D99">
                <w:rPr>
                  <w:rFonts w:ascii="Calibri" w:eastAsia="Times New Roman" w:hAnsi="Calibri" w:cs="Times New Roman"/>
                  <w:color w:val="000000"/>
                </w:rPr>
                <w:delText>Chile</w:delText>
              </w:r>
            </w:del>
          </w:p>
        </w:tc>
        <w:tc>
          <w:tcPr>
            <w:tcW w:w="1199" w:type="dxa"/>
            <w:tcBorders>
              <w:top w:val="nil"/>
              <w:left w:val="nil"/>
              <w:bottom w:val="nil"/>
              <w:right w:val="nil"/>
            </w:tcBorders>
            <w:shd w:val="clear" w:color="auto" w:fill="E5B8B7" w:themeFill="accent2" w:themeFillTint="66"/>
            <w:noWrap/>
            <w:tcPrChange w:id="1709"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392A0593" w14:textId="7DF9175D" w:rsidR="00BB4D99" w:rsidRPr="00790356" w:rsidDel="00BB4D99" w:rsidRDefault="00BB4D99" w:rsidP="00BB4D99">
            <w:pPr>
              <w:rPr>
                <w:del w:id="1710" w:author="Bruno Sanchez-Andrade Nuno" w:date="2012-08-17T17:13:00Z"/>
                <w:rFonts w:ascii="Calibri" w:eastAsia="Times New Roman" w:hAnsi="Calibri" w:cs="Times New Roman"/>
                <w:color w:val="000000"/>
              </w:rPr>
              <w:pPrChange w:id="1711" w:author="Bruno Sanchez-Andrade Nuno" w:date="2012-08-17T17:13:00Z">
                <w:pPr>
                  <w:framePr w:hSpace="180" w:wrap="around" w:vAnchor="text" w:hAnchor="page" w:x="1909" w:y="150"/>
                </w:pPr>
              </w:pPrChange>
            </w:pPr>
            <w:del w:id="1712" w:author="Bruno Sanchez-Andrade Nuno" w:date="2012-08-17T17:12:00Z">
              <w:r w:rsidRPr="00790356" w:rsidDel="00BB4D99">
                <w:rPr>
                  <w:rFonts w:ascii="Calibri" w:eastAsia="Times New Roman" w:hAnsi="Calibri" w:cs="Times New Roman"/>
                  <w:color w:val="000000"/>
                </w:rPr>
                <w:delText>76.53</w:delText>
              </w:r>
            </w:del>
          </w:p>
        </w:tc>
      </w:tr>
      <w:tr w:rsidR="00BB4D99" w:rsidRPr="00790356" w:rsidDel="00BB4D99" w14:paraId="46D70949" w14:textId="66314E3B" w:rsidTr="00BB4D99">
        <w:trPr>
          <w:trHeight w:val="300"/>
          <w:del w:id="1713" w:author="Bruno Sanchez-Andrade Nuno" w:date="2012-08-17T17:13:00Z"/>
          <w:trPrChange w:id="1714"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715"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10FF16FF" w14:textId="6820DEF7" w:rsidR="00BB4D99" w:rsidRPr="00790356" w:rsidDel="00BB4D99" w:rsidRDefault="00BB4D99" w:rsidP="00BB4D99">
            <w:pPr>
              <w:rPr>
                <w:del w:id="1716" w:author="Bruno Sanchez-Andrade Nuno" w:date="2012-08-17T17:13:00Z"/>
                <w:rFonts w:ascii="Calibri" w:eastAsia="Times New Roman" w:hAnsi="Calibri" w:cs="Times New Roman"/>
                <w:color w:val="000000"/>
              </w:rPr>
              <w:pPrChange w:id="1717" w:author="Bruno Sanchez-Andrade Nuno" w:date="2012-08-17T17:13:00Z">
                <w:pPr>
                  <w:framePr w:hSpace="180" w:wrap="around" w:vAnchor="text" w:hAnchor="page" w:x="1909" w:y="150"/>
                </w:pPr>
              </w:pPrChange>
            </w:pPr>
            <w:del w:id="1718" w:author="Bruno Sanchez-Andrade Nuno" w:date="2012-08-17T17:12:00Z">
              <w:r w:rsidRPr="00790356" w:rsidDel="00BB4D99">
                <w:rPr>
                  <w:rFonts w:ascii="Calibri" w:eastAsia="Times New Roman" w:hAnsi="Calibri" w:cs="Times New Roman"/>
                  <w:color w:val="000000"/>
                </w:rPr>
                <w:delText>Poland</w:delText>
              </w:r>
            </w:del>
          </w:p>
        </w:tc>
        <w:tc>
          <w:tcPr>
            <w:tcW w:w="1080" w:type="dxa"/>
            <w:tcBorders>
              <w:top w:val="nil"/>
              <w:left w:val="nil"/>
              <w:bottom w:val="nil"/>
              <w:right w:val="single" w:sz="4" w:space="0" w:color="auto"/>
            </w:tcBorders>
            <w:shd w:val="clear" w:color="auto" w:fill="D6E3BC" w:themeFill="accent3" w:themeFillTint="66"/>
            <w:noWrap/>
            <w:tcPrChange w:id="1719"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2521F2FB" w14:textId="5016A85C" w:rsidR="00BB4D99" w:rsidRPr="00790356" w:rsidDel="00BB4D99" w:rsidRDefault="00BB4D99" w:rsidP="00BB4D99">
            <w:pPr>
              <w:rPr>
                <w:del w:id="1720" w:author="Bruno Sanchez-Andrade Nuno" w:date="2012-08-17T17:13:00Z"/>
                <w:rFonts w:ascii="Calibri" w:eastAsia="Times New Roman" w:hAnsi="Calibri" w:cs="Times New Roman"/>
                <w:color w:val="000000"/>
              </w:rPr>
              <w:pPrChange w:id="1721" w:author="Bruno Sanchez-Andrade Nuno" w:date="2012-08-17T17:13:00Z">
                <w:pPr>
                  <w:framePr w:hSpace="180" w:wrap="around" w:vAnchor="text" w:hAnchor="page" w:x="1909" w:y="150"/>
                </w:pPr>
              </w:pPrChange>
            </w:pPr>
            <w:del w:id="1722" w:author="Bruno Sanchez-Andrade Nuno" w:date="2012-08-17T17:12:00Z">
              <w:r w:rsidRPr="00790356" w:rsidDel="00BB4D99">
                <w:rPr>
                  <w:rFonts w:ascii="Calibri" w:eastAsia="Times New Roman" w:hAnsi="Calibri" w:cs="Times New Roman"/>
                  <w:color w:val="000000"/>
                </w:rPr>
                <w:delText>78.23</w:delText>
              </w:r>
            </w:del>
          </w:p>
        </w:tc>
        <w:tc>
          <w:tcPr>
            <w:tcW w:w="1411" w:type="dxa"/>
            <w:tcBorders>
              <w:top w:val="nil"/>
              <w:left w:val="single" w:sz="4" w:space="0" w:color="auto"/>
              <w:bottom w:val="nil"/>
              <w:right w:val="nil"/>
            </w:tcBorders>
            <w:shd w:val="clear" w:color="auto" w:fill="B6DDE8" w:themeFill="accent5" w:themeFillTint="66"/>
            <w:noWrap/>
            <w:tcPrChange w:id="1723"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22733F75" w14:textId="1045AA37" w:rsidR="00BB4D99" w:rsidRPr="00790356" w:rsidDel="00BB4D99" w:rsidRDefault="00BB4D99" w:rsidP="00BB4D99">
            <w:pPr>
              <w:rPr>
                <w:del w:id="1724" w:author="Bruno Sanchez-Andrade Nuno" w:date="2012-08-17T17:13:00Z"/>
                <w:rFonts w:ascii="Calibri" w:eastAsia="Times New Roman" w:hAnsi="Calibri" w:cs="Times New Roman"/>
                <w:color w:val="000000"/>
              </w:rPr>
              <w:pPrChange w:id="1725" w:author="Bruno Sanchez-Andrade Nuno" w:date="2012-08-17T17:13:00Z">
                <w:pPr>
                  <w:framePr w:hSpace="180" w:wrap="around" w:vAnchor="text" w:hAnchor="page" w:x="1909" w:y="150"/>
                </w:pPr>
              </w:pPrChange>
            </w:pPr>
            <w:del w:id="1726" w:author="Bruno Sanchez-Andrade Nuno" w:date="2012-08-17T17:12:00Z">
              <w:r w:rsidRPr="00790356" w:rsidDel="00BB4D99">
                <w:rPr>
                  <w:rFonts w:ascii="Calibri" w:eastAsia="Times New Roman" w:hAnsi="Calibri" w:cs="Times New Roman"/>
                  <w:color w:val="000000"/>
                </w:rPr>
                <w:delText>Iceland</w:delText>
              </w:r>
            </w:del>
          </w:p>
        </w:tc>
        <w:tc>
          <w:tcPr>
            <w:tcW w:w="1350" w:type="dxa"/>
            <w:tcBorders>
              <w:top w:val="nil"/>
              <w:left w:val="nil"/>
              <w:bottom w:val="nil"/>
              <w:right w:val="nil"/>
            </w:tcBorders>
            <w:shd w:val="clear" w:color="auto" w:fill="B6DDE8" w:themeFill="accent5" w:themeFillTint="66"/>
            <w:noWrap/>
            <w:tcPrChange w:id="1727"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3A562ECA" w14:textId="5B9FBCD2" w:rsidR="00BB4D99" w:rsidRPr="00790356" w:rsidDel="00BB4D99" w:rsidRDefault="00BB4D99" w:rsidP="00BB4D99">
            <w:pPr>
              <w:rPr>
                <w:del w:id="1728" w:author="Bruno Sanchez-Andrade Nuno" w:date="2012-08-17T17:13:00Z"/>
                <w:rFonts w:ascii="Calibri" w:eastAsia="Times New Roman" w:hAnsi="Calibri" w:cs="Times New Roman"/>
                <w:color w:val="000000"/>
              </w:rPr>
              <w:pPrChange w:id="1729" w:author="Bruno Sanchez-Andrade Nuno" w:date="2012-08-17T17:13:00Z">
                <w:pPr>
                  <w:framePr w:hSpace="180" w:wrap="around" w:vAnchor="text" w:hAnchor="page" w:x="1909" w:y="150"/>
                </w:pPr>
              </w:pPrChange>
            </w:pPr>
            <w:del w:id="1730" w:author="Bruno Sanchez-Andrade Nuno" w:date="2012-08-17T17:12:00Z">
              <w:r w:rsidRPr="00790356" w:rsidDel="00BB4D99">
                <w:rPr>
                  <w:rFonts w:ascii="Calibri" w:eastAsia="Times New Roman" w:hAnsi="Calibri" w:cs="Times New Roman"/>
                  <w:color w:val="000000"/>
                </w:rPr>
                <w:delText>76.10</w:delText>
              </w:r>
            </w:del>
          </w:p>
        </w:tc>
        <w:tc>
          <w:tcPr>
            <w:tcW w:w="1479" w:type="dxa"/>
            <w:tcBorders>
              <w:top w:val="nil"/>
              <w:left w:val="nil"/>
              <w:bottom w:val="nil"/>
              <w:right w:val="nil"/>
            </w:tcBorders>
            <w:shd w:val="clear" w:color="auto" w:fill="E5B8B7" w:themeFill="accent2" w:themeFillTint="66"/>
            <w:noWrap/>
            <w:tcPrChange w:id="1731"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174DD992" w14:textId="1A1BB103" w:rsidR="00BB4D99" w:rsidRPr="00790356" w:rsidDel="00BB4D99" w:rsidRDefault="00BB4D99" w:rsidP="00BB4D99">
            <w:pPr>
              <w:rPr>
                <w:del w:id="1732" w:author="Bruno Sanchez-Andrade Nuno" w:date="2012-08-17T17:13:00Z"/>
                <w:rFonts w:ascii="Calibri" w:eastAsia="Times New Roman" w:hAnsi="Calibri" w:cs="Times New Roman"/>
                <w:color w:val="000000"/>
              </w:rPr>
              <w:pPrChange w:id="1733" w:author="Bruno Sanchez-Andrade Nuno" w:date="2012-08-17T17:13:00Z">
                <w:pPr>
                  <w:framePr w:hSpace="180" w:wrap="around" w:vAnchor="text" w:hAnchor="page" w:x="1909" w:y="150"/>
                </w:pPr>
              </w:pPrChange>
            </w:pPr>
            <w:del w:id="1734" w:author="Bruno Sanchez-Andrade Nuno" w:date="2012-08-17T17:12:00Z">
              <w:r w:rsidRPr="00790356" w:rsidDel="00BB4D99">
                <w:rPr>
                  <w:rFonts w:ascii="Calibri" w:eastAsia="Times New Roman" w:hAnsi="Calibri" w:cs="Times New Roman"/>
                  <w:color w:val="000000"/>
                </w:rPr>
                <w:delText>Slovenia</w:delText>
              </w:r>
            </w:del>
          </w:p>
        </w:tc>
        <w:tc>
          <w:tcPr>
            <w:tcW w:w="1199" w:type="dxa"/>
            <w:tcBorders>
              <w:top w:val="nil"/>
              <w:left w:val="nil"/>
              <w:bottom w:val="nil"/>
              <w:right w:val="nil"/>
            </w:tcBorders>
            <w:shd w:val="clear" w:color="auto" w:fill="E5B8B7" w:themeFill="accent2" w:themeFillTint="66"/>
            <w:noWrap/>
            <w:tcPrChange w:id="1735"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20A075E1" w14:textId="33628912" w:rsidR="00BB4D99" w:rsidRPr="00790356" w:rsidDel="00BB4D99" w:rsidRDefault="00BB4D99" w:rsidP="00BB4D99">
            <w:pPr>
              <w:rPr>
                <w:del w:id="1736" w:author="Bruno Sanchez-Andrade Nuno" w:date="2012-08-17T17:13:00Z"/>
                <w:rFonts w:ascii="Calibri" w:eastAsia="Times New Roman" w:hAnsi="Calibri" w:cs="Times New Roman"/>
                <w:color w:val="000000"/>
              </w:rPr>
              <w:pPrChange w:id="1737" w:author="Bruno Sanchez-Andrade Nuno" w:date="2012-08-17T17:13:00Z">
                <w:pPr>
                  <w:framePr w:hSpace="180" w:wrap="around" w:vAnchor="text" w:hAnchor="page" w:x="1909" w:y="150"/>
                </w:pPr>
              </w:pPrChange>
            </w:pPr>
            <w:del w:id="1738" w:author="Bruno Sanchez-Andrade Nuno" w:date="2012-08-17T17:12:00Z">
              <w:r w:rsidRPr="00790356" w:rsidDel="00BB4D99">
                <w:rPr>
                  <w:rFonts w:ascii="Calibri" w:eastAsia="Times New Roman" w:hAnsi="Calibri" w:cs="Times New Roman"/>
                  <w:color w:val="000000"/>
                </w:rPr>
                <w:delText>76.18</w:delText>
              </w:r>
            </w:del>
          </w:p>
        </w:tc>
      </w:tr>
      <w:tr w:rsidR="00BB4D99" w:rsidRPr="00790356" w:rsidDel="00BB4D99" w14:paraId="076F0493" w14:textId="21A887A6" w:rsidTr="00BB4D99">
        <w:trPr>
          <w:trHeight w:val="300"/>
          <w:del w:id="1739" w:author="Bruno Sanchez-Andrade Nuno" w:date="2012-08-17T17:13:00Z"/>
          <w:trPrChange w:id="1740"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741"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13BA1CA3" w14:textId="0C930D58" w:rsidR="00BB4D99" w:rsidRPr="00790356" w:rsidDel="00BB4D99" w:rsidRDefault="00BB4D99" w:rsidP="00BB4D99">
            <w:pPr>
              <w:rPr>
                <w:del w:id="1742" w:author="Bruno Sanchez-Andrade Nuno" w:date="2012-08-17T17:13:00Z"/>
                <w:rFonts w:ascii="Calibri" w:eastAsia="Times New Roman" w:hAnsi="Calibri" w:cs="Times New Roman"/>
                <w:color w:val="000000"/>
              </w:rPr>
              <w:pPrChange w:id="1743" w:author="Bruno Sanchez-Andrade Nuno" w:date="2012-08-17T17:13:00Z">
                <w:pPr>
                  <w:framePr w:hSpace="180" w:wrap="around" w:vAnchor="text" w:hAnchor="page" w:x="1909" w:y="150"/>
                </w:pPr>
              </w:pPrChange>
            </w:pPr>
            <w:del w:id="1744" w:author="Bruno Sanchez-Andrade Nuno" w:date="2012-08-17T17:12:00Z">
              <w:r w:rsidRPr="00790356" w:rsidDel="00BB4D99">
                <w:rPr>
                  <w:rFonts w:ascii="Calibri" w:eastAsia="Times New Roman" w:hAnsi="Calibri" w:cs="Times New Roman"/>
                  <w:color w:val="000000"/>
                </w:rPr>
                <w:delText>Canada</w:delText>
              </w:r>
            </w:del>
          </w:p>
        </w:tc>
        <w:tc>
          <w:tcPr>
            <w:tcW w:w="1080" w:type="dxa"/>
            <w:tcBorders>
              <w:top w:val="nil"/>
              <w:left w:val="nil"/>
              <w:bottom w:val="nil"/>
              <w:right w:val="single" w:sz="4" w:space="0" w:color="auto"/>
            </w:tcBorders>
            <w:shd w:val="clear" w:color="auto" w:fill="D6E3BC" w:themeFill="accent3" w:themeFillTint="66"/>
            <w:noWrap/>
            <w:tcPrChange w:id="1745"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65E95F59" w14:textId="0073AFA1" w:rsidR="00BB4D99" w:rsidRPr="00790356" w:rsidDel="00BB4D99" w:rsidRDefault="00BB4D99" w:rsidP="00BB4D99">
            <w:pPr>
              <w:rPr>
                <w:del w:id="1746" w:author="Bruno Sanchez-Andrade Nuno" w:date="2012-08-17T17:13:00Z"/>
                <w:rFonts w:ascii="Calibri" w:eastAsia="Times New Roman" w:hAnsi="Calibri" w:cs="Times New Roman"/>
                <w:color w:val="000000"/>
              </w:rPr>
              <w:pPrChange w:id="1747" w:author="Bruno Sanchez-Andrade Nuno" w:date="2012-08-17T17:13:00Z">
                <w:pPr>
                  <w:framePr w:hSpace="180" w:wrap="around" w:vAnchor="text" w:hAnchor="page" w:x="1909" w:y="150"/>
                </w:pPr>
              </w:pPrChange>
            </w:pPr>
            <w:del w:id="1748" w:author="Bruno Sanchez-Andrade Nuno" w:date="2012-08-17T17:12:00Z">
              <w:r w:rsidRPr="00790356" w:rsidDel="00BB4D99">
                <w:rPr>
                  <w:rFonts w:ascii="Calibri" w:eastAsia="Times New Roman" w:hAnsi="Calibri" w:cs="Times New Roman"/>
                  <w:color w:val="000000"/>
                </w:rPr>
                <w:delText>78.15</w:delText>
              </w:r>
            </w:del>
          </w:p>
        </w:tc>
        <w:tc>
          <w:tcPr>
            <w:tcW w:w="1411" w:type="dxa"/>
            <w:tcBorders>
              <w:top w:val="nil"/>
              <w:left w:val="single" w:sz="4" w:space="0" w:color="auto"/>
              <w:bottom w:val="nil"/>
              <w:right w:val="nil"/>
            </w:tcBorders>
            <w:shd w:val="clear" w:color="auto" w:fill="B6DDE8" w:themeFill="accent5" w:themeFillTint="66"/>
            <w:noWrap/>
            <w:tcPrChange w:id="1749"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44FBB3C5" w14:textId="712571FA" w:rsidR="00BB4D99" w:rsidRPr="00790356" w:rsidDel="00BB4D99" w:rsidRDefault="00BB4D99" w:rsidP="00BB4D99">
            <w:pPr>
              <w:rPr>
                <w:del w:id="1750" w:author="Bruno Sanchez-Andrade Nuno" w:date="2012-08-17T17:13:00Z"/>
                <w:rFonts w:ascii="Calibri" w:eastAsia="Times New Roman" w:hAnsi="Calibri" w:cs="Times New Roman"/>
                <w:color w:val="000000"/>
              </w:rPr>
              <w:pPrChange w:id="1751" w:author="Bruno Sanchez-Andrade Nuno" w:date="2012-08-17T17:13:00Z">
                <w:pPr>
                  <w:framePr w:hSpace="180" w:wrap="around" w:vAnchor="text" w:hAnchor="page" w:x="1909" w:y="150"/>
                </w:pPr>
              </w:pPrChange>
            </w:pPr>
            <w:del w:id="1752" w:author="Bruno Sanchez-Andrade Nuno" w:date="2012-08-17T17:12:00Z">
              <w:r w:rsidRPr="00790356" w:rsidDel="00BB4D99">
                <w:rPr>
                  <w:rFonts w:ascii="Calibri" w:eastAsia="Times New Roman" w:hAnsi="Calibri" w:cs="Times New Roman"/>
                  <w:color w:val="000000"/>
                </w:rPr>
                <w:delText>Canada</w:delText>
              </w:r>
            </w:del>
          </w:p>
        </w:tc>
        <w:tc>
          <w:tcPr>
            <w:tcW w:w="1350" w:type="dxa"/>
            <w:tcBorders>
              <w:top w:val="nil"/>
              <w:left w:val="nil"/>
              <w:bottom w:val="nil"/>
              <w:right w:val="nil"/>
            </w:tcBorders>
            <w:shd w:val="clear" w:color="auto" w:fill="B6DDE8" w:themeFill="accent5" w:themeFillTint="66"/>
            <w:noWrap/>
            <w:tcPrChange w:id="1753"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072C6FA0" w14:textId="44927065" w:rsidR="00BB4D99" w:rsidRPr="00790356" w:rsidDel="00BB4D99" w:rsidRDefault="00BB4D99" w:rsidP="00BB4D99">
            <w:pPr>
              <w:rPr>
                <w:del w:id="1754" w:author="Bruno Sanchez-Andrade Nuno" w:date="2012-08-17T17:13:00Z"/>
                <w:rFonts w:ascii="Calibri" w:eastAsia="Times New Roman" w:hAnsi="Calibri" w:cs="Times New Roman"/>
                <w:color w:val="000000"/>
              </w:rPr>
              <w:pPrChange w:id="1755" w:author="Bruno Sanchez-Andrade Nuno" w:date="2012-08-17T17:13:00Z">
                <w:pPr>
                  <w:framePr w:hSpace="180" w:wrap="around" w:vAnchor="text" w:hAnchor="page" w:x="1909" w:y="150"/>
                </w:pPr>
              </w:pPrChange>
            </w:pPr>
            <w:del w:id="1756" w:author="Bruno Sanchez-Andrade Nuno" w:date="2012-08-17T17:12:00Z">
              <w:r w:rsidRPr="00790356" w:rsidDel="00BB4D99">
                <w:rPr>
                  <w:rFonts w:ascii="Calibri" w:eastAsia="Times New Roman" w:hAnsi="Calibri" w:cs="Times New Roman"/>
                  <w:color w:val="000000"/>
                </w:rPr>
                <w:delText>75.91</w:delText>
              </w:r>
            </w:del>
          </w:p>
        </w:tc>
        <w:tc>
          <w:tcPr>
            <w:tcW w:w="1479" w:type="dxa"/>
            <w:tcBorders>
              <w:top w:val="nil"/>
              <w:left w:val="nil"/>
              <w:bottom w:val="nil"/>
              <w:right w:val="nil"/>
            </w:tcBorders>
            <w:shd w:val="clear" w:color="auto" w:fill="E5B8B7" w:themeFill="accent2" w:themeFillTint="66"/>
            <w:noWrap/>
            <w:tcPrChange w:id="1757"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4EC3058C" w14:textId="40EE9959" w:rsidR="00BB4D99" w:rsidRPr="00790356" w:rsidDel="00BB4D99" w:rsidRDefault="00BB4D99" w:rsidP="00BB4D99">
            <w:pPr>
              <w:rPr>
                <w:del w:id="1758" w:author="Bruno Sanchez-Andrade Nuno" w:date="2012-08-17T17:13:00Z"/>
                <w:rFonts w:ascii="Calibri" w:eastAsia="Times New Roman" w:hAnsi="Calibri" w:cs="Times New Roman"/>
                <w:color w:val="000000"/>
              </w:rPr>
              <w:pPrChange w:id="1759" w:author="Bruno Sanchez-Andrade Nuno" w:date="2012-08-17T17:13:00Z">
                <w:pPr>
                  <w:framePr w:hSpace="180" w:wrap="around" w:vAnchor="text" w:hAnchor="page" w:x="1909" w:y="150"/>
                </w:pPr>
              </w:pPrChange>
            </w:pPr>
            <w:del w:id="1760" w:author="Bruno Sanchez-Andrade Nuno" w:date="2012-08-17T17:12:00Z">
              <w:r w:rsidRPr="00790356" w:rsidDel="00BB4D99">
                <w:rPr>
                  <w:rFonts w:ascii="Calibri" w:eastAsia="Times New Roman" w:hAnsi="Calibri" w:cs="Times New Roman"/>
                  <w:color w:val="000000"/>
                </w:rPr>
                <w:delText>France</w:delText>
              </w:r>
            </w:del>
          </w:p>
        </w:tc>
        <w:tc>
          <w:tcPr>
            <w:tcW w:w="1199" w:type="dxa"/>
            <w:tcBorders>
              <w:top w:val="nil"/>
              <w:left w:val="nil"/>
              <w:bottom w:val="nil"/>
              <w:right w:val="nil"/>
            </w:tcBorders>
            <w:shd w:val="clear" w:color="auto" w:fill="E5B8B7" w:themeFill="accent2" w:themeFillTint="66"/>
            <w:noWrap/>
            <w:tcPrChange w:id="1761"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2AB89D15" w14:textId="1C7DD030" w:rsidR="00BB4D99" w:rsidRPr="00790356" w:rsidDel="00BB4D99" w:rsidRDefault="00BB4D99" w:rsidP="00BB4D99">
            <w:pPr>
              <w:rPr>
                <w:del w:id="1762" w:author="Bruno Sanchez-Andrade Nuno" w:date="2012-08-17T17:13:00Z"/>
                <w:rFonts w:ascii="Calibri" w:eastAsia="Times New Roman" w:hAnsi="Calibri" w:cs="Times New Roman"/>
                <w:color w:val="000000"/>
              </w:rPr>
              <w:pPrChange w:id="1763" w:author="Bruno Sanchez-Andrade Nuno" w:date="2012-08-17T17:13:00Z">
                <w:pPr>
                  <w:framePr w:hSpace="180" w:wrap="around" w:vAnchor="text" w:hAnchor="page" w:x="1909" w:y="150"/>
                </w:pPr>
              </w:pPrChange>
            </w:pPr>
            <w:del w:id="1764" w:author="Bruno Sanchez-Andrade Nuno" w:date="2012-08-17T17:12:00Z">
              <w:r w:rsidRPr="00790356" w:rsidDel="00BB4D99">
                <w:rPr>
                  <w:rFonts w:ascii="Calibri" w:eastAsia="Times New Roman" w:hAnsi="Calibri" w:cs="Times New Roman"/>
                  <w:color w:val="000000"/>
                </w:rPr>
                <w:delText>76.16</w:delText>
              </w:r>
            </w:del>
          </w:p>
        </w:tc>
      </w:tr>
      <w:tr w:rsidR="00BB4D99" w:rsidRPr="00790356" w:rsidDel="00BB4D99" w14:paraId="50DDAA68" w14:textId="5524D960" w:rsidTr="00BB4D99">
        <w:trPr>
          <w:trHeight w:val="300"/>
          <w:del w:id="1765" w:author="Bruno Sanchez-Andrade Nuno" w:date="2012-08-17T17:13:00Z"/>
          <w:trPrChange w:id="1766" w:author="Bruno Sanchez-Andrade Nuno" w:date="2012-08-17T17:12:00Z">
            <w:trPr>
              <w:trHeight w:val="300"/>
            </w:trPr>
          </w:trPrChange>
        </w:trPr>
        <w:tc>
          <w:tcPr>
            <w:tcW w:w="1440" w:type="dxa"/>
            <w:tcBorders>
              <w:top w:val="nil"/>
              <w:left w:val="single" w:sz="4" w:space="0" w:color="auto"/>
              <w:bottom w:val="nil"/>
              <w:right w:val="nil"/>
            </w:tcBorders>
            <w:shd w:val="clear" w:color="auto" w:fill="D6E3BC" w:themeFill="accent3" w:themeFillTint="66"/>
            <w:noWrap/>
            <w:tcPrChange w:id="1767" w:author="Bruno Sanchez-Andrade Nuno" w:date="2012-08-17T17:12:00Z">
              <w:tcPr>
                <w:tcW w:w="1440" w:type="dxa"/>
                <w:tcBorders>
                  <w:top w:val="nil"/>
                  <w:left w:val="single" w:sz="4" w:space="0" w:color="auto"/>
                  <w:bottom w:val="nil"/>
                  <w:right w:val="nil"/>
                </w:tcBorders>
                <w:shd w:val="clear" w:color="auto" w:fill="D6E3BC" w:themeFill="accent3" w:themeFillTint="66"/>
                <w:noWrap/>
              </w:tcPr>
            </w:tcPrChange>
          </w:tcPr>
          <w:p w14:paraId="687D48C7" w14:textId="5968A659" w:rsidR="00BB4D99" w:rsidRPr="00790356" w:rsidDel="00BB4D99" w:rsidRDefault="00BB4D99" w:rsidP="00BB4D99">
            <w:pPr>
              <w:rPr>
                <w:del w:id="1768" w:author="Bruno Sanchez-Andrade Nuno" w:date="2012-08-17T17:13:00Z"/>
                <w:rFonts w:ascii="Calibri" w:eastAsia="Times New Roman" w:hAnsi="Calibri" w:cs="Times New Roman"/>
                <w:color w:val="000000"/>
              </w:rPr>
              <w:pPrChange w:id="1769" w:author="Bruno Sanchez-Andrade Nuno" w:date="2012-08-17T17:13:00Z">
                <w:pPr>
                  <w:framePr w:hSpace="180" w:wrap="around" w:vAnchor="text" w:hAnchor="page" w:x="1909" w:y="150"/>
                </w:pPr>
              </w:pPrChange>
            </w:pPr>
            <w:del w:id="1770" w:author="Bruno Sanchez-Andrade Nuno" w:date="2012-08-17T17:12:00Z">
              <w:r w:rsidRPr="00790356" w:rsidDel="00BB4D99">
                <w:rPr>
                  <w:rFonts w:ascii="Calibri" w:eastAsia="Times New Roman" w:hAnsi="Calibri" w:cs="Times New Roman"/>
                  <w:color w:val="000000"/>
                </w:rPr>
                <w:delText>Chile</w:delText>
              </w:r>
            </w:del>
          </w:p>
        </w:tc>
        <w:tc>
          <w:tcPr>
            <w:tcW w:w="1080" w:type="dxa"/>
            <w:tcBorders>
              <w:top w:val="nil"/>
              <w:left w:val="nil"/>
              <w:bottom w:val="nil"/>
              <w:right w:val="single" w:sz="4" w:space="0" w:color="auto"/>
            </w:tcBorders>
            <w:shd w:val="clear" w:color="auto" w:fill="D6E3BC" w:themeFill="accent3" w:themeFillTint="66"/>
            <w:noWrap/>
            <w:tcPrChange w:id="1771" w:author="Bruno Sanchez-Andrade Nuno" w:date="2012-08-17T17:12:00Z">
              <w:tcPr>
                <w:tcW w:w="1080" w:type="dxa"/>
                <w:tcBorders>
                  <w:top w:val="nil"/>
                  <w:left w:val="nil"/>
                  <w:bottom w:val="nil"/>
                  <w:right w:val="single" w:sz="4" w:space="0" w:color="auto"/>
                </w:tcBorders>
                <w:shd w:val="clear" w:color="auto" w:fill="D6E3BC" w:themeFill="accent3" w:themeFillTint="66"/>
                <w:noWrap/>
              </w:tcPr>
            </w:tcPrChange>
          </w:tcPr>
          <w:p w14:paraId="295DDB67" w14:textId="1EC28345" w:rsidR="00BB4D99" w:rsidRPr="00790356" w:rsidDel="00BB4D99" w:rsidRDefault="00BB4D99" w:rsidP="00BB4D99">
            <w:pPr>
              <w:rPr>
                <w:del w:id="1772" w:author="Bruno Sanchez-Andrade Nuno" w:date="2012-08-17T17:13:00Z"/>
                <w:rFonts w:ascii="Calibri" w:eastAsia="Times New Roman" w:hAnsi="Calibri" w:cs="Times New Roman"/>
                <w:color w:val="000000"/>
              </w:rPr>
              <w:pPrChange w:id="1773" w:author="Bruno Sanchez-Andrade Nuno" w:date="2012-08-17T17:13:00Z">
                <w:pPr>
                  <w:framePr w:hSpace="180" w:wrap="around" w:vAnchor="text" w:hAnchor="page" w:x="1909" w:y="150"/>
                </w:pPr>
              </w:pPrChange>
            </w:pPr>
            <w:del w:id="1774" w:author="Bruno Sanchez-Andrade Nuno" w:date="2012-08-17T17:12:00Z">
              <w:r w:rsidRPr="00790356" w:rsidDel="00BB4D99">
                <w:rPr>
                  <w:rFonts w:ascii="Calibri" w:eastAsia="Times New Roman" w:hAnsi="Calibri" w:cs="Times New Roman"/>
                  <w:color w:val="000000"/>
                </w:rPr>
                <w:delText>77.74</w:delText>
              </w:r>
            </w:del>
          </w:p>
        </w:tc>
        <w:tc>
          <w:tcPr>
            <w:tcW w:w="1411" w:type="dxa"/>
            <w:tcBorders>
              <w:top w:val="nil"/>
              <w:left w:val="single" w:sz="4" w:space="0" w:color="auto"/>
              <w:bottom w:val="nil"/>
              <w:right w:val="nil"/>
            </w:tcBorders>
            <w:shd w:val="clear" w:color="auto" w:fill="B6DDE8" w:themeFill="accent5" w:themeFillTint="66"/>
            <w:noWrap/>
            <w:tcPrChange w:id="1775" w:author="Bruno Sanchez-Andrade Nuno" w:date="2012-08-17T17:12:00Z">
              <w:tcPr>
                <w:tcW w:w="1411" w:type="dxa"/>
                <w:tcBorders>
                  <w:top w:val="nil"/>
                  <w:left w:val="single" w:sz="4" w:space="0" w:color="auto"/>
                  <w:bottom w:val="nil"/>
                  <w:right w:val="nil"/>
                </w:tcBorders>
                <w:shd w:val="clear" w:color="auto" w:fill="B6DDE8" w:themeFill="accent5" w:themeFillTint="66"/>
                <w:noWrap/>
              </w:tcPr>
            </w:tcPrChange>
          </w:tcPr>
          <w:p w14:paraId="10B6C17B" w14:textId="2732A6DD" w:rsidR="00BB4D99" w:rsidRPr="00790356" w:rsidDel="00BB4D99" w:rsidRDefault="00BB4D99" w:rsidP="00BB4D99">
            <w:pPr>
              <w:rPr>
                <w:del w:id="1776" w:author="Bruno Sanchez-Andrade Nuno" w:date="2012-08-17T17:13:00Z"/>
                <w:rFonts w:ascii="Calibri" w:eastAsia="Times New Roman" w:hAnsi="Calibri" w:cs="Times New Roman"/>
                <w:color w:val="000000"/>
              </w:rPr>
              <w:pPrChange w:id="1777" w:author="Bruno Sanchez-Andrade Nuno" w:date="2012-08-17T17:13:00Z">
                <w:pPr>
                  <w:framePr w:hSpace="180" w:wrap="around" w:vAnchor="text" w:hAnchor="page" w:x="1909" w:y="150"/>
                </w:pPr>
              </w:pPrChange>
            </w:pPr>
            <w:del w:id="1778" w:author="Bruno Sanchez-Andrade Nuno" w:date="2012-08-17T17:12:00Z">
              <w:r w:rsidRPr="00790356" w:rsidDel="00BB4D99">
                <w:rPr>
                  <w:rFonts w:ascii="Calibri" w:eastAsia="Times New Roman" w:hAnsi="Calibri" w:cs="Times New Roman"/>
                  <w:color w:val="000000"/>
                </w:rPr>
                <w:delText>Romania</w:delText>
              </w:r>
            </w:del>
          </w:p>
        </w:tc>
        <w:tc>
          <w:tcPr>
            <w:tcW w:w="1350" w:type="dxa"/>
            <w:tcBorders>
              <w:top w:val="nil"/>
              <w:left w:val="nil"/>
              <w:bottom w:val="nil"/>
              <w:right w:val="nil"/>
            </w:tcBorders>
            <w:shd w:val="clear" w:color="auto" w:fill="B6DDE8" w:themeFill="accent5" w:themeFillTint="66"/>
            <w:noWrap/>
            <w:tcPrChange w:id="1779" w:author="Bruno Sanchez-Andrade Nuno" w:date="2012-08-17T17:12:00Z">
              <w:tcPr>
                <w:tcW w:w="1350" w:type="dxa"/>
                <w:tcBorders>
                  <w:top w:val="nil"/>
                  <w:left w:val="nil"/>
                  <w:bottom w:val="nil"/>
                  <w:right w:val="nil"/>
                </w:tcBorders>
                <w:shd w:val="clear" w:color="auto" w:fill="B6DDE8" w:themeFill="accent5" w:themeFillTint="66"/>
                <w:noWrap/>
              </w:tcPr>
            </w:tcPrChange>
          </w:tcPr>
          <w:p w14:paraId="4E2954F7" w14:textId="5D3839FC" w:rsidR="00BB4D99" w:rsidRPr="00790356" w:rsidDel="00BB4D99" w:rsidRDefault="00BB4D99" w:rsidP="00BB4D99">
            <w:pPr>
              <w:rPr>
                <w:del w:id="1780" w:author="Bruno Sanchez-Andrade Nuno" w:date="2012-08-17T17:13:00Z"/>
                <w:rFonts w:ascii="Calibri" w:eastAsia="Times New Roman" w:hAnsi="Calibri" w:cs="Times New Roman"/>
                <w:color w:val="000000"/>
              </w:rPr>
              <w:pPrChange w:id="1781" w:author="Bruno Sanchez-Andrade Nuno" w:date="2012-08-17T17:13:00Z">
                <w:pPr>
                  <w:framePr w:hSpace="180" w:wrap="around" w:vAnchor="text" w:hAnchor="page" w:x="1909" w:y="150"/>
                </w:pPr>
              </w:pPrChange>
            </w:pPr>
            <w:del w:id="1782" w:author="Bruno Sanchez-Andrade Nuno" w:date="2012-08-17T17:12:00Z">
              <w:r w:rsidRPr="00790356" w:rsidDel="00BB4D99">
                <w:rPr>
                  <w:rFonts w:ascii="Calibri" w:eastAsia="Times New Roman" w:hAnsi="Calibri" w:cs="Times New Roman"/>
                  <w:color w:val="000000"/>
                </w:rPr>
                <w:delText>75.89</w:delText>
              </w:r>
            </w:del>
          </w:p>
        </w:tc>
        <w:tc>
          <w:tcPr>
            <w:tcW w:w="1479" w:type="dxa"/>
            <w:tcBorders>
              <w:top w:val="nil"/>
              <w:left w:val="nil"/>
              <w:bottom w:val="nil"/>
              <w:right w:val="nil"/>
            </w:tcBorders>
            <w:shd w:val="clear" w:color="auto" w:fill="E5B8B7" w:themeFill="accent2" w:themeFillTint="66"/>
            <w:noWrap/>
            <w:tcPrChange w:id="1783" w:author="Bruno Sanchez-Andrade Nuno" w:date="2012-08-17T17:12:00Z">
              <w:tcPr>
                <w:tcW w:w="1479" w:type="dxa"/>
                <w:tcBorders>
                  <w:top w:val="nil"/>
                  <w:left w:val="nil"/>
                  <w:bottom w:val="nil"/>
                  <w:right w:val="nil"/>
                </w:tcBorders>
                <w:shd w:val="clear" w:color="auto" w:fill="E5B8B7" w:themeFill="accent2" w:themeFillTint="66"/>
                <w:noWrap/>
              </w:tcPr>
            </w:tcPrChange>
          </w:tcPr>
          <w:p w14:paraId="22AD53EF" w14:textId="5115603F" w:rsidR="00BB4D99" w:rsidRPr="00790356" w:rsidDel="00BB4D99" w:rsidRDefault="00BB4D99" w:rsidP="00BB4D99">
            <w:pPr>
              <w:rPr>
                <w:del w:id="1784" w:author="Bruno Sanchez-Andrade Nuno" w:date="2012-08-17T17:13:00Z"/>
                <w:rFonts w:ascii="Calibri" w:eastAsia="Times New Roman" w:hAnsi="Calibri" w:cs="Times New Roman"/>
                <w:color w:val="000000"/>
              </w:rPr>
              <w:pPrChange w:id="1785" w:author="Bruno Sanchez-Andrade Nuno" w:date="2012-08-17T17:13:00Z">
                <w:pPr>
                  <w:framePr w:hSpace="180" w:wrap="around" w:vAnchor="text" w:hAnchor="page" w:x="1909" w:y="150"/>
                </w:pPr>
              </w:pPrChange>
            </w:pPr>
            <w:del w:id="1786" w:author="Bruno Sanchez-Andrade Nuno" w:date="2012-08-17T17:12:00Z">
              <w:r w:rsidRPr="00790356" w:rsidDel="00BB4D99">
                <w:rPr>
                  <w:rFonts w:ascii="Calibri" w:eastAsia="Times New Roman" w:hAnsi="Calibri" w:cs="Times New Roman"/>
                  <w:color w:val="000000"/>
                </w:rPr>
                <w:delText>Uruguay</w:delText>
              </w:r>
            </w:del>
          </w:p>
        </w:tc>
        <w:tc>
          <w:tcPr>
            <w:tcW w:w="1199" w:type="dxa"/>
            <w:tcBorders>
              <w:top w:val="nil"/>
              <w:left w:val="nil"/>
              <w:bottom w:val="nil"/>
              <w:right w:val="nil"/>
            </w:tcBorders>
            <w:shd w:val="clear" w:color="auto" w:fill="E5B8B7" w:themeFill="accent2" w:themeFillTint="66"/>
            <w:noWrap/>
            <w:tcPrChange w:id="1787" w:author="Bruno Sanchez-Andrade Nuno" w:date="2012-08-17T17:12:00Z">
              <w:tcPr>
                <w:tcW w:w="1199" w:type="dxa"/>
                <w:tcBorders>
                  <w:top w:val="nil"/>
                  <w:left w:val="nil"/>
                  <w:bottom w:val="nil"/>
                  <w:right w:val="nil"/>
                </w:tcBorders>
                <w:shd w:val="clear" w:color="auto" w:fill="E5B8B7" w:themeFill="accent2" w:themeFillTint="66"/>
                <w:noWrap/>
              </w:tcPr>
            </w:tcPrChange>
          </w:tcPr>
          <w:p w14:paraId="6E79C73F" w14:textId="3C1A39B6" w:rsidR="00BB4D99" w:rsidRPr="00790356" w:rsidDel="00BB4D99" w:rsidRDefault="00BB4D99" w:rsidP="00BB4D99">
            <w:pPr>
              <w:rPr>
                <w:del w:id="1788" w:author="Bruno Sanchez-Andrade Nuno" w:date="2012-08-17T17:13:00Z"/>
                <w:rFonts w:ascii="Calibri" w:eastAsia="Times New Roman" w:hAnsi="Calibri" w:cs="Times New Roman"/>
                <w:color w:val="000000"/>
              </w:rPr>
              <w:pPrChange w:id="1789" w:author="Bruno Sanchez-Andrade Nuno" w:date="2012-08-17T17:13:00Z">
                <w:pPr>
                  <w:framePr w:hSpace="180" w:wrap="around" w:vAnchor="text" w:hAnchor="page" w:x="1909" w:y="150"/>
                </w:pPr>
              </w:pPrChange>
            </w:pPr>
            <w:del w:id="1790" w:author="Bruno Sanchez-Andrade Nuno" w:date="2012-08-17T17:12:00Z">
              <w:r w:rsidRPr="00790356" w:rsidDel="00BB4D99">
                <w:rPr>
                  <w:rFonts w:ascii="Calibri" w:eastAsia="Times New Roman" w:hAnsi="Calibri" w:cs="Times New Roman"/>
                  <w:color w:val="000000"/>
                </w:rPr>
                <w:delText>77.37</w:delText>
              </w:r>
            </w:del>
          </w:p>
        </w:tc>
      </w:tr>
    </w:tbl>
    <w:p w14:paraId="62DF2E9F" w14:textId="01B4250D" w:rsidR="00573147" w:rsidDel="00BB4D99" w:rsidRDefault="00573147" w:rsidP="00BB4D99">
      <w:pPr>
        <w:rPr>
          <w:del w:id="1791" w:author="Bruno Sanchez-Andrade Nuno" w:date="2012-08-17T17:13:00Z"/>
        </w:rPr>
      </w:pPr>
    </w:p>
    <w:p w14:paraId="3A6B781B" w14:textId="47EB7422" w:rsidR="00BB4D99" w:rsidRDefault="00BB4D99">
      <w:pPr>
        <w:rPr>
          <w:ins w:id="1792" w:author="Bruno Sanchez-Andrade Nuno" w:date="2012-08-17T17:13:00Z"/>
        </w:rPr>
      </w:pPr>
      <w:ins w:id="1793" w:author="Bruno Sanchez-Andrade Nuno" w:date="2012-08-17T17:13:00Z">
        <w:r>
          <w:br w:type="page"/>
        </w:r>
      </w:ins>
    </w:p>
    <w:tbl>
      <w:tblPr>
        <w:tblW w:w="9679" w:type="dxa"/>
        <w:tblInd w:w="-252" w:type="dxa"/>
        <w:tblLayout w:type="fixed"/>
        <w:tblLook w:val="04A0" w:firstRow="1" w:lastRow="0" w:firstColumn="1" w:lastColumn="0" w:noHBand="0" w:noVBand="1"/>
      </w:tblPr>
      <w:tblGrid>
        <w:gridCol w:w="540"/>
        <w:gridCol w:w="1399"/>
        <w:gridCol w:w="1245"/>
        <w:gridCol w:w="581"/>
        <w:gridCol w:w="1414"/>
        <w:gridCol w:w="1260"/>
        <w:gridCol w:w="581"/>
        <w:gridCol w:w="1449"/>
        <w:gridCol w:w="1210"/>
        <w:tblGridChange w:id="1794">
          <w:tblGrid>
            <w:gridCol w:w="540"/>
            <w:gridCol w:w="1399"/>
            <w:gridCol w:w="1245"/>
            <w:gridCol w:w="581"/>
            <w:gridCol w:w="1414"/>
            <w:gridCol w:w="1260"/>
            <w:gridCol w:w="581"/>
            <w:gridCol w:w="1449"/>
            <w:gridCol w:w="1210"/>
          </w:tblGrid>
        </w:tblGridChange>
      </w:tblGrid>
      <w:tr w:rsidR="00017F27" w:rsidRPr="00017F27" w14:paraId="73209C3A" w14:textId="77777777" w:rsidTr="00017F27">
        <w:trPr>
          <w:trHeight w:val="300"/>
          <w:ins w:id="1795" w:author="Bruno Sanchez-Andrade Nuno" w:date="2012-08-17T17:13:00Z"/>
        </w:trPr>
        <w:tc>
          <w:tcPr>
            <w:tcW w:w="540" w:type="dxa"/>
            <w:tcBorders>
              <w:top w:val="single" w:sz="4" w:space="0" w:color="auto"/>
              <w:left w:val="single" w:sz="4" w:space="0" w:color="auto"/>
              <w:bottom w:val="nil"/>
              <w:right w:val="nil"/>
            </w:tcBorders>
            <w:shd w:val="clear" w:color="auto" w:fill="auto"/>
            <w:noWrap/>
            <w:vAlign w:val="bottom"/>
            <w:hideMark/>
          </w:tcPr>
          <w:p w14:paraId="78CF671B" w14:textId="77777777" w:rsidR="00BB4D99" w:rsidRPr="00017F27" w:rsidRDefault="00BB4D99" w:rsidP="00BB4D99">
            <w:pPr>
              <w:rPr>
                <w:ins w:id="1796" w:author="Bruno Sanchez-Andrade Nuno" w:date="2012-08-17T17:13:00Z"/>
                <w:rFonts w:ascii="Calibri" w:eastAsia="Times New Roman" w:hAnsi="Calibri" w:cs="Times New Roman"/>
                <w:b/>
                <w:bCs/>
                <w:color w:val="963634"/>
                <w:sz w:val="20"/>
                <w:szCs w:val="20"/>
                <w:lang w:eastAsia="en-US"/>
                <w:rPrChange w:id="1797" w:author="Bruno Sanchez-Andrade Nuno" w:date="2012-08-17T17:15:00Z">
                  <w:rPr>
                    <w:ins w:id="1798" w:author="Bruno Sanchez-Andrade Nuno" w:date="2012-08-17T17:13:00Z"/>
                    <w:rFonts w:ascii="Calibri" w:eastAsia="Times New Roman" w:hAnsi="Calibri" w:cs="Times New Roman"/>
                    <w:b/>
                    <w:bCs/>
                    <w:color w:val="963634"/>
                    <w:sz w:val="24"/>
                    <w:szCs w:val="24"/>
                    <w:lang w:eastAsia="en-US"/>
                  </w:rPr>
                </w:rPrChange>
              </w:rPr>
            </w:pPr>
            <w:ins w:id="1799" w:author="Bruno Sanchez-Andrade Nuno" w:date="2012-08-17T17:13:00Z">
              <w:r w:rsidRPr="00017F27">
                <w:rPr>
                  <w:rFonts w:ascii="Calibri" w:eastAsia="Times New Roman" w:hAnsi="Calibri" w:cs="Times New Roman"/>
                  <w:b/>
                  <w:bCs/>
                  <w:color w:val="963634"/>
                  <w:sz w:val="20"/>
                  <w:szCs w:val="20"/>
                  <w:lang w:eastAsia="en-US"/>
                  <w:rPrChange w:id="1800" w:author="Bruno Sanchez-Andrade Nuno" w:date="2012-08-17T17:15:00Z">
                    <w:rPr>
                      <w:rFonts w:ascii="Calibri" w:eastAsia="Times New Roman" w:hAnsi="Calibri" w:cs="Times New Roman"/>
                      <w:b/>
                      <w:bCs/>
                      <w:color w:val="963634"/>
                      <w:sz w:val="24"/>
                      <w:szCs w:val="24"/>
                      <w:lang w:eastAsia="en-US"/>
                    </w:rPr>
                  </w:rPrChange>
                </w:rPr>
                <w:lastRenderedPageBreak/>
                <w:t> </w:t>
              </w:r>
            </w:ins>
          </w:p>
        </w:tc>
        <w:tc>
          <w:tcPr>
            <w:tcW w:w="1399" w:type="dxa"/>
            <w:tcBorders>
              <w:top w:val="single" w:sz="4" w:space="0" w:color="auto"/>
              <w:left w:val="nil"/>
              <w:bottom w:val="nil"/>
              <w:right w:val="nil"/>
            </w:tcBorders>
            <w:shd w:val="clear" w:color="auto" w:fill="auto"/>
            <w:noWrap/>
            <w:vAlign w:val="bottom"/>
            <w:hideMark/>
          </w:tcPr>
          <w:p w14:paraId="47B37C1B" w14:textId="77777777" w:rsidR="00BB4D99" w:rsidRPr="00017F27" w:rsidRDefault="00BB4D99" w:rsidP="00BB4D99">
            <w:pPr>
              <w:rPr>
                <w:ins w:id="1801" w:author="Bruno Sanchez-Andrade Nuno" w:date="2012-08-17T17:13:00Z"/>
                <w:rFonts w:ascii="Calibri" w:eastAsia="Times New Roman" w:hAnsi="Calibri" w:cs="Times New Roman"/>
                <w:b/>
                <w:bCs/>
                <w:color w:val="963634"/>
                <w:sz w:val="20"/>
                <w:szCs w:val="20"/>
                <w:lang w:eastAsia="en-US"/>
                <w:rPrChange w:id="1802" w:author="Bruno Sanchez-Andrade Nuno" w:date="2012-08-17T17:15:00Z">
                  <w:rPr>
                    <w:ins w:id="1803" w:author="Bruno Sanchez-Andrade Nuno" w:date="2012-08-17T17:13:00Z"/>
                    <w:rFonts w:ascii="Calibri" w:eastAsia="Times New Roman" w:hAnsi="Calibri" w:cs="Times New Roman"/>
                    <w:b/>
                    <w:bCs/>
                    <w:color w:val="963634"/>
                    <w:sz w:val="24"/>
                    <w:szCs w:val="24"/>
                    <w:lang w:eastAsia="en-US"/>
                  </w:rPr>
                </w:rPrChange>
              </w:rPr>
            </w:pPr>
            <w:ins w:id="1804" w:author="Bruno Sanchez-Andrade Nuno" w:date="2012-08-17T17:13:00Z">
              <w:r w:rsidRPr="00017F27">
                <w:rPr>
                  <w:rFonts w:ascii="Calibri" w:eastAsia="Times New Roman" w:hAnsi="Calibri" w:cs="Times New Roman"/>
                  <w:b/>
                  <w:bCs/>
                  <w:color w:val="963634"/>
                  <w:sz w:val="20"/>
                  <w:szCs w:val="20"/>
                  <w:lang w:eastAsia="en-US"/>
                  <w:rPrChange w:id="1805" w:author="Bruno Sanchez-Andrade Nuno" w:date="2012-08-17T17:15:00Z">
                    <w:rPr>
                      <w:rFonts w:ascii="Calibri" w:eastAsia="Times New Roman" w:hAnsi="Calibri" w:cs="Times New Roman"/>
                      <w:b/>
                      <w:bCs/>
                      <w:color w:val="963634"/>
                      <w:sz w:val="24"/>
                      <w:szCs w:val="24"/>
                      <w:lang w:eastAsia="en-US"/>
                    </w:rPr>
                  </w:rPrChange>
                </w:rPr>
                <w:t>Country</w:t>
              </w:r>
            </w:ins>
          </w:p>
        </w:tc>
        <w:tc>
          <w:tcPr>
            <w:tcW w:w="1245" w:type="dxa"/>
            <w:tcBorders>
              <w:top w:val="single" w:sz="4" w:space="0" w:color="auto"/>
              <w:left w:val="nil"/>
              <w:bottom w:val="nil"/>
              <w:right w:val="single" w:sz="4" w:space="0" w:color="auto"/>
            </w:tcBorders>
            <w:shd w:val="clear" w:color="auto" w:fill="auto"/>
            <w:noWrap/>
            <w:vAlign w:val="bottom"/>
            <w:hideMark/>
          </w:tcPr>
          <w:p w14:paraId="4BACF70B" w14:textId="77777777" w:rsidR="00BB4D99" w:rsidRPr="00017F27" w:rsidRDefault="00BB4D99" w:rsidP="00BB4D99">
            <w:pPr>
              <w:rPr>
                <w:ins w:id="1806" w:author="Bruno Sanchez-Andrade Nuno" w:date="2012-08-17T17:13:00Z"/>
                <w:rFonts w:ascii="Calibri" w:eastAsia="Times New Roman" w:hAnsi="Calibri" w:cs="Times New Roman"/>
                <w:b/>
                <w:bCs/>
                <w:color w:val="963634"/>
                <w:sz w:val="20"/>
                <w:szCs w:val="20"/>
                <w:lang w:eastAsia="en-US"/>
                <w:rPrChange w:id="1807" w:author="Bruno Sanchez-Andrade Nuno" w:date="2012-08-17T17:15:00Z">
                  <w:rPr>
                    <w:ins w:id="1808" w:author="Bruno Sanchez-Andrade Nuno" w:date="2012-08-17T17:13:00Z"/>
                    <w:rFonts w:ascii="Calibri" w:eastAsia="Times New Roman" w:hAnsi="Calibri" w:cs="Times New Roman"/>
                    <w:b/>
                    <w:bCs/>
                    <w:color w:val="963634"/>
                    <w:sz w:val="24"/>
                    <w:szCs w:val="24"/>
                    <w:lang w:eastAsia="en-US"/>
                  </w:rPr>
                </w:rPrChange>
              </w:rPr>
            </w:pPr>
            <w:ins w:id="1809" w:author="Bruno Sanchez-Andrade Nuno" w:date="2012-08-17T17:13:00Z">
              <w:r w:rsidRPr="00017F27">
                <w:rPr>
                  <w:rFonts w:ascii="Calibri" w:eastAsia="Times New Roman" w:hAnsi="Calibri" w:cs="Times New Roman"/>
                  <w:b/>
                  <w:bCs/>
                  <w:color w:val="963634"/>
                  <w:sz w:val="20"/>
                  <w:szCs w:val="20"/>
                  <w:lang w:eastAsia="en-US"/>
                  <w:rPrChange w:id="1810" w:author="Bruno Sanchez-Andrade Nuno" w:date="2012-08-17T17:15:00Z">
                    <w:rPr>
                      <w:rFonts w:ascii="Calibri" w:eastAsia="Times New Roman" w:hAnsi="Calibri" w:cs="Times New Roman"/>
                      <w:b/>
                      <w:bCs/>
                      <w:color w:val="963634"/>
                      <w:sz w:val="24"/>
                      <w:szCs w:val="24"/>
                      <w:lang w:eastAsia="en-US"/>
                    </w:rPr>
                  </w:rPrChange>
                </w:rPr>
                <w:t>2010 web</w:t>
              </w:r>
            </w:ins>
          </w:p>
        </w:tc>
        <w:tc>
          <w:tcPr>
            <w:tcW w:w="581" w:type="dxa"/>
            <w:tcBorders>
              <w:top w:val="single" w:sz="4" w:space="0" w:color="auto"/>
              <w:left w:val="nil"/>
              <w:bottom w:val="nil"/>
              <w:right w:val="nil"/>
            </w:tcBorders>
            <w:shd w:val="clear" w:color="auto" w:fill="auto"/>
            <w:noWrap/>
            <w:vAlign w:val="bottom"/>
            <w:hideMark/>
          </w:tcPr>
          <w:p w14:paraId="458E35AA" w14:textId="77777777" w:rsidR="00BB4D99" w:rsidRPr="00017F27" w:rsidRDefault="00BB4D99" w:rsidP="00BB4D99">
            <w:pPr>
              <w:rPr>
                <w:ins w:id="1811" w:author="Bruno Sanchez-Andrade Nuno" w:date="2012-08-17T17:13:00Z"/>
                <w:rFonts w:ascii="Calibri" w:eastAsia="Times New Roman" w:hAnsi="Calibri" w:cs="Times New Roman"/>
                <w:b/>
                <w:bCs/>
                <w:color w:val="E26B0A"/>
                <w:sz w:val="20"/>
                <w:szCs w:val="20"/>
                <w:lang w:eastAsia="en-US"/>
                <w:rPrChange w:id="1812" w:author="Bruno Sanchez-Andrade Nuno" w:date="2012-08-17T17:15:00Z">
                  <w:rPr>
                    <w:ins w:id="1813" w:author="Bruno Sanchez-Andrade Nuno" w:date="2012-08-17T17:13:00Z"/>
                    <w:rFonts w:ascii="Calibri" w:eastAsia="Times New Roman" w:hAnsi="Calibri" w:cs="Times New Roman"/>
                    <w:b/>
                    <w:bCs/>
                    <w:color w:val="E26B0A"/>
                    <w:sz w:val="24"/>
                    <w:szCs w:val="24"/>
                    <w:lang w:eastAsia="en-US"/>
                  </w:rPr>
                </w:rPrChange>
              </w:rPr>
            </w:pPr>
            <w:ins w:id="1814" w:author="Bruno Sanchez-Andrade Nuno" w:date="2012-08-17T17:13:00Z">
              <w:r w:rsidRPr="00017F27">
                <w:rPr>
                  <w:rFonts w:ascii="Calibri" w:eastAsia="Times New Roman" w:hAnsi="Calibri" w:cs="Times New Roman"/>
                  <w:b/>
                  <w:bCs/>
                  <w:color w:val="E26B0A"/>
                  <w:sz w:val="20"/>
                  <w:szCs w:val="20"/>
                  <w:lang w:eastAsia="en-US"/>
                  <w:rPrChange w:id="1815" w:author="Bruno Sanchez-Andrade Nuno" w:date="2012-08-17T17:15:00Z">
                    <w:rPr>
                      <w:rFonts w:ascii="Calibri" w:eastAsia="Times New Roman" w:hAnsi="Calibri" w:cs="Times New Roman"/>
                      <w:b/>
                      <w:bCs/>
                      <w:color w:val="E26B0A"/>
                      <w:sz w:val="24"/>
                      <w:szCs w:val="24"/>
                      <w:lang w:eastAsia="en-US"/>
                    </w:rPr>
                  </w:rPrChange>
                </w:rPr>
                <w:t> </w:t>
              </w:r>
            </w:ins>
          </w:p>
        </w:tc>
        <w:tc>
          <w:tcPr>
            <w:tcW w:w="1414" w:type="dxa"/>
            <w:tcBorders>
              <w:top w:val="single" w:sz="4" w:space="0" w:color="auto"/>
              <w:left w:val="nil"/>
              <w:bottom w:val="nil"/>
              <w:right w:val="nil"/>
            </w:tcBorders>
            <w:shd w:val="clear" w:color="auto" w:fill="auto"/>
            <w:noWrap/>
            <w:vAlign w:val="bottom"/>
            <w:hideMark/>
          </w:tcPr>
          <w:p w14:paraId="7BAD9E56" w14:textId="77777777" w:rsidR="00BB4D99" w:rsidRPr="00017F27" w:rsidRDefault="00BB4D99" w:rsidP="00BB4D99">
            <w:pPr>
              <w:rPr>
                <w:ins w:id="1816" w:author="Bruno Sanchez-Andrade Nuno" w:date="2012-08-17T17:13:00Z"/>
                <w:rFonts w:ascii="Calibri" w:eastAsia="Times New Roman" w:hAnsi="Calibri" w:cs="Times New Roman"/>
                <w:b/>
                <w:bCs/>
                <w:color w:val="E26B0A"/>
                <w:sz w:val="20"/>
                <w:szCs w:val="20"/>
                <w:lang w:eastAsia="en-US"/>
                <w:rPrChange w:id="1817" w:author="Bruno Sanchez-Andrade Nuno" w:date="2012-08-17T17:15:00Z">
                  <w:rPr>
                    <w:ins w:id="1818" w:author="Bruno Sanchez-Andrade Nuno" w:date="2012-08-17T17:13:00Z"/>
                    <w:rFonts w:ascii="Calibri" w:eastAsia="Times New Roman" w:hAnsi="Calibri" w:cs="Times New Roman"/>
                    <w:b/>
                    <w:bCs/>
                    <w:color w:val="E26B0A"/>
                    <w:sz w:val="24"/>
                    <w:szCs w:val="24"/>
                    <w:lang w:eastAsia="en-US"/>
                  </w:rPr>
                </w:rPrChange>
              </w:rPr>
            </w:pPr>
            <w:ins w:id="1819" w:author="Bruno Sanchez-Andrade Nuno" w:date="2012-08-17T17:13:00Z">
              <w:r w:rsidRPr="00017F27">
                <w:rPr>
                  <w:rFonts w:ascii="Calibri" w:eastAsia="Times New Roman" w:hAnsi="Calibri" w:cs="Times New Roman"/>
                  <w:b/>
                  <w:bCs/>
                  <w:color w:val="E26B0A"/>
                  <w:sz w:val="20"/>
                  <w:szCs w:val="20"/>
                  <w:lang w:eastAsia="en-US"/>
                  <w:rPrChange w:id="1820" w:author="Bruno Sanchez-Andrade Nuno" w:date="2012-08-17T17:15:00Z">
                    <w:rPr>
                      <w:rFonts w:ascii="Calibri" w:eastAsia="Times New Roman" w:hAnsi="Calibri" w:cs="Times New Roman"/>
                      <w:b/>
                      <w:bCs/>
                      <w:color w:val="E26B0A"/>
                      <w:sz w:val="24"/>
                      <w:szCs w:val="24"/>
                      <w:lang w:eastAsia="en-US"/>
                    </w:rPr>
                  </w:rPrChange>
                </w:rPr>
                <w:t>Country</w:t>
              </w:r>
            </w:ins>
          </w:p>
        </w:tc>
        <w:tc>
          <w:tcPr>
            <w:tcW w:w="1260" w:type="dxa"/>
            <w:tcBorders>
              <w:top w:val="single" w:sz="4" w:space="0" w:color="auto"/>
              <w:left w:val="nil"/>
              <w:bottom w:val="nil"/>
              <w:right w:val="single" w:sz="4" w:space="0" w:color="auto"/>
            </w:tcBorders>
            <w:shd w:val="clear" w:color="auto" w:fill="auto"/>
            <w:noWrap/>
            <w:vAlign w:val="bottom"/>
            <w:hideMark/>
          </w:tcPr>
          <w:p w14:paraId="4EA03271" w14:textId="77777777" w:rsidR="00BB4D99" w:rsidRPr="00017F27" w:rsidRDefault="00BB4D99" w:rsidP="00BB4D99">
            <w:pPr>
              <w:rPr>
                <w:ins w:id="1821" w:author="Bruno Sanchez-Andrade Nuno" w:date="2012-08-17T17:13:00Z"/>
                <w:rFonts w:ascii="Calibri" w:eastAsia="Times New Roman" w:hAnsi="Calibri" w:cs="Times New Roman"/>
                <w:b/>
                <w:bCs/>
                <w:color w:val="E26B0A"/>
                <w:sz w:val="20"/>
                <w:szCs w:val="20"/>
                <w:lang w:eastAsia="en-US"/>
                <w:rPrChange w:id="1822" w:author="Bruno Sanchez-Andrade Nuno" w:date="2012-08-17T17:15:00Z">
                  <w:rPr>
                    <w:ins w:id="1823" w:author="Bruno Sanchez-Andrade Nuno" w:date="2012-08-17T17:13:00Z"/>
                    <w:rFonts w:ascii="Calibri" w:eastAsia="Times New Roman" w:hAnsi="Calibri" w:cs="Times New Roman"/>
                    <w:b/>
                    <w:bCs/>
                    <w:color w:val="E26B0A"/>
                    <w:sz w:val="24"/>
                    <w:szCs w:val="24"/>
                    <w:lang w:eastAsia="en-US"/>
                  </w:rPr>
                </w:rPrChange>
              </w:rPr>
            </w:pPr>
            <w:ins w:id="1824" w:author="Bruno Sanchez-Andrade Nuno" w:date="2012-08-17T17:13:00Z">
              <w:r w:rsidRPr="00017F27">
                <w:rPr>
                  <w:rFonts w:ascii="Calibri" w:eastAsia="Times New Roman" w:hAnsi="Calibri" w:cs="Times New Roman"/>
                  <w:b/>
                  <w:bCs/>
                  <w:color w:val="E26B0A"/>
                  <w:sz w:val="20"/>
                  <w:szCs w:val="20"/>
                  <w:lang w:eastAsia="en-US"/>
                  <w:rPrChange w:id="1825" w:author="Bruno Sanchez-Andrade Nuno" w:date="2012-08-17T17:15:00Z">
                    <w:rPr>
                      <w:rFonts w:ascii="Calibri" w:eastAsia="Times New Roman" w:hAnsi="Calibri" w:cs="Times New Roman"/>
                      <w:b/>
                      <w:bCs/>
                      <w:color w:val="E26B0A"/>
                      <w:sz w:val="24"/>
                      <w:szCs w:val="24"/>
                      <w:lang w:eastAsia="en-US"/>
                    </w:rPr>
                  </w:rPrChange>
                </w:rPr>
                <w:t>2010 new</w:t>
              </w:r>
            </w:ins>
          </w:p>
        </w:tc>
        <w:tc>
          <w:tcPr>
            <w:tcW w:w="581" w:type="dxa"/>
            <w:tcBorders>
              <w:top w:val="single" w:sz="4" w:space="0" w:color="auto"/>
              <w:left w:val="nil"/>
              <w:bottom w:val="nil"/>
              <w:right w:val="nil"/>
            </w:tcBorders>
            <w:shd w:val="clear" w:color="auto" w:fill="auto"/>
            <w:noWrap/>
            <w:vAlign w:val="bottom"/>
            <w:hideMark/>
          </w:tcPr>
          <w:p w14:paraId="72BBF3C9" w14:textId="77777777" w:rsidR="00BB4D99" w:rsidRPr="00017F27" w:rsidRDefault="00BB4D99" w:rsidP="00BB4D99">
            <w:pPr>
              <w:rPr>
                <w:ins w:id="1826" w:author="Bruno Sanchez-Andrade Nuno" w:date="2012-08-17T17:13:00Z"/>
                <w:rFonts w:ascii="Calibri" w:eastAsia="Times New Roman" w:hAnsi="Calibri" w:cs="Times New Roman"/>
                <w:b/>
                <w:bCs/>
                <w:color w:val="000000"/>
                <w:sz w:val="20"/>
                <w:szCs w:val="20"/>
                <w:lang w:eastAsia="en-US"/>
                <w:rPrChange w:id="1827" w:author="Bruno Sanchez-Andrade Nuno" w:date="2012-08-17T17:15:00Z">
                  <w:rPr>
                    <w:ins w:id="1828" w:author="Bruno Sanchez-Andrade Nuno" w:date="2012-08-17T17:13:00Z"/>
                    <w:rFonts w:ascii="Calibri" w:eastAsia="Times New Roman" w:hAnsi="Calibri" w:cs="Times New Roman"/>
                    <w:b/>
                    <w:bCs/>
                    <w:color w:val="000000"/>
                    <w:sz w:val="24"/>
                    <w:szCs w:val="24"/>
                    <w:lang w:eastAsia="en-US"/>
                  </w:rPr>
                </w:rPrChange>
              </w:rPr>
            </w:pPr>
            <w:ins w:id="1829" w:author="Bruno Sanchez-Andrade Nuno" w:date="2012-08-17T17:13:00Z">
              <w:r w:rsidRPr="00017F27">
                <w:rPr>
                  <w:rFonts w:ascii="Calibri" w:eastAsia="Times New Roman" w:hAnsi="Calibri" w:cs="Times New Roman"/>
                  <w:b/>
                  <w:bCs/>
                  <w:color w:val="000000"/>
                  <w:sz w:val="20"/>
                  <w:szCs w:val="20"/>
                  <w:lang w:eastAsia="en-US"/>
                  <w:rPrChange w:id="1830" w:author="Bruno Sanchez-Andrade Nuno" w:date="2012-08-17T17:15:00Z">
                    <w:rPr>
                      <w:rFonts w:ascii="Calibri" w:eastAsia="Times New Roman" w:hAnsi="Calibri" w:cs="Times New Roman"/>
                      <w:b/>
                      <w:bCs/>
                      <w:color w:val="000000"/>
                      <w:sz w:val="24"/>
                      <w:szCs w:val="24"/>
                      <w:lang w:eastAsia="en-US"/>
                    </w:rPr>
                  </w:rPrChange>
                </w:rPr>
                <w:t> </w:t>
              </w:r>
            </w:ins>
          </w:p>
        </w:tc>
        <w:tc>
          <w:tcPr>
            <w:tcW w:w="1449" w:type="dxa"/>
            <w:tcBorders>
              <w:top w:val="single" w:sz="4" w:space="0" w:color="auto"/>
              <w:left w:val="nil"/>
              <w:bottom w:val="nil"/>
              <w:right w:val="nil"/>
            </w:tcBorders>
            <w:shd w:val="clear" w:color="auto" w:fill="auto"/>
            <w:noWrap/>
            <w:vAlign w:val="bottom"/>
            <w:hideMark/>
          </w:tcPr>
          <w:p w14:paraId="2F8464F3" w14:textId="77777777" w:rsidR="00BB4D99" w:rsidRPr="00017F27" w:rsidRDefault="00BB4D99" w:rsidP="00BB4D99">
            <w:pPr>
              <w:rPr>
                <w:ins w:id="1831" w:author="Bruno Sanchez-Andrade Nuno" w:date="2012-08-17T17:13:00Z"/>
                <w:rFonts w:ascii="Calibri" w:eastAsia="Times New Roman" w:hAnsi="Calibri" w:cs="Times New Roman"/>
                <w:b/>
                <w:bCs/>
                <w:color w:val="31869B"/>
                <w:sz w:val="20"/>
                <w:szCs w:val="20"/>
                <w:lang w:eastAsia="en-US"/>
                <w:rPrChange w:id="1832" w:author="Bruno Sanchez-Andrade Nuno" w:date="2012-08-17T17:15:00Z">
                  <w:rPr>
                    <w:ins w:id="1833" w:author="Bruno Sanchez-Andrade Nuno" w:date="2012-08-17T17:13:00Z"/>
                    <w:rFonts w:ascii="Calibri" w:eastAsia="Times New Roman" w:hAnsi="Calibri" w:cs="Times New Roman"/>
                    <w:b/>
                    <w:bCs/>
                    <w:color w:val="31869B"/>
                    <w:sz w:val="24"/>
                    <w:szCs w:val="24"/>
                    <w:lang w:eastAsia="en-US"/>
                  </w:rPr>
                </w:rPrChange>
              </w:rPr>
            </w:pPr>
            <w:ins w:id="1834" w:author="Bruno Sanchez-Andrade Nuno" w:date="2012-08-17T17:13:00Z">
              <w:r w:rsidRPr="00017F27">
                <w:rPr>
                  <w:rFonts w:ascii="Calibri" w:eastAsia="Times New Roman" w:hAnsi="Calibri" w:cs="Times New Roman"/>
                  <w:b/>
                  <w:bCs/>
                  <w:color w:val="31869B"/>
                  <w:sz w:val="20"/>
                  <w:szCs w:val="20"/>
                  <w:lang w:eastAsia="en-US"/>
                  <w:rPrChange w:id="1835" w:author="Bruno Sanchez-Andrade Nuno" w:date="2012-08-17T17:15:00Z">
                    <w:rPr>
                      <w:rFonts w:ascii="Calibri" w:eastAsia="Times New Roman" w:hAnsi="Calibri" w:cs="Times New Roman"/>
                      <w:b/>
                      <w:bCs/>
                      <w:color w:val="31869B"/>
                      <w:sz w:val="24"/>
                      <w:szCs w:val="24"/>
                      <w:lang w:eastAsia="en-US"/>
                    </w:rPr>
                  </w:rPrChange>
                </w:rPr>
                <w:t>Country</w:t>
              </w:r>
            </w:ins>
          </w:p>
        </w:tc>
        <w:tc>
          <w:tcPr>
            <w:tcW w:w="1210" w:type="dxa"/>
            <w:tcBorders>
              <w:top w:val="single" w:sz="4" w:space="0" w:color="auto"/>
              <w:left w:val="nil"/>
              <w:bottom w:val="nil"/>
              <w:right w:val="single" w:sz="4" w:space="0" w:color="auto"/>
            </w:tcBorders>
            <w:shd w:val="clear" w:color="auto" w:fill="auto"/>
            <w:noWrap/>
            <w:vAlign w:val="bottom"/>
            <w:hideMark/>
          </w:tcPr>
          <w:p w14:paraId="05218CBB" w14:textId="77777777" w:rsidR="00BB4D99" w:rsidRPr="00017F27" w:rsidRDefault="00BB4D99" w:rsidP="00BB4D99">
            <w:pPr>
              <w:rPr>
                <w:ins w:id="1836" w:author="Bruno Sanchez-Andrade Nuno" w:date="2012-08-17T17:13:00Z"/>
                <w:rFonts w:ascii="Calibri" w:eastAsia="Times New Roman" w:hAnsi="Calibri" w:cs="Times New Roman"/>
                <w:b/>
                <w:bCs/>
                <w:color w:val="31869B"/>
                <w:sz w:val="20"/>
                <w:szCs w:val="20"/>
                <w:lang w:eastAsia="en-US"/>
                <w:rPrChange w:id="1837" w:author="Bruno Sanchez-Andrade Nuno" w:date="2012-08-17T17:15:00Z">
                  <w:rPr>
                    <w:ins w:id="1838" w:author="Bruno Sanchez-Andrade Nuno" w:date="2012-08-17T17:13:00Z"/>
                    <w:rFonts w:ascii="Calibri" w:eastAsia="Times New Roman" w:hAnsi="Calibri" w:cs="Times New Roman"/>
                    <w:b/>
                    <w:bCs/>
                    <w:color w:val="31869B"/>
                    <w:sz w:val="24"/>
                    <w:szCs w:val="24"/>
                    <w:lang w:eastAsia="en-US"/>
                  </w:rPr>
                </w:rPrChange>
              </w:rPr>
            </w:pPr>
            <w:ins w:id="1839" w:author="Bruno Sanchez-Andrade Nuno" w:date="2012-08-17T17:13:00Z">
              <w:r w:rsidRPr="00017F27">
                <w:rPr>
                  <w:rFonts w:ascii="Calibri" w:eastAsia="Times New Roman" w:hAnsi="Calibri" w:cs="Times New Roman"/>
                  <w:b/>
                  <w:bCs/>
                  <w:color w:val="31869B"/>
                  <w:sz w:val="20"/>
                  <w:szCs w:val="20"/>
                  <w:lang w:eastAsia="en-US"/>
                  <w:rPrChange w:id="1840" w:author="Bruno Sanchez-Andrade Nuno" w:date="2012-08-17T17:15:00Z">
                    <w:rPr>
                      <w:rFonts w:ascii="Calibri" w:eastAsia="Times New Roman" w:hAnsi="Calibri" w:cs="Times New Roman"/>
                      <w:b/>
                      <w:bCs/>
                      <w:color w:val="31869B"/>
                      <w:sz w:val="24"/>
                      <w:szCs w:val="24"/>
                      <w:lang w:eastAsia="en-US"/>
                    </w:rPr>
                  </w:rPrChange>
                </w:rPr>
                <w:t>2011 new</w:t>
              </w:r>
            </w:ins>
          </w:p>
        </w:tc>
      </w:tr>
      <w:tr w:rsidR="00017F27" w:rsidRPr="00017F27" w14:paraId="10B16D6E" w14:textId="77777777" w:rsidTr="00017F27">
        <w:trPr>
          <w:trHeight w:val="300"/>
          <w:ins w:id="1841" w:author="Bruno Sanchez-Andrade Nuno" w:date="2012-08-17T17:13:00Z"/>
        </w:trPr>
        <w:tc>
          <w:tcPr>
            <w:tcW w:w="540" w:type="dxa"/>
            <w:tcBorders>
              <w:top w:val="single" w:sz="4" w:space="0" w:color="C0504D"/>
              <w:left w:val="single" w:sz="4" w:space="0" w:color="auto"/>
              <w:bottom w:val="nil"/>
              <w:right w:val="nil"/>
            </w:tcBorders>
            <w:shd w:val="clear" w:color="F2DCDB" w:fill="F2DCDB"/>
            <w:noWrap/>
            <w:vAlign w:val="bottom"/>
            <w:hideMark/>
          </w:tcPr>
          <w:p w14:paraId="4516430C" w14:textId="77777777" w:rsidR="00BB4D99" w:rsidRPr="00017F27" w:rsidRDefault="00BB4D99" w:rsidP="00BB4D99">
            <w:pPr>
              <w:jc w:val="right"/>
              <w:rPr>
                <w:ins w:id="1842" w:author="Bruno Sanchez-Andrade Nuno" w:date="2012-08-17T17:13:00Z"/>
                <w:rFonts w:ascii="Calibri" w:eastAsia="Times New Roman" w:hAnsi="Calibri" w:cs="Times New Roman"/>
                <w:color w:val="963634"/>
                <w:sz w:val="20"/>
                <w:szCs w:val="20"/>
                <w:lang w:eastAsia="en-US"/>
                <w:rPrChange w:id="1843" w:author="Bruno Sanchez-Andrade Nuno" w:date="2012-08-17T17:15:00Z">
                  <w:rPr>
                    <w:ins w:id="1844" w:author="Bruno Sanchez-Andrade Nuno" w:date="2012-08-17T17:13:00Z"/>
                    <w:rFonts w:ascii="Calibri" w:eastAsia="Times New Roman" w:hAnsi="Calibri" w:cs="Times New Roman"/>
                    <w:color w:val="963634"/>
                    <w:sz w:val="24"/>
                    <w:szCs w:val="24"/>
                    <w:lang w:eastAsia="en-US"/>
                  </w:rPr>
                </w:rPrChange>
              </w:rPr>
            </w:pPr>
            <w:ins w:id="1845" w:author="Bruno Sanchez-Andrade Nuno" w:date="2012-08-17T17:13:00Z">
              <w:r w:rsidRPr="00017F27">
                <w:rPr>
                  <w:rFonts w:ascii="Calibri" w:eastAsia="Times New Roman" w:hAnsi="Calibri" w:cs="Times New Roman"/>
                  <w:color w:val="963634"/>
                  <w:sz w:val="20"/>
                  <w:szCs w:val="20"/>
                  <w:lang w:eastAsia="en-US"/>
                  <w:rPrChange w:id="1846" w:author="Bruno Sanchez-Andrade Nuno" w:date="2012-08-17T17:15:00Z">
                    <w:rPr>
                      <w:rFonts w:ascii="Calibri" w:eastAsia="Times New Roman" w:hAnsi="Calibri" w:cs="Times New Roman"/>
                      <w:color w:val="963634"/>
                      <w:sz w:val="24"/>
                      <w:szCs w:val="24"/>
                      <w:lang w:eastAsia="en-US"/>
                    </w:rPr>
                  </w:rPrChange>
                </w:rPr>
                <w:t>1</w:t>
              </w:r>
            </w:ins>
          </w:p>
        </w:tc>
        <w:tc>
          <w:tcPr>
            <w:tcW w:w="1399" w:type="dxa"/>
            <w:tcBorders>
              <w:top w:val="single" w:sz="4" w:space="0" w:color="C0504D"/>
              <w:left w:val="nil"/>
              <w:bottom w:val="nil"/>
              <w:right w:val="nil"/>
            </w:tcBorders>
            <w:shd w:val="clear" w:color="F2DCDB" w:fill="F2DCDB"/>
            <w:noWrap/>
            <w:vAlign w:val="bottom"/>
            <w:hideMark/>
          </w:tcPr>
          <w:p w14:paraId="02170572" w14:textId="77777777" w:rsidR="00BB4D99" w:rsidRPr="00017F27" w:rsidRDefault="00BB4D99" w:rsidP="00BB4D99">
            <w:pPr>
              <w:rPr>
                <w:ins w:id="1847" w:author="Bruno Sanchez-Andrade Nuno" w:date="2012-08-17T17:13:00Z"/>
                <w:rFonts w:ascii="Calibri" w:eastAsia="Times New Roman" w:hAnsi="Calibri" w:cs="Times New Roman"/>
                <w:color w:val="963634"/>
                <w:sz w:val="20"/>
                <w:szCs w:val="20"/>
                <w:lang w:eastAsia="en-US"/>
                <w:rPrChange w:id="1848" w:author="Bruno Sanchez-Andrade Nuno" w:date="2012-08-17T17:15:00Z">
                  <w:rPr>
                    <w:ins w:id="1849" w:author="Bruno Sanchez-Andrade Nuno" w:date="2012-08-17T17:13:00Z"/>
                    <w:rFonts w:ascii="Calibri" w:eastAsia="Times New Roman" w:hAnsi="Calibri" w:cs="Times New Roman"/>
                    <w:color w:val="963634"/>
                    <w:sz w:val="24"/>
                    <w:szCs w:val="24"/>
                    <w:lang w:eastAsia="en-US"/>
                  </w:rPr>
                </w:rPrChange>
              </w:rPr>
            </w:pPr>
            <w:ins w:id="1850" w:author="Bruno Sanchez-Andrade Nuno" w:date="2012-08-17T17:13:00Z">
              <w:r w:rsidRPr="00017F27">
                <w:rPr>
                  <w:rFonts w:ascii="Calibri" w:eastAsia="Times New Roman" w:hAnsi="Calibri" w:cs="Times New Roman"/>
                  <w:color w:val="963634"/>
                  <w:sz w:val="20"/>
                  <w:szCs w:val="20"/>
                  <w:lang w:eastAsia="en-US"/>
                  <w:rPrChange w:id="1851" w:author="Bruno Sanchez-Andrade Nuno" w:date="2012-08-17T17:15:00Z">
                    <w:rPr>
                      <w:rFonts w:ascii="Calibri" w:eastAsia="Times New Roman" w:hAnsi="Calibri" w:cs="Times New Roman"/>
                      <w:color w:val="963634"/>
                      <w:sz w:val="24"/>
                      <w:szCs w:val="24"/>
                      <w:lang w:eastAsia="en-US"/>
                    </w:rPr>
                  </w:rPrChange>
                </w:rPr>
                <w:t>Denmark</w:t>
              </w:r>
            </w:ins>
          </w:p>
        </w:tc>
        <w:tc>
          <w:tcPr>
            <w:tcW w:w="1245" w:type="dxa"/>
            <w:tcBorders>
              <w:top w:val="single" w:sz="4" w:space="0" w:color="C0504D"/>
              <w:left w:val="nil"/>
              <w:bottom w:val="nil"/>
              <w:right w:val="single" w:sz="4" w:space="0" w:color="auto"/>
            </w:tcBorders>
            <w:shd w:val="clear" w:color="F2DCDB" w:fill="F2DCDB"/>
            <w:noWrap/>
            <w:vAlign w:val="bottom"/>
            <w:hideMark/>
          </w:tcPr>
          <w:p w14:paraId="483890F9" w14:textId="77777777" w:rsidR="00BB4D99" w:rsidRPr="00017F27" w:rsidRDefault="00BB4D99" w:rsidP="00BB4D99">
            <w:pPr>
              <w:jc w:val="right"/>
              <w:rPr>
                <w:ins w:id="1852" w:author="Bruno Sanchez-Andrade Nuno" w:date="2012-08-17T17:13:00Z"/>
                <w:rFonts w:ascii="Calibri" w:eastAsia="Times New Roman" w:hAnsi="Calibri" w:cs="Times New Roman"/>
                <w:color w:val="963634"/>
                <w:sz w:val="20"/>
                <w:szCs w:val="20"/>
                <w:lang w:eastAsia="en-US"/>
                <w:rPrChange w:id="1853" w:author="Bruno Sanchez-Andrade Nuno" w:date="2012-08-17T17:15:00Z">
                  <w:rPr>
                    <w:ins w:id="1854" w:author="Bruno Sanchez-Andrade Nuno" w:date="2012-08-17T17:13:00Z"/>
                    <w:rFonts w:ascii="Calibri" w:eastAsia="Times New Roman" w:hAnsi="Calibri" w:cs="Times New Roman"/>
                    <w:color w:val="963634"/>
                    <w:sz w:val="24"/>
                    <w:szCs w:val="24"/>
                    <w:lang w:eastAsia="en-US"/>
                  </w:rPr>
                </w:rPrChange>
              </w:rPr>
            </w:pPr>
            <w:ins w:id="1855" w:author="Bruno Sanchez-Andrade Nuno" w:date="2012-08-17T17:13:00Z">
              <w:r w:rsidRPr="00017F27">
                <w:rPr>
                  <w:rFonts w:ascii="Calibri" w:eastAsia="Times New Roman" w:hAnsi="Calibri" w:cs="Times New Roman"/>
                  <w:color w:val="963634"/>
                  <w:sz w:val="20"/>
                  <w:szCs w:val="20"/>
                  <w:lang w:eastAsia="en-US"/>
                  <w:rPrChange w:id="1856" w:author="Bruno Sanchez-Andrade Nuno" w:date="2012-08-17T17:15:00Z">
                    <w:rPr>
                      <w:rFonts w:ascii="Calibri" w:eastAsia="Times New Roman" w:hAnsi="Calibri" w:cs="Times New Roman"/>
                      <w:color w:val="963634"/>
                      <w:sz w:val="24"/>
                      <w:szCs w:val="24"/>
                      <w:lang w:eastAsia="en-US"/>
                    </w:rPr>
                  </w:rPrChange>
                </w:rPr>
                <w:t>85.36</w:t>
              </w:r>
            </w:ins>
          </w:p>
        </w:tc>
        <w:tc>
          <w:tcPr>
            <w:tcW w:w="581" w:type="dxa"/>
            <w:tcBorders>
              <w:top w:val="single" w:sz="4" w:space="0" w:color="F79646"/>
              <w:left w:val="nil"/>
              <w:bottom w:val="nil"/>
              <w:right w:val="nil"/>
            </w:tcBorders>
            <w:shd w:val="clear" w:color="FDE9D9" w:fill="FDE9D9"/>
            <w:noWrap/>
            <w:vAlign w:val="bottom"/>
            <w:hideMark/>
          </w:tcPr>
          <w:p w14:paraId="3D1E80E5" w14:textId="77777777" w:rsidR="00BB4D99" w:rsidRPr="00017F27" w:rsidRDefault="00BB4D99" w:rsidP="00BB4D99">
            <w:pPr>
              <w:jc w:val="right"/>
              <w:rPr>
                <w:ins w:id="1857" w:author="Bruno Sanchez-Andrade Nuno" w:date="2012-08-17T17:13:00Z"/>
                <w:rFonts w:ascii="Calibri" w:eastAsia="Times New Roman" w:hAnsi="Calibri" w:cs="Times New Roman"/>
                <w:color w:val="E26B0A"/>
                <w:sz w:val="20"/>
                <w:szCs w:val="20"/>
                <w:lang w:eastAsia="en-US"/>
                <w:rPrChange w:id="1858" w:author="Bruno Sanchez-Andrade Nuno" w:date="2012-08-17T17:15:00Z">
                  <w:rPr>
                    <w:ins w:id="1859" w:author="Bruno Sanchez-Andrade Nuno" w:date="2012-08-17T17:13:00Z"/>
                    <w:rFonts w:ascii="Calibri" w:eastAsia="Times New Roman" w:hAnsi="Calibri" w:cs="Times New Roman"/>
                    <w:color w:val="E26B0A"/>
                    <w:sz w:val="24"/>
                    <w:szCs w:val="24"/>
                    <w:lang w:eastAsia="en-US"/>
                  </w:rPr>
                </w:rPrChange>
              </w:rPr>
            </w:pPr>
            <w:ins w:id="1860" w:author="Bruno Sanchez-Andrade Nuno" w:date="2012-08-17T17:13:00Z">
              <w:r w:rsidRPr="00017F27">
                <w:rPr>
                  <w:rFonts w:ascii="Calibri" w:eastAsia="Times New Roman" w:hAnsi="Calibri" w:cs="Times New Roman"/>
                  <w:color w:val="E26B0A"/>
                  <w:sz w:val="20"/>
                  <w:szCs w:val="20"/>
                  <w:lang w:eastAsia="en-US"/>
                  <w:rPrChange w:id="1861" w:author="Bruno Sanchez-Andrade Nuno" w:date="2012-08-17T17:15:00Z">
                    <w:rPr>
                      <w:rFonts w:ascii="Calibri" w:eastAsia="Times New Roman" w:hAnsi="Calibri" w:cs="Times New Roman"/>
                      <w:color w:val="E26B0A"/>
                      <w:sz w:val="24"/>
                      <w:szCs w:val="24"/>
                      <w:lang w:eastAsia="en-US"/>
                    </w:rPr>
                  </w:rPrChange>
                </w:rPr>
                <w:t>1</w:t>
              </w:r>
            </w:ins>
          </w:p>
        </w:tc>
        <w:tc>
          <w:tcPr>
            <w:tcW w:w="1414" w:type="dxa"/>
            <w:tcBorders>
              <w:top w:val="single" w:sz="4" w:space="0" w:color="F79646"/>
              <w:left w:val="nil"/>
              <w:bottom w:val="nil"/>
              <w:right w:val="nil"/>
            </w:tcBorders>
            <w:shd w:val="clear" w:color="FDE9D9" w:fill="FDE9D9"/>
            <w:noWrap/>
            <w:vAlign w:val="bottom"/>
            <w:hideMark/>
          </w:tcPr>
          <w:p w14:paraId="564392E7" w14:textId="77777777" w:rsidR="00BB4D99" w:rsidRPr="00017F27" w:rsidRDefault="00BB4D99" w:rsidP="00BB4D99">
            <w:pPr>
              <w:rPr>
                <w:ins w:id="1862" w:author="Bruno Sanchez-Andrade Nuno" w:date="2012-08-17T17:13:00Z"/>
                <w:rFonts w:ascii="Calibri" w:eastAsia="Times New Roman" w:hAnsi="Calibri" w:cs="Times New Roman"/>
                <w:color w:val="E26B0A"/>
                <w:sz w:val="20"/>
                <w:szCs w:val="20"/>
                <w:lang w:eastAsia="en-US"/>
                <w:rPrChange w:id="1863" w:author="Bruno Sanchez-Andrade Nuno" w:date="2012-08-17T17:15:00Z">
                  <w:rPr>
                    <w:ins w:id="1864" w:author="Bruno Sanchez-Andrade Nuno" w:date="2012-08-17T17:13:00Z"/>
                    <w:rFonts w:ascii="Calibri" w:eastAsia="Times New Roman" w:hAnsi="Calibri" w:cs="Times New Roman"/>
                    <w:color w:val="E26B0A"/>
                    <w:sz w:val="24"/>
                    <w:szCs w:val="24"/>
                    <w:lang w:eastAsia="en-US"/>
                  </w:rPr>
                </w:rPrChange>
              </w:rPr>
            </w:pPr>
            <w:ins w:id="1865" w:author="Bruno Sanchez-Andrade Nuno" w:date="2012-08-17T17:13:00Z">
              <w:r w:rsidRPr="00017F27">
                <w:rPr>
                  <w:rFonts w:ascii="Calibri" w:eastAsia="Times New Roman" w:hAnsi="Calibri" w:cs="Times New Roman"/>
                  <w:color w:val="E26B0A"/>
                  <w:sz w:val="20"/>
                  <w:szCs w:val="20"/>
                  <w:lang w:eastAsia="en-US"/>
                  <w:rPrChange w:id="1866" w:author="Bruno Sanchez-Andrade Nuno" w:date="2012-08-17T17:15:00Z">
                    <w:rPr>
                      <w:rFonts w:ascii="Calibri" w:eastAsia="Times New Roman" w:hAnsi="Calibri" w:cs="Times New Roman"/>
                      <w:color w:val="E26B0A"/>
                      <w:sz w:val="24"/>
                      <w:szCs w:val="24"/>
                      <w:lang w:eastAsia="en-US"/>
                    </w:rPr>
                  </w:rPrChange>
                </w:rPr>
                <w:t>Denmark</w:t>
              </w:r>
            </w:ins>
          </w:p>
        </w:tc>
        <w:tc>
          <w:tcPr>
            <w:tcW w:w="1260" w:type="dxa"/>
            <w:tcBorders>
              <w:top w:val="single" w:sz="4" w:space="0" w:color="F79646"/>
              <w:left w:val="nil"/>
              <w:bottom w:val="nil"/>
              <w:right w:val="single" w:sz="4" w:space="0" w:color="auto"/>
            </w:tcBorders>
            <w:shd w:val="clear" w:color="FDE9D9" w:fill="FDE9D9"/>
            <w:noWrap/>
            <w:vAlign w:val="bottom"/>
            <w:hideMark/>
          </w:tcPr>
          <w:p w14:paraId="79678D38" w14:textId="77777777" w:rsidR="00BB4D99" w:rsidRPr="00017F27" w:rsidRDefault="00BB4D99" w:rsidP="00BB4D99">
            <w:pPr>
              <w:jc w:val="right"/>
              <w:rPr>
                <w:ins w:id="1867" w:author="Bruno Sanchez-Andrade Nuno" w:date="2012-08-17T17:13:00Z"/>
                <w:rFonts w:ascii="Calibri" w:eastAsia="Times New Roman" w:hAnsi="Calibri" w:cs="Times New Roman"/>
                <w:color w:val="E26B0A"/>
                <w:sz w:val="20"/>
                <w:szCs w:val="20"/>
                <w:lang w:eastAsia="en-US"/>
                <w:rPrChange w:id="1868" w:author="Bruno Sanchez-Andrade Nuno" w:date="2012-08-17T17:15:00Z">
                  <w:rPr>
                    <w:ins w:id="1869" w:author="Bruno Sanchez-Andrade Nuno" w:date="2012-08-17T17:13:00Z"/>
                    <w:rFonts w:ascii="Calibri" w:eastAsia="Times New Roman" w:hAnsi="Calibri" w:cs="Times New Roman"/>
                    <w:color w:val="E26B0A"/>
                    <w:sz w:val="24"/>
                    <w:szCs w:val="24"/>
                    <w:lang w:eastAsia="en-US"/>
                  </w:rPr>
                </w:rPrChange>
              </w:rPr>
            </w:pPr>
            <w:ins w:id="1870" w:author="Bruno Sanchez-Andrade Nuno" w:date="2012-08-17T17:13:00Z">
              <w:r w:rsidRPr="00017F27">
                <w:rPr>
                  <w:rFonts w:ascii="Calibri" w:eastAsia="Times New Roman" w:hAnsi="Calibri" w:cs="Times New Roman"/>
                  <w:color w:val="E26B0A"/>
                  <w:sz w:val="20"/>
                  <w:szCs w:val="20"/>
                  <w:lang w:eastAsia="en-US"/>
                  <w:rPrChange w:id="1871" w:author="Bruno Sanchez-Andrade Nuno" w:date="2012-08-17T17:15:00Z">
                    <w:rPr>
                      <w:rFonts w:ascii="Calibri" w:eastAsia="Times New Roman" w:hAnsi="Calibri" w:cs="Times New Roman"/>
                      <w:color w:val="E26B0A"/>
                      <w:sz w:val="24"/>
                      <w:szCs w:val="24"/>
                      <w:lang w:eastAsia="en-US"/>
                    </w:rPr>
                  </w:rPrChange>
                </w:rPr>
                <w:t>85.10</w:t>
              </w:r>
            </w:ins>
          </w:p>
        </w:tc>
        <w:tc>
          <w:tcPr>
            <w:tcW w:w="581" w:type="dxa"/>
            <w:tcBorders>
              <w:top w:val="single" w:sz="4" w:space="0" w:color="4BACC6"/>
              <w:left w:val="nil"/>
              <w:bottom w:val="nil"/>
              <w:right w:val="nil"/>
            </w:tcBorders>
            <w:shd w:val="clear" w:color="DAEEF3" w:fill="DAEEF3"/>
            <w:noWrap/>
            <w:vAlign w:val="bottom"/>
            <w:hideMark/>
          </w:tcPr>
          <w:p w14:paraId="14A18D5D" w14:textId="77777777" w:rsidR="00BB4D99" w:rsidRPr="00017F27" w:rsidRDefault="00BB4D99" w:rsidP="00BB4D99">
            <w:pPr>
              <w:jc w:val="right"/>
              <w:rPr>
                <w:ins w:id="1872" w:author="Bruno Sanchez-Andrade Nuno" w:date="2012-08-17T17:13:00Z"/>
                <w:rFonts w:ascii="Calibri" w:eastAsia="Times New Roman" w:hAnsi="Calibri" w:cs="Times New Roman"/>
                <w:color w:val="000000"/>
                <w:sz w:val="20"/>
                <w:szCs w:val="20"/>
                <w:lang w:eastAsia="en-US"/>
                <w:rPrChange w:id="1873" w:author="Bruno Sanchez-Andrade Nuno" w:date="2012-08-17T17:15:00Z">
                  <w:rPr>
                    <w:ins w:id="1874" w:author="Bruno Sanchez-Andrade Nuno" w:date="2012-08-17T17:13:00Z"/>
                    <w:rFonts w:ascii="Calibri" w:eastAsia="Times New Roman" w:hAnsi="Calibri" w:cs="Times New Roman"/>
                    <w:color w:val="000000"/>
                    <w:sz w:val="24"/>
                    <w:szCs w:val="24"/>
                    <w:lang w:eastAsia="en-US"/>
                  </w:rPr>
                </w:rPrChange>
              </w:rPr>
            </w:pPr>
            <w:ins w:id="1875" w:author="Bruno Sanchez-Andrade Nuno" w:date="2012-08-17T17:13:00Z">
              <w:r w:rsidRPr="00017F27">
                <w:rPr>
                  <w:rFonts w:ascii="Calibri" w:eastAsia="Times New Roman" w:hAnsi="Calibri" w:cs="Times New Roman"/>
                  <w:color w:val="000000"/>
                  <w:sz w:val="20"/>
                  <w:szCs w:val="20"/>
                  <w:lang w:eastAsia="en-US"/>
                  <w:rPrChange w:id="1876" w:author="Bruno Sanchez-Andrade Nuno" w:date="2012-08-17T17:15:00Z">
                    <w:rPr>
                      <w:rFonts w:ascii="Calibri" w:eastAsia="Times New Roman" w:hAnsi="Calibri" w:cs="Times New Roman"/>
                      <w:color w:val="000000"/>
                      <w:sz w:val="24"/>
                      <w:szCs w:val="24"/>
                      <w:lang w:eastAsia="en-US"/>
                    </w:rPr>
                  </w:rPrChange>
                </w:rPr>
                <w:t>1</w:t>
              </w:r>
            </w:ins>
          </w:p>
        </w:tc>
        <w:tc>
          <w:tcPr>
            <w:tcW w:w="1449" w:type="dxa"/>
            <w:tcBorders>
              <w:top w:val="single" w:sz="4" w:space="0" w:color="4BACC6"/>
              <w:left w:val="nil"/>
              <w:bottom w:val="nil"/>
              <w:right w:val="nil"/>
            </w:tcBorders>
            <w:shd w:val="clear" w:color="DAEEF3" w:fill="DAEEF3"/>
            <w:noWrap/>
            <w:vAlign w:val="bottom"/>
            <w:hideMark/>
          </w:tcPr>
          <w:p w14:paraId="14B8F18B" w14:textId="77777777" w:rsidR="00BB4D99" w:rsidRPr="00017F27" w:rsidRDefault="00BB4D99" w:rsidP="00BB4D99">
            <w:pPr>
              <w:rPr>
                <w:ins w:id="1877" w:author="Bruno Sanchez-Andrade Nuno" w:date="2012-08-17T17:13:00Z"/>
                <w:rFonts w:ascii="Calibri" w:eastAsia="Times New Roman" w:hAnsi="Calibri" w:cs="Times New Roman"/>
                <w:color w:val="31869B"/>
                <w:sz w:val="20"/>
                <w:szCs w:val="20"/>
                <w:lang w:eastAsia="en-US"/>
                <w:rPrChange w:id="1878" w:author="Bruno Sanchez-Andrade Nuno" w:date="2012-08-17T17:15:00Z">
                  <w:rPr>
                    <w:ins w:id="1879" w:author="Bruno Sanchez-Andrade Nuno" w:date="2012-08-17T17:13:00Z"/>
                    <w:rFonts w:ascii="Calibri" w:eastAsia="Times New Roman" w:hAnsi="Calibri" w:cs="Times New Roman"/>
                    <w:color w:val="31869B"/>
                    <w:sz w:val="24"/>
                    <w:szCs w:val="24"/>
                    <w:lang w:eastAsia="en-US"/>
                  </w:rPr>
                </w:rPrChange>
              </w:rPr>
            </w:pPr>
            <w:ins w:id="1880" w:author="Bruno Sanchez-Andrade Nuno" w:date="2012-08-17T17:13:00Z">
              <w:r w:rsidRPr="00017F27">
                <w:rPr>
                  <w:rFonts w:ascii="Calibri" w:eastAsia="Times New Roman" w:hAnsi="Calibri" w:cs="Times New Roman"/>
                  <w:color w:val="31869B"/>
                  <w:sz w:val="20"/>
                  <w:szCs w:val="20"/>
                  <w:lang w:eastAsia="en-US"/>
                  <w:rPrChange w:id="1881" w:author="Bruno Sanchez-Andrade Nuno" w:date="2012-08-17T17:15:00Z">
                    <w:rPr>
                      <w:rFonts w:ascii="Calibri" w:eastAsia="Times New Roman" w:hAnsi="Calibri" w:cs="Times New Roman"/>
                      <w:color w:val="31869B"/>
                      <w:sz w:val="24"/>
                      <w:szCs w:val="24"/>
                      <w:lang w:eastAsia="en-US"/>
                    </w:rPr>
                  </w:rPrChange>
                </w:rPr>
                <w:t>Denmark</w:t>
              </w:r>
            </w:ins>
          </w:p>
        </w:tc>
        <w:tc>
          <w:tcPr>
            <w:tcW w:w="1210" w:type="dxa"/>
            <w:tcBorders>
              <w:top w:val="single" w:sz="4" w:space="0" w:color="4BACC6"/>
              <w:left w:val="nil"/>
              <w:bottom w:val="nil"/>
              <w:right w:val="single" w:sz="4" w:space="0" w:color="auto"/>
            </w:tcBorders>
            <w:shd w:val="clear" w:color="DAEEF3" w:fill="DAEEF3"/>
            <w:noWrap/>
            <w:vAlign w:val="bottom"/>
            <w:hideMark/>
          </w:tcPr>
          <w:p w14:paraId="16172349" w14:textId="77777777" w:rsidR="00BB4D99" w:rsidRPr="00017F27" w:rsidRDefault="00BB4D99" w:rsidP="00BB4D99">
            <w:pPr>
              <w:jc w:val="right"/>
              <w:rPr>
                <w:ins w:id="1882" w:author="Bruno Sanchez-Andrade Nuno" w:date="2012-08-17T17:13:00Z"/>
                <w:rFonts w:ascii="Calibri" w:eastAsia="Times New Roman" w:hAnsi="Calibri" w:cs="Times New Roman"/>
                <w:color w:val="31869B"/>
                <w:sz w:val="20"/>
                <w:szCs w:val="20"/>
                <w:lang w:eastAsia="en-US"/>
                <w:rPrChange w:id="1883" w:author="Bruno Sanchez-Andrade Nuno" w:date="2012-08-17T17:15:00Z">
                  <w:rPr>
                    <w:ins w:id="1884" w:author="Bruno Sanchez-Andrade Nuno" w:date="2012-08-17T17:13:00Z"/>
                    <w:rFonts w:ascii="Calibri" w:eastAsia="Times New Roman" w:hAnsi="Calibri" w:cs="Times New Roman"/>
                    <w:color w:val="31869B"/>
                    <w:sz w:val="24"/>
                    <w:szCs w:val="24"/>
                    <w:lang w:eastAsia="en-US"/>
                  </w:rPr>
                </w:rPrChange>
              </w:rPr>
            </w:pPr>
            <w:ins w:id="1885" w:author="Bruno Sanchez-Andrade Nuno" w:date="2012-08-17T17:13:00Z">
              <w:r w:rsidRPr="00017F27">
                <w:rPr>
                  <w:rFonts w:ascii="Calibri" w:eastAsia="Times New Roman" w:hAnsi="Calibri" w:cs="Times New Roman"/>
                  <w:color w:val="31869B"/>
                  <w:sz w:val="20"/>
                  <w:szCs w:val="20"/>
                  <w:lang w:eastAsia="en-US"/>
                  <w:rPrChange w:id="1886" w:author="Bruno Sanchez-Andrade Nuno" w:date="2012-08-17T17:15:00Z">
                    <w:rPr>
                      <w:rFonts w:ascii="Calibri" w:eastAsia="Times New Roman" w:hAnsi="Calibri" w:cs="Times New Roman"/>
                      <w:color w:val="31869B"/>
                      <w:sz w:val="24"/>
                      <w:szCs w:val="24"/>
                      <w:lang w:eastAsia="en-US"/>
                    </w:rPr>
                  </w:rPrChange>
                </w:rPr>
                <w:t>84.49</w:t>
              </w:r>
            </w:ins>
          </w:p>
        </w:tc>
      </w:tr>
      <w:tr w:rsidR="00017F27" w:rsidRPr="00017F27" w14:paraId="2463A16F" w14:textId="77777777" w:rsidTr="00017F27">
        <w:trPr>
          <w:trHeight w:val="300"/>
          <w:ins w:id="1887"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01BFDA80" w14:textId="77777777" w:rsidR="00BB4D99" w:rsidRPr="00017F27" w:rsidRDefault="00BB4D99" w:rsidP="00BB4D99">
            <w:pPr>
              <w:jc w:val="right"/>
              <w:rPr>
                <w:ins w:id="1888" w:author="Bruno Sanchez-Andrade Nuno" w:date="2012-08-17T17:13:00Z"/>
                <w:rFonts w:ascii="Calibri" w:eastAsia="Times New Roman" w:hAnsi="Calibri" w:cs="Times New Roman"/>
                <w:color w:val="963634"/>
                <w:sz w:val="20"/>
                <w:szCs w:val="20"/>
                <w:lang w:eastAsia="en-US"/>
                <w:rPrChange w:id="1889" w:author="Bruno Sanchez-Andrade Nuno" w:date="2012-08-17T17:15:00Z">
                  <w:rPr>
                    <w:ins w:id="1890" w:author="Bruno Sanchez-Andrade Nuno" w:date="2012-08-17T17:13:00Z"/>
                    <w:rFonts w:ascii="Calibri" w:eastAsia="Times New Roman" w:hAnsi="Calibri" w:cs="Times New Roman"/>
                    <w:color w:val="963634"/>
                    <w:sz w:val="24"/>
                    <w:szCs w:val="24"/>
                    <w:lang w:eastAsia="en-US"/>
                  </w:rPr>
                </w:rPrChange>
              </w:rPr>
            </w:pPr>
            <w:ins w:id="1891" w:author="Bruno Sanchez-Andrade Nuno" w:date="2012-08-17T17:13:00Z">
              <w:r w:rsidRPr="00017F27">
                <w:rPr>
                  <w:rFonts w:ascii="Calibri" w:eastAsia="Times New Roman" w:hAnsi="Calibri" w:cs="Times New Roman"/>
                  <w:color w:val="963634"/>
                  <w:sz w:val="20"/>
                  <w:szCs w:val="20"/>
                  <w:lang w:eastAsia="en-US"/>
                  <w:rPrChange w:id="1892" w:author="Bruno Sanchez-Andrade Nuno" w:date="2012-08-17T17:15:00Z">
                    <w:rPr>
                      <w:rFonts w:ascii="Calibri" w:eastAsia="Times New Roman" w:hAnsi="Calibri" w:cs="Times New Roman"/>
                      <w:color w:val="963634"/>
                      <w:sz w:val="24"/>
                      <w:szCs w:val="24"/>
                      <w:lang w:eastAsia="en-US"/>
                    </w:rPr>
                  </w:rPrChange>
                </w:rPr>
                <w:t>2</w:t>
              </w:r>
            </w:ins>
          </w:p>
        </w:tc>
        <w:tc>
          <w:tcPr>
            <w:tcW w:w="1399" w:type="dxa"/>
            <w:tcBorders>
              <w:top w:val="nil"/>
              <w:left w:val="nil"/>
              <w:bottom w:val="nil"/>
              <w:right w:val="nil"/>
            </w:tcBorders>
            <w:shd w:val="clear" w:color="auto" w:fill="auto"/>
            <w:noWrap/>
            <w:vAlign w:val="bottom"/>
            <w:hideMark/>
          </w:tcPr>
          <w:p w14:paraId="382E0331" w14:textId="77777777" w:rsidR="00BB4D99" w:rsidRPr="00017F27" w:rsidRDefault="00BB4D99" w:rsidP="00BB4D99">
            <w:pPr>
              <w:rPr>
                <w:ins w:id="1893" w:author="Bruno Sanchez-Andrade Nuno" w:date="2012-08-17T17:13:00Z"/>
                <w:rFonts w:ascii="Calibri" w:eastAsia="Times New Roman" w:hAnsi="Calibri" w:cs="Times New Roman"/>
                <w:color w:val="963634"/>
                <w:sz w:val="20"/>
                <w:szCs w:val="20"/>
                <w:lang w:eastAsia="en-US"/>
                <w:rPrChange w:id="1894" w:author="Bruno Sanchez-Andrade Nuno" w:date="2012-08-17T17:15:00Z">
                  <w:rPr>
                    <w:ins w:id="1895" w:author="Bruno Sanchez-Andrade Nuno" w:date="2012-08-17T17:13:00Z"/>
                    <w:rFonts w:ascii="Calibri" w:eastAsia="Times New Roman" w:hAnsi="Calibri" w:cs="Times New Roman"/>
                    <w:color w:val="963634"/>
                    <w:sz w:val="24"/>
                    <w:szCs w:val="24"/>
                    <w:lang w:eastAsia="en-US"/>
                  </w:rPr>
                </w:rPrChange>
              </w:rPr>
            </w:pPr>
            <w:ins w:id="1896" w:author="Bruno Sanchez-Andrade Nuno" w:date="2012-08-17T17:13:00Z">
              <w:r w:rsidRPr="00017F27">
                <w:rPr>
                  <w:rFonts w:ascii="Calibri" w:eastAsia="Times New Roman" w:hAnsi="Calibri" w:cs="Times New Roman"/>
                  <w:color w:val="963634"/>
                  <w:sz w:val="20"/>
                  <w:szCs w:val="20"/>
                  <w:lang w:eastAsia="en-US"/>
                  <w:rPrChange w:id="1897" w:author="Bruno Sanchez-Andrade Nuno" w:date="2012-08-17T17:15:00Z">
                    <w:rPr>
                      <w:rFonts w:ascii="Calibri" w:eastAsia="Times New Roman" w:hAnsi="Calibri" w:cs="Times New Roman"/>
                      <w:color w:val="963634"/>
                      <w:sz w:val="24"/>
                      <w:szCs w:val="24"/>
                      <w:lang w:eastAsia="en-US"/>
                    </w:rPr>
                  </w:rPrChange>
                </w:rPr>
                <w:t>Switzerland</w:t>
              </w:r>
            </w:ins>
          </w:p>
        </w:tc>
        <w:tc>
          <w:tcPr>
            <w:tcW w:w="1245" w:type="dxa"/>
            <w:tcBorders>
              <w:top w:val="nil"/>
              <w:left w:val="nil"/>
              <w:bottom w:val="nil"/>
              <w:right w:val="single" w:sz="4" w:space="0" w:color="auto"/>
            </w:tcBorders>
            <w:shd w:val="clear" w:color="auto" w:fill="auto"/>
            <w:noWrap/>
            <w:vAlign w:val="bottom"/>
            <w:hideMark/>
          </w:tcPr>
          <w:p w14:paraId="583D4C76" w14:textId="77777777" w:rsidR="00BB4D99" w:rsidRPr="00017F27" w:rsidRDefault="00BB4D99" w:rsidP="00BB4D99">
            <w:pPr>
              <w:jc w:val="right"/>
              <w:rPr>
                <w:ins w:id="1898" w:author="Bruno Sanchez-Andrade Nuno" w:date="2012-08-17T17:13:00Z"/>
                <w:rFonts w:ascii="Calibri" w:eastAsia="Times New Roman" w:hAnsi="Calibri" w:cs="Times New Roman"/>
                <w:color w:val="963634"/>
                <w:sz w:val="20"/>
                <w:szCs w:val="20"/>
                <w:lang w:eastAsia="en-US"/>
                <w:rPrChange w:id="1899" w:author="Bruno Sanchez-Andrade Nuno" w:date="2012-08-17T17:15:00Z">
                  <w:rPr>
                    <w:ins w:id="1900" w:author="Bruno Sanchez-Andrade Nuno" w:date="2012-08-17T17:13:00Z"/>
                    <w:rFonts w:ascii="Calibri" w:eastAsia="Times New Roman" w:hAnsi="Calibri" w:cs="Times New Roman"/>
                    <w:color w:val="963634"/>
                    <w:sz w:val="24"/>
                    <w:szCs w:val="24"/>
                    <w:lang w:eastAsia="en-US"/>
                  </w:rPr>
                </w:rPrChange>
              </w:rPr>
            </w:pPr>
            <w:ins w:id="1901" w:author="Bruno Sanchez-Andrade Nuno" w:date="2012-08-17T17:13:00Z">
              <w:r w:rsidRPr="00017F27">
                <w:rPr>
                  <w:rFonts w:ascii="Calibri" w:eastAsia="Times New Roman" w:hAnsi="Calibri" w:cs="Times New Roman"/>
                  <w:color w:val="963634"/>
                  <w:sz w:val="20"/>
                  <w:szCs w:val="20"/>
                  <w:lang w:eastAsia="en-US"/>
                  <w:rPrChange w:id="1902" w:author="Bruno Sanchez-Andrade Nuno" w:date="2012-08-17T17:15:00Z">
                    <w:rPr>
                      <w:rFonts w:ascii="Calibri" w:eastAsia="Times New Roman" w:hAnsi="Calibri" w:cs="Times New Roman"/>
                      <w:color w:val="963634"/>
                      <w:sz w:val="24"/>
                      <w:szCs w:val="24"/>
                      <w:lang w:eastAsia="en-US"/>
                    </w:rPr>
                  </w:rPrChange>
                </w:rPr>
                <w:t>83.59</w:t>
              </w:r>
            </w:ins>
          </w:p>
        </w:tc>
        <w:tc>
          <w:tcPr>
            <w:tcW w:w="581" w:type="dxa"/>
            <w:tcBorders>
              <w:top w:val="nil"/>
              <w:left w:val="nil"/>
              <w:bottom w:val="nil"/>
              <w:right w:val="nil"/>
            </w:tcBorders>
            <w:shd w:val="clear" w:color="auto" w:fill="auto"/>
            <w:noWrap/>
            <w:vAlign w:val="bottom"/>
            <w:hideMark/>
          </w:tcPr>
          <w:p w14:paraId="42AB3DA8" w14:textId="77777777" w:rsidR="00BB4D99" w:rsidRPr="00017F27" w:rsidRDefault="00BB4D99" w:rsidP="00BB4D99">
            <w:pPr>
              <w:jc w:val="right"/>
              <w:rPr>
                <w:ins w:id="1903" w:author="Bruno Sanchez-Andrade Nuno" w:date="2012-08-17T17:13:00Z"/>
                <w:rFonts w:ascii="Calibri" w:eastAsia="Times New Roman" w:hAnsi="Calibri" w:cs="Times New Roman"/>
                <w:color w:val="E26B0A"/>
                <w:sz w:val="20"/>
                <w:szCs w:val="20"/>
                <w:lang w:eastAsia="en-US"/>
                <w:rPrChange w:id="1904" w:author="Bruno Sanchez-Andrade Nuno" w:date="2012-08-17T17:15:00Z">
                  <w:rPr>
                    <w:ins w:id="1905" w:author="Bruno Sanchez-Andrade Nuno" w:date="2012-08-17T17:13:00Z"/>
                    <w:rFonts w:ascii="Calibri" w:eastAsia="Times New Roman" w:hAnsi="Calibri" w:cs="Times New Roman"/>
                    <w:color w:val="E26B0A"/>
                    <w:sz w:val="24"/>
                    <w:szCs w:val="24"/>
                    <w:lang w:eastAsia="en-US"/>
                  </w:rPr>
                </w:rPrChange>
              </w:rPr>
            </w:pPr>
            <w:ins w:id="1906" w:author="Bruno Sanchez-Andrade Nuno" w:date="2012-08-17T17:13:00Z">
              <w:r w:rsidRPr="00017F27">
                <w:rPr>
                  <w:rFonts w:ascii="Calibri" w:eastAsia="Times New Roman" w:hAnsi="Calibri" w:cs="Times New Roman"/>
                  <w:color w:val="E26B0A"/>
                  <w:sz w:val="20"/>
                  <w:szCs w:val="20"/>
                  <w:lang w:eastAsia="en-US"/>
                  <w:rPrChange w:id="1907" w:author="Bruno Sanchez-Andrade Nuno" w:date="2012-08-17T17:15:00Z">
                    <w:rPr>
                      <w:rFonts w:ascii="Calibri" w:eastAsia="Times New Roman" w:hAnsi="Calibri" w:cs="Times New Roman"/>
                      <w:color w:val="E26B0A"/>
                      <w:sz w:val="24"/>
                      <w:szCs w:val="24"/>
                      <w:lang w:eastAsia="en-US"/>
                    </w:rPr>
                  </w:rPrChange>
                </w:rPr>
                <w:t>2</w:t>
              </w:r>
            </w:ins>
          </w:p>
        </w:tc>
        <w:tc>
          <w:tcPr>
            <w:tcW w:w="1414" w:type="dxa"/>
            <w:tcBorders>
              <w:top w:val="nil"/>
              <w:left w:val="nil"/>
              <w:bottom w:val="nil"/>
              <w:right w:val="nil"/>
            </w:tcBorders>
            <w:shd w:val="clear" w:color="auto" w:fill="auto"/>
            <w:noWrap/>
            <w:vAlign w:val="bottom"/>
            <w:hideMark/>
          </w:tcPr>
          <w:p w14:paraId="3E693A5C" w14:textId="77777777" w:rsidR="00BB4D99" w:rsidRPr="00017F27" w:rsidRDefault="00BB4D99" w:rsidP="00BB4D99">
            <w:pPr>
              <w:rPr>
                <w:ins w:id="1908" w:author="Bruno Sanchez-Andrade Nuno" w:date="2012-08-17T17:13:00Z"/>
                <w:rFonts w:ascii="Calibri" w:eastAsia="Times New Roman" w:hAnsi="Calibri" w:cs="Times New Roman"/>
                <w:color w:val="E26B0A"/>
                <w:sz w:val="20"/>
                <w:szCs w:val="20"/>
                <w:lang w:eastAsia="en-US"/>
                <w:rPrChange w:id="1909" w:author="Bruno Sanchez-Andrade Nuno" w:date="2012-08-17T17:15:00Z">
                  <w:rPr>
                    <w:ins w:id="1910" w:author="Bruno Sanchez-Andrade Nuno" w:date="2012-08-17T17:13:00Z"/>
                    <w:rFonts w:ascii="Calibri" w:eastAsia="Times New Roman" w:hAnsi="Calibri" w:cs="Times New Roman"/>
                    <w:color w:val="E26B0A"/>
                    <w:sz w:val="24"/>
                    <w:szCs w:val="24"/>
                    <w:lang w:eastAsia="en-US"/>
                  </w:rPr>
                </w:rPrChange>
              </w:rPr>
            </w:pPr>
            <w:ins w:id="1911" w:author="Bruno Sanchez-Andrade Nuno" w:date="2012-08-17T17:13:00Z">
              <w:r w:rsidRPr="00017F27">
                <w:rPr>
                  <w:rFonts w:ascii="Calibri" w:eastAsia="Times New Roman" w:hAnsi="Calibri" w:cs="Times New Roman"/>
                  <w:color w:val="E26B0A"/>
                  <w:sz w:val="20"/>
                  <w:szCs w:val="20"/>
                  <w:lang w:eastAsia="en-US"/>
                  <w:rPrChange w:id="1912" w:author="Bruno Sanchez-Andrade Nuno" w:date="2012-08-17T17:15:00Z">
                    <w:rPr>
                      <w:rFonts w:ascii="Calibri" w:eastAsia="Times New Roman" w:hAnsi="Calibri" w:cs="Times New Roman"/>
                      <w:color w:val="E26B0A"/>
                      <w:sz w:val="24"/>
                      <w:szCs w:val="24"/>
                      <w:lang w:eastAsia="en-US"/>
                    </w:rPr>
                  </w:rPrChange>
                </w:rPr>
                <w:t>Australia</w:t>
              </w:r>
            </w:ins>
          </w:p>
        </w:tc>
        <w:tc>
          <w:tcPr>
            <w:tcW w:w="1260" w:type="dxa"/>
            <w:tcBorders>
              <w:top w:val="nil"/>
              <w:left w:val="nil"/>
              <w:bottom w:val="nil"/>
              <w:right w:val="single" w:sz="4" w:space="0" w:color="auto"/>
            </w:tcBorders>
            <w:shd w:val="clear" w:color="auto" w:fill="auto"/>
            <w:noWrap/>
            <w:vAlign w:val="bottom"/>
            <w:hideMark/>
          </w:tcPr>
          <w:p w14:paraId="65F0BD93" w14:textId="77777777" w:rsidR="00BB4D99" w:rsidRPr="00017F27" w:rsidRDefault="00BB4D99" w:rsidP="00BB4D99">
            <w:pPr>
              <w:jc w:val="right"/>
              <w:rPr>
                <w:ins w:id="1913" w:author="Bruno Sanchez-Andrade Nuno" w:date="2012-08-17T17:13:00Z"/>
                <w:rFonts w:ascii="Calibri" w:eastAsia="Times New Roman" w:hAnsi="Calibri" w:cs="Times New Roman"/>
                <w:color w:val="E26B0A"/>
                <w:sz w:val="20"/>
                <w:szCs w:val="20"/>
                <w:lang w:eastAsia="en-US"/>
                <w:rPrChange w:id="1914" w:author="Bruno Sanchez-Andrade Nuno" w:date="2012-08-17T17:15:00Z">
                  <w:rPr>
                    <w:ins w:id="1915" w:author="Bruno Sanchez-Andrade Nuno" w:date="2012-08-17T17:13:00Z"/>
                    <w:rFonts w:ascii="Calibri" w:eastAsia="Times New Roman" w:hAnsi="Calibri" w:cs="Times New Roman"/>
                    <w:color w:val="E26B0A"/>
                    <w:sz w:val="24"/>
                    <w:szCs w:val="24"/>
                    <w:lang w:eastAsia="en-US"/>
                  </w:rPr>
                </w:rPrChange>
              </w:rPr>
            </w:pPr>
            <w:ins w:id="1916" w:author="Bruno Sanchez-Andrade Nuno" w:date="2012-08-17T17:13:00Z">
              <w:r w:rsidRPr="00017F27">
                <w:rPr>
                  <w:rFonts w:ascii="Calibri" w:eastAsia="Times New Roman" w:hAnsi="Calibri" w:cs="Times New Roman"/>
                  <w:color w:val="E26B0A"/>
                  <w:sz w:val="20"/>
                  <w:szCs w:val="20"/>
                  <w:lang w:eastAsia="en-US"/>
                  <w:rPrChange w:id="1917" w:author="Bruno Sanchez-Andrade Nuno" w:date="2012-08-17T17:15:00Z">
                    <w:rPr>
                      <w:rFonts w:ascii="Calibri" w:eastAsia="Times New Roman" w:hAnsi="Calibri" w:cs="Times New Roman"/>
                      <w:color w:val="E26B0A"/>
                      <w:sz w:val="24"/>
                      <w:szCs w:val="24"/>
                      <w:lang w:eastAsia="en-US"/>
                    </w:rPr>
                  </w:rPrChange>
                </w:rPr>
                <w:t>83.91</w:t>
              </w:r>
            </w:ins>
          </w:p>
        </w:tc>
        <w:tc>
          <w:tcPr>
            <w:tcW w:w="581" w:type="dxa"/>
            <w:tcBorders>
              <w:top w:val="nil"/>
              <w:left w:val="nil"/>
              <w:bottom w:val="nil"/>
              <w:right w:val="nil"/>
            </w:tcBorders>
            <w:shd w:val="clear" w:color="auto" w:fill="auto"/>
            <w:noWrap/>
            <w:vAlign w:val="bottom"/>
            <w:hideMark/>
          </w:tcPr>
          <w:p w14:paraId="5FA5AEA8" w14:textId="77777777" w:rsidR="00BB4D99" w:rsidRPr="00017F27" w:rsidRDefault="00BB4D99" w:rsidP="00BB4D99">
            <w:pPr>
              <w:jc w:val="right"/>
              <w:rPr>
                <w:ins w:id="1918" w:author="Bruno Sanchez-Andrade Nuno" w:date="2012-08-17T17:13:00Z"/>
                <w:rFonts w:ascii="Calibri" w:eastAsia="Times New Roman" w:hAnsi="Calibri" w:cs="Times New Roman"/>
                <w:color w:val="000000"/>
                <w:sz w:val="20"/>
                <w:szCs w:val="20"/>
                <w:lang w:eastAsia="en-US"/>
                <w:rPrChange w:id="1919" w:author="Bruno Sanchez-Andrade Nuno" w:date="2012-08-17T17:15:00Z">
                  <w:rPr>
                    <w:ins w:id="1920" w:author="Bruno Sanchez-Andrade Nuno" w:date="2012-08-17T17:13:00Z"/>
                    <w:rFonts w:ascii="Calibri" w:eastAsia="Times New Roman" w:hAnsi="Calibri" w:cs="Times New Roman"/>
                    <w:color w:val="000000"/>
                    <w:sz w:val="24"/>
                    <w:szCs w:val="24"/>
                    <w:lang w:eastAsia="en-US"/>
                  </w:rPr>
                </w:rPrChange>
              </w:rPr>
            </w:pPr>
            <w:ins w:id="1921" w:author="Bruno Sanchez-Andrade Nuno" w:date="2012-08-17T17:13:00Z">
              <w:r w:rsidRPr="00017F27">
                <w:rPr>
                  <w:rFonts w:ascii="Calibri" w:eastAsia="Times New Roman" w:hAnsi="Calibri" w:cs="Times New Roman"/>
                  <w:color w:val="000000"/>
                  <w:sz w:val="20"/>
                  <w:szCs w:val="20"/>
                  <w:lang w:eastAsia="en-US"/>
                  <w:rPrChange w:id="1922" w:author="Bruno Sanchez-Andrade Nuno" w:date="2012-08-17T17:15:00Z">
                    <w:rPr>
                      <w:rFonts w:ascii="Calibri" w:eastAsia="Times New Roman" w:hAnsi="Calibri" w:cs="Times New Roman"/>
                      <w:color w:val="000000"/>
                      <w:sz w:val="24"/>
                      <w:szCs w:val="24"/>
                      <w:lang w:eastAsia="en-US"/>
                    </w:rPr>
                  </w:rPrChange>
                </w:rPr>
                <w:t>2</w:t>
              </w:r>
            </w:ins>
          </w:p>
        </w:tc>
        <w:tc>
          <w:tcPr>
            <w:tcW w:w="1449" w:type="dxa"/>
            <w:tcBorders>
              <w:top w:val="nil"/>
              <w:left w:val="nil"/>
              <w:bottom w:val="nil"/>
              <w:right w:val="nil"/>
            </w:tcBorders>
            <w:shd w:val="clear" w:color="auto" w:fill="auto"/>
            <w:noWrap/>
            <w:vAlign w:val="bottom"/>
            <w:hideMark/>
          </w:tcPr>
          <w:p w14:paraId="722A3F57" w14:textId="77777777" w:rsidR="00BB4D99" w:rsidRPr="00017F27" w:rsidRDefault="00BB4D99" w:rsidP="00BB4D99">
            <w:pPr>
              <w:rPr>
                <w:ins w:id="1923" w:author="Bruno Sanchez-Andrade Nuno" w:date="2012-08-17T17:13:00Z"/>
                <w:rFonts w:ascii="Calibri" w:eastAsia="Times New Roman" w:hAnsi="Calibri" w:cs="Times New Roman"/>
                <w:color w:val="31869B"/>
                <w:sz w:val="20"/>
                <w:szCs w:val="20"/>
                <w:lang w:eastAsia="en-US"/>
                <w:rPrChange w:id="1924" w:author="Bruno Sanchez-Andrade Nuno" w:date="2012-08-17T17:15:00Z">
                  <w:rPr>
                    <w:ins w:id="1925" w:author="Bruno Sanchez-Andrade Nuno" w:date="2012-08-17T17:13:00Z"/>
                    <w:rFonts w:ascii="Calibri" w:eastAsia="Times New Roman" w:hAnsi="Calibri" w:cs="Times New Roman"/>
                    <w:color w:val="31869B"/>
                    <w:sz w:val="24"/>
                    <w:szCs w:val="24"/>
                    <w:lang w:eastAsia="en-US"/>
                  </w:rPr>
                </w:rPrChange>
              </w:rPr>
            </w:pPr>
            <w:ins w:id="1926" w:author="Bruno Sanchez-Andrade Nuno" w:date="2012-08-17T17:13:00Z">
              <w:r w:rsidRPr="00017F27">
                <w:rPr>
                  <w:rFonts w:ascii="Calibri" w:eastAsia="Times New Roman" w:hAnsi="Calibri" w:cs="Times New Roman"/>
                  <w:color w:val="31869B"/>
                  <w:sz w:val="20"/>
                  <w:szCs w:val="20"/>
                  <w:lang w:eastAsia="en-US"/>
                  <w:rPrChange w:id="1927" w:author="Bruno Sanchez-Andrade Nuno" w:date="2012-08-17T17:15:00Z">
                    <w:rPr>
                      <w:rFonts w:ascii="Calibri" w:eastAsia="Times New Roman" w:hAnsi="Calibri" w:cs="Times New Roman"/>
                      <w:color w:val="31869B"/>
                      <w:sz w:val="24"/>
                      <w:szCs w:val="24"/>
                      <w:lang w:eastAsia="en-US"/>
                    </w:rPr>
                  </w:rPrChange>
                </w:rPr>
                <w:t>Australia</w:t>
              </w:r>
            </w:ins>
          </w:p>
        </w:tc>
        <w:tc>
          <w:tcPr>
            <w:tcW w:w="1210" w:type="dxa"/>
            <w:tcBorders>
              <w:top w:val="nil"/>
              <w:left w:val="nil"/>
              <w:bottom w:val="nil"/>
              <w:right w:val="single" w:sz="4" w:space="0" w:color="auto"/>
            </w:tcBorders>
            <w:shd w:val="clear" w:color="auto" w:fill="auto"/>
            <w:noWrap/>
            <w:vAlign w:val="bottom"/>
            <w:hideMark/>
          </w:tcPr>
          <w:p w14:paraId="59CCE46A" w14:textId="77777777" w:rsidR="00BB4D99" w:rsidRPr="00017F27" w:rsidRDefault="00BB4D99" w:rsidP="00BB4D99">
            <w:pPr>
              <w:jc w:val="right"/>
              <w:rPr>
                <w:ins w:id="1928" w:author="Bruno Sanchez-Andrade Nuno" w:date="2012-08-17T17:13:00Z"/>
                <w:rFonts w:ascii="Calibri" w:eastAsia="Times New Roman" w:hAnsi="Calibri" w:cs="Times New Roman"/>
                <w:color w:val="31869B"/>
                <w:sz w:val="20"/>
                <w:szCs w:val="20"/>
                <w:lang w:eastAsia="en-US"/>
                <w:rPrChange w:id="1929" w:author="Bruno Sanchez-Andrade Nuno" w:date="2012-08-17T17:15:00Z">
                  <w:rPr>
                    <w:ins w:id="1930" w:author="Bruno Sanchez-Andrade Nuno" w:date="2012-08-17T17:13:00Z"/>
                    <w:rFonts w:ascii="Calibri" w:eastAsia="Times New Roman" w:hAnsi="Calibri" w:cs="Times New Roman"/>
                    <w:color w:val="31869B"/>
                    <w:sz w:val="24"/>
                    <w:szCs w:val="24"/>
                    <w:lang w:eastAsia="en-US"/>
                  </w:rPr>
                </w:rPrChange>
              </w:rPr>
            </w:pPr>
            <w:ins w:id="1931" w:author="Bruno Sanchez-Andrade Nuno" w:date="2012-08-17T17:13:00Z">
              <w:r w:rsidRPr="00017F27">
                <w:rPr>
                  <w:rFonts w:ascii="Calibri" w:eastAsia="Times New Roman" w:hAnsi="Calibri" w:cs="Times New Roman"/>
                  <w:color w:val="31869B"/>
                  <w:sz w:val="20"/>
                  <w:szCs w:val="20"/>
                  <w:lang w:eastAsia="en-US"/>
                  <w:rPrChange w:id="1932" w:author="Bruno Sanchez-Andrade Nuno" w:date="2012-08-17T17:15:00Z">
                    <w:rPr>
                      <w:rFonts w:ascii="Calibri" w:eastAsia="Times New Roman" w:hAnsi="Calibri" w:cs="Times New Roman"/>
                      <w:color w:val="31869B"/>
                      <w:sz w:val="24"/>
                      <w:szCs w:val="24"/>
                      <w:lang w:eastAsia="en-US"/>
                    </w:rPr>
                  </w:rPrChange>
                </w:rPr>
                <w:t>84.02</w:t>
              </w:r>
            </w:ins>
          </w:p>
        </w:tc>
      </w:tr>
      <w:tr w:rsidR="00017F27" w:rsidRPr="00017F27" w14:paraId="09113FE5" w14:textId="77777777" w:rsidTr="00017F27">
        <w:trPr>
          <w:trHeight w:val="300"/>
          <w:ins w:id="1933"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1D34DA85" w14:textId="77777777" w:rsidR="00BB4D99" w:rsidRPr="00017F27" w:rsidRDefault="00BB4D99" w:rsidP="00BB4D99">
            <w:pPr>
              <w:jc w:val="right"/>
              <w:rPr>
                <w:ins w:id="1934" w:author="Bruno Sanchez-Andrade Nuno" w:date="2012-08-17T17:13:00Z"/>
                <w:rFonts w:ascii="Calibri" w:eastAsia="Times New Roman" w:hAnsi="Calibri" w:cs="Times New Roman"/>
                <w:color w:val="963634"/>
                <w:sz w:val="20"/>
                <w:szCs w:val="20"/>
                <w:lang w:eastAsia="en-US"/>
                <w:rPrChange w:id="1935" w:author="Bruno Sanchez-Andrade Nuno" w:date="2012-08-17T17:15:00Z">
                  <w:rPr>
                    <w:ins w:id="1936" w:author="Bruno Sanchez-Andrade Nuno" w:date="2012-08-17T17:13:00Z"/>
                    <w:rFonts w:ascii="Calibri" w:eastAsia="Times New Roman" w:hAnsi="Calibri" w:cs="Times New Roman"/>
                    <w:color w:val="963634"/>
                    <w:sz w:val="24"/>
                    <w:szCs w:val="24"/>
                    <w:lang w:eastAsia="en-US"/>
                  </w:rPr>
                </w:rPrChange>
              </w:rPr>
            </w:pPr>
            <w:ins w:id="1937" w:author="Bruno Sanchez-Andrade Nuno" w:date="2012-08-17T17:13:00Z">
              <w:r w:rsidRPr="00017F27">
                <w:rPr>
                  <w:rFonts w:ascii="Calibri" w:eastAsia="Times New Roman" w:hAnsi="Calibri" w:cs="Times New Roman"/>
                  <w:color w:val="963634"/>
                  <w:sz w:val="20"/>
                  <w:szCs w:val="20"/>
                  <w:lang w:eastAsia="en-US"/>
                  <w:rPrChange w:id="1938" w:author="Bruno Sanchez-Andrade Nuno" w:date="2012-08-17T17:15:00Z">
                    <w:rPr>
                      <w:rFonts w:ascii="Calibri" w:eastAsia="Times New Roman" w:hAnsi="Calibri" w:cs="Times New Roman"/>
                      <w:color w:val="963634"/>
                      <w:sz w:val="24"/>
                      <w:szCs w:val="24"/>
                      <w:lang w:eastAsia="en-US"/>
                    </w:rPr>
                  </w:rPrChange>
                </w:rPr>
                <w:t>3</w:t>
              </w:r>
            </w:ins>
          </w:p>
        </w:tc>
        <w:tc>
          <w:tcPr>
            <w:tcW w:w="1399" w:type="dxa"/>
            <w:tcBorders>
              <w:top w:val="nil"/>
              <w:left w:val="nil"/>
              <w:bottom w:val="nil"/>
              <w:right w:val="nil"/>
            </w:tcBorders>
            <w:shd w:val="clear" w:color="F2DCDB" w:fill="F2DCDB"/>
            <w:noWrap/>
            <w:vAlign w:val="bottom"/>
            <w:hideMark/>
          </w:tcPr>
          <w:p w14:paraId="0FAFE6D4" w14:textId="77777777" w:rsidR="00BB4D99" w:rsidRPr="00017F27" w:rsidRDefault="00BB4D99" w:rsidP="00BB4D99">
            <w:pPr>
              <w:rPr>
                <w:ins w:id="1939" w:author="Bruno Sanchez-Andrade Nuno" w:date="2012-08-17T17:13:00Z"/>
                <w:rFonts w:ascii="Calibri" w:eastAsia="Times New Roman" w:hAnsi="Calibri" w:cs="Times New Roman"/>
                <w:color w:val="963634"/>
                <w:sz w:val="20"/>
                <w:szCs w:val="20"/>
                <w:lang w:eastAsia="en-US"/>
                <w:rPrChange w:id="1940" w:author="Bruno Sanchez-Andrade Nuno" w:date="2012-08-17T17:15:00Z">
                  <w:rPr>
                    <w:ins w:id="1941" w:author="Bruno Sanchez-Andrade Nuno" w:date="2012-08-17T17:13:00Z"/>
                    <w:rFonts w:ascii="Calibri" w:eastAsia="Times New Roman" w:hAnsi="Calibri" w:cs="Times New Roman"/>
                    <w:color w:val="963634"/>
                    <w:sz w:val="24"/>
                    <w:szCs w:val="24"/>
                    <w:lang w:eastAsia="en-US"/>
                  </w:rPr>
                </w:rPrChange>
              </w:rPr>
            </w:pPr>
            <w:ins w:id="1942" w:author="Bruno Sanchez-Andrade Nuno" w:date="2012-08-17T17:13:00Z">
              <w:r w:rsidRPr="00017F27">
                <w:rPr>
                  <w:rFonts w:ascii="Calibri" w:eastAsia="Times New Roman" w:hAnsi="Calibri" w:cs="Times New Roman"/>
                  <w:color w:val="963634"/>
                  <w:sz w:val="20"/>
                  <w:szCs w:val="20"/>
                  <w:lang w:eastAsia="en-US"/>
                  <w:rPrChange w:id="1943" w:author="Bruno Sanchez-Andrade Nuno" w:date="2012-08-17T17:15:00Z">
                    <w:rPr>
                      <w:rFonts w:ascii="Calibri" w:eastAsia="Times New Roman" w:hAnsi="Calibri" w:cs="Times New Roman"/>
                      <w:color w:val="963634"/>
                      <w:sz w:val="24"/>
                      <w:szCs w:val="24"/>
                      <w:lang w:eastAsia="en-US"/>
                    </w:rPr>
                  </w:rPrChange>
                </w:rPr>
                <w:t>Ireland</w:t>
              </w:r>
            </w:ins>
          </w:p>
        </w:tc>
        <w:tc>
          <w:tcPr>
            <w:tcW w:w="1245" w:type="dxa"/>
            <w:tcBorders>
              <w:top w:val="nil"/>
              <w:left w:val="nil"/>
              <w:bottom w:val="nil"/>
              <w:right w:val="single" w:sz="4" w:space="0" w:color="auto"/>
            </w:tcBorders>
            <w:shd w:val="clear" w:color="F2DCDB" w:fill="F2DCDB"/>
            <w:noWrap/>
            <w:vAlign w:val="bottom"/>
            <w:hideMark/>
          </w:tcPr>
          <w:p w14:paraId="6A370391" w14:textId="77777777" w:rsidR="00BB4D99" w:rsidRPr="00017F27" w:rsidRDefault="00BB4D99" w:rsidP="00BB4D99">
            <w:pPr>
              <w:jc w:val="right"/>
              <w:rPr>
                <w:ins w:id="1944" w:author="Bruno Sanchez-Andrade Nuno" w:date="2012-08-17T17:13:00Z"/>
                <w:rFonts w:ascii="Calibri" w:eastAsia="Times New Roman" w:hAnsi="Calibri" w:cs="Times New Roman"/>
                <w:color w:val="963634"/>
                <w:sz w:val="20"/>
                <w:szCs w:val="20"/>
                <w:lang w:eastAsia="en-US"/>
                <w:rPrChange w:id="1945" w:author="Bruno Sanchez-Andrade Nuno" w:date="2012-08-17T17:15:00Z">
                  <w:rPr>
                    <w:ins w:id="1946" w:author="Bruno Sanchez-Andrade Nuno" w:date="2012-08-17T17:13:00Z"/>
                    <w:rFonts w:ascii="Calibri" w:eastAsia="Times New Roman" w:hAnsi="Calibri" w:cs="Times New Roman"/>
                    <w:color w:val="963634"/>
                    <w:sz w:val="24"/>
                    <w:szCs w:val="24"/>
                    <w:lang w:eastAsia="en-US"/>
                  </w:rPr>
                </w:rPrChange>
              </w:rPr>
            </w:pPr>
            <w:ins w:id="1947" w:author="Bruno Sanchez-Andrade Nuno" w:date="2012-08-17T17:13:00Z">
              <w:r w:rsidRPr="00017F27">
                <w:rPr>
                  <w:rFonts w:ascii="Calibri" w:eastAsia="Times New Roman" w:hAnsi="Calibri" w:cs="Times New Roman"/>
                  <w:color w:val="963634"/>
                  <w:sz w:val="20"/>
                  <w:szCs w:val="20"/>
                  <w:lang w:eastAsia="en-US"/>
                  <w:rPrChange w:id="1948" w:author="Bruno Sanchez-Andrade Nuno" w:date="2012-08-17T17:15:00Z">
                    <w:rPr>
                      <w:rFonts w:ascii="Calibri" w:eastAsia="Times New Roman" w:hAnsi="Calibri" w:cs="Times New Roman"/>
                      <w:color w:val="963634"/>
                      <w:sz w:val="24"/>
                      <w:szCs w:val="24"/>
                      <w:lang w:eastAsia="en-US"/>
                    </w:rPr>
                  </w:rPrChange>
                </w:rPr>
                <w:t>82.24</w:t>
              </w:r>
            </w:ins>
          </w:p>
        </w:tc>
        <w:tc>
          <w:tcPr>
            <w:tcW w:w="581" w:type="dxa"/>
            <w:tcBorders>
              <w:top w:val="nil"/>
              <w:left w:val="nil"/>
              <w:bottom w:val="nil"/>
              <w:right w:val="nil"/>
            </w:tcBorders>
            <w:shd w:val="clear" w:color="FDE9D9" w:fill="FDE9D9"/>
            <w:noWrap/>
            <w:vAlign w:val="bottom"/>
            <w:hideMark/>
          </w:tcPr>
          <w:p w14:paraId="5B90C67D" w14:textId="77777777" w:rsidR="00BB4D99" w:rsidRPr="00017F27" w:rsidRDefault="00BB4D99" w:rsidP="00BB4D99">
            <w:pPr>
              <w:jc w:val="right"/>
              <w:rPr>
                <w:ins w:id="1949" w:author="Bruno Sanchez-Andrade Nuno" w:date="2012-08-17T17:13:00Z"/>
                <w:rFonts w:ascii="Calibri" w:eastAsia="Times New Roman" w:hAnsi="Calibri" w:cs="Times New Roman"/>
                <w:color w:val="E26B0A"/>
                <w:sz w:val="20"/>
                <w:szCs w:val="20"/>
                <w:lang w:eastAsia="en-US"/>
                <w:rPrChange w:id="1950" w:author="Bruno Sanchez-Andrade Nuno" w:date="2012-08-17T17:15:00Z">
                  <w:rPr>
                    <w:ins w:id="1951" w:author="Bruno Sanchez-Andrade Nuno" w:date="2012-08-17T17:13:00Z"/>
                    <w:rFonts w:ascii="Calibri" w:eastAsia="Times New Roman" w:hAnsi="Calibri" w:cs="Times New Roman"/>
                    <w:color w:val="E26B0A"/>
                    <w:sz w:val="24"/>
                    <w:szCs w:val="24"/>
                    <w:lang w:eastAsia="en-US"/>
                  </w:rPr>
                </w:rPrChange>
              </w:rPr>
            </w:pPr>
            <w:ins w:id="1952" w:author="Bruno Sanchez-Andrade Nuno" w:date="2012-08-17T17:13:00Z">
              <w:r w:rsidRPr="00017F27">
                <w:rPr>
                  <w:rFonts w:ascii="Calibri" w:eastAsia="Times New Roman" w:hAnsi="Calibri" w:cs="Times New Roman"/>
                  <w:color w:val="E26B0A"/>
                  <w:sz w:val="20"/>
                  <w:szCs w:val="20"/>
                  <w:lang w:eastAsia="en-US"/>
                  <w:rPrChange w:id="1953" w:author="Bruno Sanchez-Andrade Nuno" w:date="2012-08-17T17:15:00Z">
                    <w:rPr>
                      <w:rFonts w:ascii="Calibri" w:eastAsia="Times New Roman" w:hAnsi="Calibri" w:cs="Times New Roman"/>
                      <w:color w:val="E26B0A"/>
                      <w:sz w:val="24"/>
                      <w:szCs w:val="24"/>
                      <w:lang w:eastAsia="en-US"/>
                    </w:rPr>
                  </w:rPrChange>
                </w:rPr>
                <w:t>3</w:t>
              </w:r>
            </w:ins>
          </w:p>
        </w:tc>
        <w:tc>
          <w:tcPr>
            <w:tcW w:w="1414" w:type="dxa"/>
            <w:tcBorders>
              <w:top w:val="nil"/>
              <w:left w:val="nil"/>
              <w:bottom w:val="nil"/>
              <w:right w:val="nil"/>
            </w:tcBorders>
            <w:shd w:val="clear" w:color="FDE9D9" w:fill="FDE9D9"/>
            <w:noWrap/>
            <w:vAlign w:val="bottom"/>
            <w:hideMark/>
          </w:tcPr>
          <w:p w14:paraId="5C1B8A11" w14:textId="77777777" w:rsidR="00BB4D99" w:rsidRPr="00017F27" w:rsidRDefault="00BB4D99" w:rsidP="00BB4D99">
            <w:pPr>
              <w:rPr>
                <w:ins w:id="1954" w:author="Bruno Sanchez-Andrade Nuno" w:date="2012-08-17T17:13:00Z"/>
                <w:rFonts w:ascii="Calibri" w:eastAsia="Times New Roman" w:hAnsi="Calibri" w:cs="Times New Roman"/>
                <w:color w:val="E26B0A"/>
                <w:sz w:val="20"/>
                <w:szCs w:val="20"/>
                <w:lang w:eastAsia="en-US"/>
                <w:rPrChange w:id="1955" w:author="Bruno Sanchez-Andrade Nuno" w:date="2012-08-17T17:15:00Z">
                  <w:rPr>
                    <w:ins w:id="1956" w:author="Bruno Sanchez-Andrade Nuno" w:date="2012-08-17T17:13:00Z"/>
                    <w:rFonts w:ascii="Calibri" w:eastAsia="Times New Roman" w:hAnsi="Calibri" w:cs="Times New Roman"/>
                    <w:color w:val="E26B0A"/>
                    <w:sz w:val="24"/>
                    <w:szCs w:val="24"/>
                    <w:lang w:eastAsia="en-US"/>
                  </w:rPr>
                </w:rPrChange>
              </w:rPr>
            </w:pPr>
            <w:ins w:id="1957" w:author="Bruno Sanchez-Andrade Nuno" w:date="2012-08-17T17:13:00Z">
              <w:r w:rsidRPr="00017F27">
                <w:rPr>
                  <w:rFonts w:ascii="Calibri" w:eastAsia="Times New Roman" w:hAnsi="Calibri" w:cs="Times New Roman"/>
                  <w:color w:val="E26B0A"/>
                  <w:sz w:val="20"/>
                  <w:szCs w:val="20"/>
                  <w:lang w:eastAsia="en-US"/>
                  <w:rPrChange w:id="1958" w:author="Bruno Sanchez-Andrade Nuno" w:date="2012-08-17T17:15:00Z">
                    <w:rPr>
                      <w:rFonts w:ascii="Calibri" w:eastAsia="Times New Roman" w:hAnsi="Calibri" w:cs="Times New Roman"/>
                      <w:color w:val="E26B0A"/>
                      <w:sz w:val="24"/>
                      <w:szCs w:val="24"/>
                      <w:lang w:eastAsia="en-US"/>
                    </w:rPr>
                  </w:rPrChange>
                </w:rPr>
                <w:t>Norway</w:t>
              </w:r>
            </w:ins>
          </w:p>
        </w:tc>
        <w:tc>
          <w:tcPr>
            <w:tcW w:w="1260" w:type="dxa"/>
            <w:tcBorders>
              <w:top w:val="nil"/>
              <w:left w:val="nil"/>
              <w:bottom w:val="nil"/>
              <w:right w:val="single" w:sz="4" w:space="0" w:color="auto"/>
            </w:tcBorders>
            <w:shd w:val="clear" w:color="FDE9D9" w:fill="FDE9D9"/>
            <w:noWrap/>
            <w:vAlign w:val="bottom"/>
            <w:hideMark/>
          </w:tcPr>
          <w:p w14:paraId="278C9428" w14:textId="77777777" w:rsidR="00BB4D99" w:rsidRPr="00017F27" w:rsidRDefault="00BB4D99" w:rsidP="00BB4D99">
            <w:pPr>
              <w:jc w:val="right"/>
              <w:rPr>
                <w:ins w:id="1959" w:author="Bruno Sanchez-Andrade Nuno" w:date="2012-08-17T17:13:00Z"/>
                <w:rFonts w:ascii="Calibri" w:eastAsia="Times New Roman" w:hAnsi="Calibri" w:cs="Times New Roman"/>
                <w:color w:val="E26B0A"/>
                <w:sz w:val="20"/>
                <w:szCs w:val="20"/>
                <w:lang w:eastAsia="en-US"/>
                <w:rPrChange w:id="1960" w:author="Bruno Sanchez-Andrade Nuno" w:date="2012-08-17T17:15:00Z">
                  <w:rPr>
                    <w:ins w:id="1961" w:author="Bruno Sanchez-Andrade Nuno" w:date="2012-08-17T17:13:00Z"/>
                    <w:rFonts w:ascii="Calibri" w:eastAsia="Times New Roman" w:hAnsi="Calibri" w:cs="Times New Roman"/>
                    <w:color w:val="E26B0A"/>
                    <w:sz w:val="24"/>
                    <w:szCs w:val="24"/>
                    <w:lang w:eastAsia="en-US"/>
                  </w:rPr>
                </w:rPrChange>
              </w:rPr>
            </w:pPr>
            <w:ins w:id="1962" w:author="Bruno Sanchez-Andrade Nuno" w:date="2012-08-17T17:13:00Z">
              <w:r w:rsidRPr="00017F27">
                <w:rPr>
                  <w:rFonts w:ascii="Calibri" w:eastAsia="Times New Roman" w:hAnsi="Calibri" w:cs="Times New Roman"/>
                  <w:color w:val="E26B0A"/>
                  <w:sz w:val="20"/>
                  <w:szCs w:val="20"/>
                  <w:lang w:eastAsia="en-US"/>
                  <w:rPrChange w:id="1963" w:author="Bruno Sanchez-Andrade Nuno" w:date="2012-08-17T17:15:00Z">
                    <w:rPr>
                      <w:rFonts w:ascii="Calibri" w:eastAsia="Times New Roman" w:hAnsi="Calibri" w:cs="Times New Roman"/>
                      <w:color w:val="E26B0A"/>
                      <w:sz w:val="24"/>
                      <w:szCs w:val="24"/>
                      <w:lang w:eastAsia="en-US"/>
                    </w:rPr>
                  </w:rPrChange>
                </w:rPr>
                <w:t>81.97</w:t>
              </w:r>
            </w:ins>
          </w:p>
        </w:tc>
        <w:tc>
          <w:tcPr>
            <w:tcW w:w="581" w:type="dxa"/>
            <w:tcBorders>
              <w:top w:val="nil"/>
              <w:left w:val="nil"/>
              <w:bottom w:val="nil"/>
              <w:right w:val="nil"/>
            </w:tcBorders>
            <w:shd w:val="clear" w:color="DAEEF3" w:fill="DAEEF3"/>
            <w:noWrap/>
            <w:vAlign w:val="bottom"/>
            <w:hideMark/>
          </w:tcPr>
          <w:p w14:paraId="571C7E2C" w14:textId="77777777" w:rsidR="00BB4D99" w:rsidRPr="00017F27" w:rsidRDefault="00BB4D99" w:rsidP="00BB4D99">
            <w:pPr>
              <w:jc w:val="right"/>
              <w:rPr>
                <w:ins w:id="1964" w:author="Bruno Sanchez-Andrade Nuno" w:date="2012-08-17T17:13:00Z"/>
                <w:rFonts w:ascii="Calibri" w:eastAsia="Times New Roman" w:hAnsi="Calibri" w:cs="Times New Roman"/>
                <w:color w:val="000000"/>
                <w:sz w:val="20"/>
                <w:szCs w:val="20"/>
                <w:lang w:eastAsia="en-US"/>
                <w:rPrChange w:id="1965" w:author="Bruno Sanchez-Andrade Nuno" w:date="2012-08-17T17:15:00Z">
                  <w:rPr>
                    <w:ins w:id="1966" w:author="Bruno Sanchez-Andrade Nuno" w:date="2012-08-17T17:13:00Z"/>
                    <w:rFonts w:ascii="Calibri" w:eastAsia="Times New Roman" w:hAnsi="Calibri" w:cs="Times New Roman"/>
                    <w:color w:val="000000"/>
                    <w:sz w:val="24"/>
                    <w:szCs w:val="24"/>
                    <w:lang w:eastAsia="en-US"/>
                  </w:rPr>
                </w:rPrChange>
              </w:rPr>
            </w:pPr>
            <w:ins w:id="1967" w:author="Bruno Sanchez-Andrade Nuno" w:date="2012-08-17T17:13:00Z">
              <w:r w:rsidRPr="00017F27">
                <w:rPr>
                  <w:rFonts w:ascii="Calibri" w:eastAsia="Times New Roman" w:hAnsi="Calibri" w:cs="Times New Roman"/>
                  <w:color w:val="000000"/>
                  <w:sz w:val="20"/>
                  <w:szCs w:val="20"/>
                  <w:lang w:eastAsia="en-US"/>
                  <w:rPrChange w:id="1968" w:author="Bruno Sanchez-Andrade Nuno" w:date="2012-08-17T17:15:00Z">
                    <w:rPr>
                      <w:rFonts w:ascii="Calibri" w:eastAsia="Times New Roman" w:hAnsi="Calibri" w:cs="Times New Roman"/>
                      <w:color w:val="000000"/>
                      <w:sz w:val="24"/>
                      <w:szCs w:val="24"/>
                      <w:lang w:eastAsia="en-US"/>
                    </w:rPr>
                  </w:rPrChange>
                </w:rPr>
                <w:t>3</w:t>
              </w:r>
            </w:ins>
          </w:p>
        </w:tc>
        <w:tc>
          <w:tcPr>
            <w:tcW w:w="1449" w:type="dxa"/>
            <w:tcBorders>
              <w:top w:val="nil"/>
              <w:left w:val="nil"/>
              <w:bottom w:val="nil"/>
              <w:right w:val="nil"/>
            </w:tcBorders>
            <w:shd w:val="clear" w:color="DAEEF3" w:fill="DAEEF3"/>
            <w:noWrap/>
            <w:vAlign w:val="bottom"/>
            <w:hideMark/>
          </w:tcPr>
          <w:p w14:paraId="7B214E4C" w14:textId="77777777" w:rsidR="00BB4D99" w:rsidRPr="00017F27" w:rsidRDefault="00BB4D99" w:rsidP="00BB4D99">
            <w:pPr>
              <w:rPr>
                <w:ins w:id="1969" w:author="Bruno Sanchez-Andrade Nuno" w:date="2012-08-17T17:13:00Z"/>
                <w:rFonts w:ascii="Calibri" w:eastAsia="Times New Roman" w:hAnsi="Calibri" w:cs="Times New Roman"/>
                <w:color w:val="31869B"/>
                <w:sz w:val="20"/>
                <w:szCs w:val="20"/>
                <w:lang w:eastAsia="en-US"/>
                <w:rPrChange w:id="1970" w:author="Bruno Sanchez-Andrade Nuno" w:date="2012-08-17T17:15:00Z">
                  <w:rPr>
                    <w:ins w:id="1971" w:author="Bruno Sanchez-Andrade Nuno" w:date="2012-08-17T17:13:00Z"/>
                    <w:rFonts w:ascii="Calibri" w:eastAsia="Times New Roman" w:hAnsi="Calibri" w:cs="Times New Roman"/>
                    <w:color w:val="31869B"/>
                    <w:sz w:val="24"/>
                    <w:szCs w:val="24"/>
                    <w:lang w:eastAsia="en-US"/>
                  </w:rPr>
                </w:rPrChange>
              </w:rPr>
            </w:pPr>
            <w:ins w:id="1972" w:author="Bruno Sanchez-Andrade Nuno" w:date="2012-08-17T17:13:00Z">
              <w:r w:rsidRPr="00017F27">
                <w:rPr>
                  <w:rFonts w:ascii="Calibri" w:eastAsia="Times New Roman" w:hAnsi="Calibri" w:cs="Times New Roman"/>
                  <w:color w:val="31869B"/>
                  <w:sz w:val="20"/>
                  <w:szCs w:val="20"/>
                  <w:lang w:eastAsia="en-US"/>
                  <w:rPrChange w:id="1973" w:author="Bruno Sanchez-Andrade Nuno" w:date="2012-08-17T17:15:00Z">
                    <w:rPr>
                      <w:rFonts w:ascii="Calibri" w:eastAsia="Times New Roman" w:hAnsi="Calibri" w:cs="Times New Roman"/>
                      <w:color w:val="31869B"/>
                      <w:sz w:val="24"/>
                      <w:szCs w:val="24"/>
                      <w:lang w:eastAsia="en-US"/>
                    </w:rPr>
                  </w:rPrChange>
                </w:rPr>
                <w:t>Norway</w:t>
              </w:r>
            </w:ins>
          </w:p>
        </w:tc>
        <w:tc>
          <w:tcPr>
            <w:tcW w:w="1210" w:type="dxa"/>
            <w:tcBorders>
              <w:top w:val="nil"/>
              <w:left w:val="nil"/>
              <w:bottom w:val="nil"/>
              <w:right w:val="single" w:sz="4" w:space="0" w:color="auto"/>
            </w:tcBorders>
            <w:shd w:val="clear" w:color="DAEEF3" w:fill="DAEEF3"/>
            <w:noWrap/>
            <w:vAlign w:val="bottom"/>
            <w:hideMark/>
          </w:tcPr>
          <w:p w14:paraId="47C5C487" w14:textId="77777777" w:rsidR="00BB4D99" w:rsidRPr="00017F27" w:rsidRDefault="00BB4D99" w:rsidP="00BB4D99">
            <w:pPr>
              <w:jc w:val="right"/>
              <w:rPr>
                <w:ins w:id="1974" w:author="Bruno Sanchez-Andrade Nuno" w:date="2012-08-17T17:13:00Z"/>
                <w:rFonts w:ascii="Calibri" w:eastAsia="Times New Roman" w:hAnsi="Calibri" w:cs="Times New Roman"/>
                <w:color w:val="31869B"/>
                <w:sz w:val="20"/>
                <w:szCs w:val="20"/>
                <w:lang w:eastAsia="en-US"/>
                <w:rPrChange w:id="1975" w:author="Bruno Sanchez-Andrade Nuno" w:date="2012-08-17T17:15:00Z">
                  <w:rPr>
                    <w:ins w:id="1976" w:author="Bruno Sanchez-Andrade Nuno" w:date="2012-08-17T17:13:00Z"/>
                    <w:rFonts w:ascii="Calibri" w:eastAsia="Times New Roman" w:hAnsi="Calibri" w:cs="Times New Roman"/>
                    <w:color w:val="31869B"/>
                    <w:sz w:val="24"/>
                    <w:szCs w:val="24"/>
                    <w:lang w:eastAsia="en-US"/>
                  </w:rPr>
                </w:rPrChange>
              </w:rPr>
            </w:pPr>
            <w:ins w:id="1977" w:author="Bruno Sanchez-Andrade Nuno" w:date="2012-08-17T17:13:00Z">
              <w:r w:rsidRPr="00017F27">
                <w:rPr>
                  <w:rFonts w:ascii="Calibri" w:eastAsia="Times New Roman" w:hAnsi="Calibri" w:cs="Times New Roman"/>
                  <w:color w:val="31869B"/>
                  <w:sz w:val="20"/>
                  <w:szCs w:val="20"/>
                  <w:lang w:eastAsia="en-US"/>
                  <w:rPrChange w:id="1978" w:author="Bruno Sanchez-Andrade Nuno" w:date="2012-08-17T17:15:00Z">
                    <w:rPr>
                      <w:rFonts w:ascii="Calibri" w:eastAsia="Times New Roman" w:hAnsi="Calibri" w:cs="Times New Roman"/>
                      <w:color w:val="31869B"/>
                      <w:sz w:val="24"/>
                      <w:szCs w:val="24"/>
                      <w:lang w:eastAsia="en-US"/>
                    </w:rPr>
                  </w:rPrChange>
                </w:rPr>
                <w:t>81.52</w:t>
              </w:r>
            </w:ins>
          </w:p>
        </w:tc>
      </w:tr>
      <w:tr w:rsidR="00017F27" w:rsidRPr="00017F27" w14:paraId="3C16A9B8" w14:textId="77777777" w:rsidTr="00017F27">
        <w:trPr>
          <w:trHeight w:val="300"/>
          <w:ins w:id="1979"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75CCE74A" w14:textId="77777777" w:rsidR="00BB4D99" w:rsidRPr="00017F27" w:rsidRDefault="00BB4D99" w:rsidP="00BB4D99">
            <w:pPr>
              <w:jc w:val="right"/>
              <w:rPr>
                <w:ins w:id="1980" w:author="Bruno Sanchez-Andrade Nuno" w:date="2012-08-17T17:13:00Z"/>
                <w:rFonts w:ascii="Calibri" w:eastAsia="Times New Roman" w:hAnsi="Calibri" w:cs="Times New Roman"/>
                <w:color w:val="963634"/>
                <w:sz w:val="20"/>
                <w:szCs w:val="20"/>
                <w:lang w:eastAsia="en-US"/>
                <w:rPrChange w:id="1981" w:author="Bruno Sanchez-Andrade Nuno" w:date="2012-08-17T17:15:00Z">
                  <w:rPr>
                    <w:ins w:id="1982" w:author="Bruno Sanchez-Andrade Nuno" w:date="2012-08-17T17:13:00Z"/>
                    <w:rFonts w:ascii="Calibri" w:eastAsia="Times New Roman" w:hAnsi="Calibri" w:cs="Times New Roman"/>
                    <w:color w:val="963634"/>
                    <w:sz w:val="24"/>
                    <w:szCs w:val="24"/>
                    <w:lang w:eastAsia="en-US"/>
                  </w:rPr>
                </w:rPrChange>
              </w:rPr>
            </w:pPr>
            <w:ins w:id="1983" w:author="Bruno Sanchez-Andrade Nuno" w:date="2012-08-17T17:13:00Z">
              <w:r w:rsidRPr="00017F27">
                <w:rPr>
                  <w:rFonts w:ascii="Calibri" w:eastAsia="Times New Roman" w:hAnsi="Calibri" w:cs="Times New Roman"/>
                  <w:color w:val="963634"/>
                  <w:sz w:val="20"/>
                  <w:szCs w:val="20"/>
                  <w:lang w:eastAsia="en-US"/>
                  <w:rPrChange w:id="1984" w:author="Bruno Sanchez-Andrade Nuno" w:date="2012-08-17T17:15:00Z">
                    <w:rPr>
                      <w:rFonts w:ascii="Calibri" w:eastAsia="Times New Roman" w:hAnsi="Calibri" w:cs="Times New Roman"/>
                      <w:color w:val="963634"/>
                      <w:sz w:val="24"/>
                      <w:szCs w:val="24"/>
                      <w:lang w:eastAsia="en-US"/>
                    </w:rPr>
                  </w:rPrChange>
                </w:rPr>
                <w:t>4</w:t>
              </w:r>
            </w:ins>
          </w:p>
        </w:tc>
        <w:tc>
          <w:tcPr>
            <w:tcW w:w="1399" w:type="dxa"/>
            <w:tcBorders>
              <w:top w:val="nil"/>
              <w:left w:val="nil"/>
              <w:bottom w:val="nil"/>
              <w:right w:val="nil"/>
            </w:tcBorders>
            <w:shd w:val="clear" w:color="auto" w:fill="auto"/>
            <w:noWrap/>
            <w:vAlign w:val="bottom"/>
            <w:hideMark/>
          </w:tcPr>
          <w:p w14:paraId="50D1FD70" w14:textId="77777777" w:rsidR="00BB4D99" w:rsidRPr="00017F27" w:rsidRDefault="00BB4D99" w:rsidP="00BB4D99">
            <w:pPr>
              <w:rPr>
                <w:ins w:id="1985" w:author="Bruno Sanchez-Andrade Nuno" w:date="2012-08-17T17:13:00Z"/>
                <w:rFonts w:ascii="Calibri" w:eastAsia="Times New Roman" w:hAnsi="Calibri" w:cs="Times New Roman"/>
                <w:color w:val="963634"/>
                <w:sz w:val="20"/>
                <w:szCs w:val="20"/>
                <w:lang w:eastAsia="en-US"/>
                <w:rPrChange w:id="1986" w:author="Bruno Sanchez-Andrade Nuno" w:date="2012-08-17T17:15:00Z">
                  <w:rPr>
                    <w:ins w:id="1987" w:author="Bruno Sanchez-Andrade Nuno" w:date="2012-08-17T17:13:00Z"/>
                    <w:rFonts w:ascii="Calibri" w:eastAsia="Times New Roman" w:hAnsi="Calibri" w:cs="Times New Roman"/>
                    <w:color w:val="963634"/>
                    <w:sz w:val="24"/>
                    <w:szCs w:val="24"/>
                    <w:lang w:eastAsia="en-US"/>
                  </w:rPr>
                </w:rPrChange>
              </w:rPr>
            </w:pPr>
            <w:ins w:id="1988" w:author="Bruno Sanchez-Andrade Nuno" w:date="2012-08-17T17:13:00Z">
              <w:r w:rsidRPr="00017F27">
                <w:rPr>
                  <w:rFonts w:ascii="Calibri" w:eastAsia="Times New Roman" w:hAnsi="Calibri" w:cs="Times New Roman"/>
                  <w:color w:val="963634"/>
                  <w:sz w:val="20"/>
                  <w:szCs w:val="20"/>
                  <w:lang w:eastAsia="en-US"/>
                  <w:rPrChange w:id="1989" w:author="Bruno Sanchez-Andrade Nuno" w:date="2012-08-17T17:15:00Z">
                    <w:rPr>
                      <w:rFonts w:ascii="Calibri" w:eastAsia="Times New Roman" w:hAnsi="Calibri" w:cs="Times New Roman"/>
                      <w:color w:val="963634"/>
                      <w:sz w:val="24"/>
                      <w:szCs w:val="24"/>
                      <w:lang w:eastAsia="en-US"/>
                    </w:rPr>
                  </w:rPrChange>
                </w:rPr>
                <w:t>Australia</w:t>
              </w:r>
            </w:ins>
          </w:p>
        </w:tc>
        <w:tc>
          <w:tcPr>
            <w:tcW w:w="1245" w:type="dxa"/>
            <w:tcBorders>
              <w:top w:val="nil"/>
              <w:left w:val="nil"/>
              <w:bottom w:val="nil"/>
              <w:right w:val="single" w:sz="4" w:space="0" w:color="auto"/>
            </w:tcBorders>
            <w:shd w:val="clear" w:color="auto" w:fill="auto"/>
            <w:noWrap/>
            <w:vAlign w:val="bottom"/>
            <w:hideMark/>
          </w:tcPr>
          <w:p w14:paraId="22F49FC2" w14:textId="77777777" w:rsidR="00BB4D99" w:rsidRPr="00017F27" w:rsidRDefault="00BB4D99" w:rsidP="00BB4D99">
            <w:pPr>
              <w:jc w:val="right"/>
              <w:rPr>
                <w:ins w:id="1990" w:author="Bruno Sanchez-Andrade Nuno" w:date="2012-08-17T17:13:00Z"/>
                <w:rFonts w:ascii="Calibri" w:eastAsia="Times New Roman" w:hAnsi="Calibri" w:cs="Times New Roman"/>
                <w:color w:val="963634"/>
                <w:sz w:val="20"/>
                <w:szCs w:val="20"/>
                <w:lang w:eastAsia="en-US"/>
                <w:rPrChange w:id="1991" w:author="Bruno Sanchez-Andrade Nuno" w:date="2012-08-17T17:15:00Z">
                  <w:rPr>
                    <w:ins w:id="1992" w:author="Bruno Sanchez-Andrade Nuno" w:date="2012-08-17T17:13:00Z"/>
                    <w:rFonts w:ascii="Calibri" w:eastAsia="Times New Roman" w:hAnsi="Calibri" w:cs="Times New Roman"/>
                    <w:color w:val="963634"/>
                    <w:sz w:val="24"/>
                    <w:szCs w:val="24"/>
                    <w:lang w:eastAsia="en-US"/>
                  </w:rPr>
                </w:rPrChange>
              </w:rPr>
            </w:pPr>
            <w:ins w:id="1993" w:author="Bruno Sanchez-Andrade Nuno" w:date="2012-08-17T17:13:00Z">
              <w:r w:rsidRPr="00017F27">
                <w:rPr>
                  <w:rFonts w:ascii="Calibri" w:eastAsia="Times New Roman" w:hAnsi="Calibri" w:cs="Times New Roman"/>
                  <w:color w:val="963634"/>
                  <w:sz w:val="20"/>
                  <w:szCs w:val="20"/>
                  <w:lang w:eastAsia="en-US"/>
                  <w:rPrChange w:id="1994" w:author="Bruno Sanchez-Andrade Nuno" w:date="2012-08-17T17:15:00Z">
                    <w:rPr>
                      <w:rFonts w:ascii="Calibri" w:eastAsia="Times New Roman" w:hAnsi="Calibri" w:cs="Times New Roman"/>
                      <w:color w:val="963634"/>
                      <w:sz w:val="24"/>
                      <w:szCs w:val="24"/>
                      <w:lang w:eastAsia="en-US"/>
                    </w:rPr>
                  </w:rPrChange>
                </w:rPr>
                <w:t>82.03</w:t>
              </w:r>
            </w:ins>
          </w:p>
        </w:tc>
        <w:tc>
          <w:tcPr>
            <w:tcW w:w="581" w:type="dxa"/>
            <w:tcBorders>
              <w:top w:val="nil"/>
              <w:left w:val="nil"/>
              <w:bottom w:val="nil"/>
              <w:right w:val="nil"/>
            </w:tcBorders>
            <w:shd w:val="clear" w:color="auto" w:fill="auto"/>
            <w:noWrap/>
            <w:vAlign w:val="bottom"/>
            <w:hideMark/>
          </w:tcPr>
          <w:p w14:paraId="1DA1A8CD" w14:textId="77777777" w:rsidR="00BB4D99" w:rsidRPr="00017F27" w:rsidRDefault="00BB4D99" w:rsidP="00BB4D99">
            <w:pPr>
              <w:jc w:val="right"/>
              <w:rPr>
                <w:ins w:id="1995" w:author="Bruno Sanchez-Andrade Nuno" w:date="2012-08-17T17:13:00Z"/>
                <w:rFonts w:ascii="Calibri" w:eastAsia="Times New Roman" w:hAnsi="Calibri" w:cs="Times New Roman"/>
                <w:color w:val="E26B0A"/>
                <w:sz w:val="20"/>
                <w:szCs w:val="20"/>
                <w:lang w:eastAsia="en-US"/>
                <w:rPrChange w:id="1996" w:author="Bruno Sanchez-Andrade Nuno" w:date="2012-08-17T17:15:00Z">
                  <w:rPr>
                    <w:ins w:id="1997" w:author="Bruno Sanchez-Andrade Nuno" w:date="2012-08-17T17:13:00Z"/>
                    <w:rFonts w:ascii="Calibri" w:eastAsia="Times New Roman" w:hAnsi="Calibri" w:cs="Times New Roman"/>
                    <w:color w:val="E26B0A"/>
                    <w:sz w:val="24"/>
                    <w:szCs w:val="24"/>
                    <w:lang w:eastAsia="en-US"/>
                  </w:rPr>
                </w:rPrChange>
              </w:rPr>
            </w:pPr>
            <w:ins w:id="1998" w:author="Bruno Sanchez-Andrade Nuno" w:date="2012-08-17T17:13:00Z">
              <w:r w:rsidRPr="00017F27">
                <w:rPr>
                  <w:rFonts w:ascii="Calibri" w:eastAsia="Times New Roman" w:hAnsi="Calibri" w:cs="Times New Roman"/>
                  <w:color w:val="E26B0A"/>
                  <w:sz w:val="20"/>
                  <w:szCs w:val="20"/>
                  <w:lang w:eastAsia="en-US"/>
                  <w:rPrChange w:id="1999" w:author="Bruno Sanchez-Andrade Nuno" w:date="2012-08-17T17:15:00Z">
                    <w:rPr>
                      <w:rFonts w:ascii="Calibri" w:eastAsia="Times New Roman" w:hAnsi="Calibri" w:cs="Times New Roman"/>
                      <w:color w:val="E26B0A"/>
                      <w:sz w:val="24"/>
                      <w:szCs w:val="24"/>
                      <w:lang w:eastAsia="en-US"/>
                    </w:rPr>
                  </w:rPrChange>
                </w:rPr>
                <w:t>4</w:t>
              </w:r>
            </w:ins>
          </w:p>
        </w:tc>
        <w:tc>
          <w:tcPr>
            <w:tcW w:w="1414" w:type="dxa"/>
            <w:tcBorders>
              <w:top w:val="nil"/>
              <w:left w:val="nil"/>
              <w:bottom w:val="nil"/>
              <w:right w:val="nil"/>
            </w:tcBorders>
            <w:shd w:val="clear" w:color="auto" w:fill="auto"/>
            <w:noWrap/>
            <w:vAlign w:val="bottom"/>
            <w:hideMark/>
          </w:tcPr>
          <w:p w14:paraId="5DD57359" w14:textId="77777777" w:rsidR="00BB4D99" w:rsidRPr="00017F27" w:rsidRDefault="00BB4D99" w:rsidP="00BB4D99">
            <w:pPr>
              <w:rPr>
                <w:ins w:id="2000" w:author="Bruno Sanchez-Andrade Nuno" w:date="2012-08-17T17:13:00Z"/>
                <w:rFonts w:ascii="Calibri" w:eastAsia="Times New Roman" w:hAnsi="Calibri" w:cs="Times New Roman"/>
                <w:color w:val="E26B0A"/>
                <w:sz w:val="20"/>
                <w:szCs w:val="20"/>
                <w:lang w:eastAsia="en-US"/>
                <w:rPrChange w:id="2001" w:author="Bruno Sanchez-Andrade Nuno" w:date="2012-08-17T17:15:00Z">
                  <w:rPr>
                    <w:ins w:id="2002" w:author="Bruno Sanchez-Andrade Nuno" w:date="2012-08-17T17:13:00Z"/>
                    <w:rFonts w:ascii="Calibri" w:eastAsia="Times New Roman" w:hAnsi="Calibri" w:cs="Times New Roman"/>
                    <w:color w:val="E26B0A"/>
                    <w:sz w:val="24"/>
                    <w:szCs w:val="24"/>
                    <w:lang w:eastAsia="en-US"/>
                  </w:rPr>
                </w:rPrChange>
              </w:rPr>
            </w:pPr>
            <w:ins w:id="2003" w:author="Bruno Sanchez-Andrade Nuno" w:date="2012-08-17T17:13:00Z">
              <w:r w:rsidRPr="00017F27">
                <w:rPr>
                  <w:rFonts w:ascii="Calibri" w:eastAsia="Times New Roman" w:hAnsi="Calibri" w:cs="Times New Roman"/>
                  <w:color w:val="E26B0A"/>
                  <w:sz w:val="20"/>
                  <w:szCs w:val="20"/>
                  <w:lang w:eastAsia="en-US"/>
                  <w:rPrChange w:id="2004" w:author="Bruno Sanchez-Andrade Nuno" w:date="2012-08-17T17:15:00Z">
                    <w:rPr>
                      <w:rFonts w:ascii="Calibri" w:eastAsia="Times New Roman" w:hAnsi="Calibri" w:cs="Times New Roman"/>
                      <w:color w:val="E26B0A"/>
                      <w:sz w:val="24"/>
                      <w:szCs w:val="24"/>
                      <w:lang w:eastAsia="en-US"/>
                    </w:rPr>
                  </w:rPrChange>
                </w:rPr>
                <w:t>Finland</w:t>
              </w:r>
            </w:ins>
          </w:p>
        </w:tc>
        <w:tc>
          <w:tcPr>
            <w:tcW w:w="1260" w:type="dxa"/>
            <w:tcBorders>
              <w:top w:val="nil"/>
              <w:left w:val="nil"/>
              <w:bottom w:val="nil"/>
              <w:right w:val="single" w:sz="4" w:space="0" w:color="auto"/>
            </w:tcBorders>
            <w:shd w:val="clear" w:color="auto" w:fill="auto"/>
            <w:noWrap/>
            <w:vAlign w:val="bottom"/>
            <w:hideMark/>
          </w:tcPr>
          <w:p w14:paraId="60B703FB" w14:textId="77777777" w:rsidR="00BB4D99" w:rsidRPr="00017F27" w:rsidRDefault="00BB4D99" w:rsidP="00BB4D99">
            <w:pPr>
              <w:jc w:val="right"/>
              <w:rPr>
                <w:ins w:id="2005" w:author="Bruno Sanchez-Andrade Nuno" w:date="2012-08-17T17:13:00Z"/>
                <w:rFonts w:ascii="Calibri" w:eastAsia="Times New Roman" w:hAnsi="Calibri" w:cs="Times New Roman"/>
                <w:color w:val="E26B0A"/>
                <w:sz w:val="20"/>
                <w:szCs w:val="20"/>
                <w:lang w:eastAsia="en-US"/>
                <w:rPrChange w:id="2006" w:author="Bruno Sanchez-Andrade Nuno" w:date="2012-08-17T17:15:00Z">
                  <w:rPr>
                    <w:ins w:id="2007" w:author="Bruno Sanchez-Andrade Nuno" w:date="2012-08-17T17:13:00Z"/>
                    <w:rFonts w:ascii="Calibri" w:eastAsia="Times New Roman" w:hAnsi="Calibri" w:cs="Times New Roman"/>
                    <w:color w:val="E26B0A"/>
                    <w:sz w:val="24"/>
                    <w:szCs w:val="24"/>
                    <w:lang w:eastAsia="en-US"/>
                  </w:rPr>
                </w:rPrChange>
              </w:rPr>
            </w:pPr>
            <w:ins w:id="2008" w:author="Bruno Sanchez-Andrade Nuno" w:date="2012-08-17T17:13:00Z">
              <w:r w:rsidRPr="00017F27">
                <w:rPr>
                  <w:rFonts w:ascii="Calibri" w:eastAsia="Times New Roman" w:hAnsi="Calibri" w:cs="Times New Roman"/>
                  <w:color w:val="E26B0A"/>
                  <w:sz w:val="20"/>
                  <w:szCs w:val="20"/>
                  <w:lang w:eastAsia="en-US"/>
                  <w:rPrChange w:id="2009" w:author="Bruno Sanchez-Andrade Nuno" w:date="2012-08-17T17:15:00Z">
                    <w:rPr>
                      <w:rFonts w:ascii="Calibri" w:eastAsia="Times New Roman" w:hAnsi="Calibri" w:cs="Times New Roman"/>
                      <w:color w:val="E26B0A"/>
                      <w:sz w:val="24"/>
                      <w:szCs w:val="24"/>
                      <w:lang w:eastAsia="en-US"/>
                    </w:rPr>
                  </w:rPrChange>
                </w:rPr>
                <w:t>81.58</w:t>
              </w:r>
            </w:ins>
          </w:p>
        </w:tc>
        <w:tc>
          <w:tcPr>
            <w:tcW w:w="581" w:type="dxa"/>
            <w:tcBorders>
              <w:top w:val="nil"/>
              <w:left w:val="nil"/>
              <w:bottom w:val="nil"/>
              <w:right w:val="nil"/>
            </w:tcBorders>
            <w:shd w:val="clear" w:color="auto" w:fill="auto"/>
            <w:noWrap/>
            <w:vAlign w:val="bottom"/>
            <w:hideMark/>
          </w:tcPr>
          <w:p w14:paraId="6820AE8A" w14:textId="77777777" w:rsidR="00BB4D99" w:rsidRPr="00017F27" w:rsidRDefault="00BB4D99" w:rsidP="00BB4D99">
            <w:pPr>
              <w:jc w:val="right"/>
              <w:rPr>
                <w:ins w:id="2010" w:author="Bruno Sanchez-Andrade Nuno" w:date="2012-08-17T17:13:00Z"/>
                <w:rFonts w:ascii="Calibri" w:eastAsia="Times New Roman" w:hAnsi="Calibri" w:cs="Times New Roman"/>
                <w:color w:val="000000"/>
                <w:sz w:val="20"/>
                <w:szCs w:val="20"/>
                <w:lang w:eastAsia="en-US"/>
                <w:rPrChange w:id="2011" w:author="Bruno Sanchez-Andrade Nuno" w:date="2012-08-17T17:15:00Z">
                  <w:rPr>
                    <w:ins w:id="2012" w:author="Bruno Sanchez-Andrade Nuno" w:date="2012-08-17T17:13:00Z"/>
                    <w:rFonts w:ascii="Calibri" w:eastAsia="Times New Roman" w:hAnsi="Calibri" w:cs="Times New Roman"/>
                    <w:color w:val="000000"/>
                    <w:sz w:val="24"/>
                    <w:szCs w:val="24"/>
                    <w:lang w:eastAsia="en-US"/>
                  </w:rPr>
                </w:rPrChange>
              </w:rPr>
            </w:pPr>
            <w:ins w:id="2013" w:author="Bruno Sanchez-Andrade Nuno" w:date="2012-08-17T17:13:00Z">
              <w:r w:rsidRPr="00017F27">
                <w:rPr>
                  <w:rFonts w:ascii="Calibri" w:eastAsia="Times New Roman" w:hAnsi="Calibri" w:cs="Times New Roman"/>
                  <w:color w:val="000000"/>
                  <w:sz w:val="20"/>
                  <w:szCs w:val="20"/>
                  <w:lang w:eastAsia="en-US"/>
                  <w:rPrChange w:id="2014" w:author="Bruno Sanchez-Andrade Nuno" w:date="2012-08-17T17:15:00Z">
                    <w:rPr>
                      <w:rFonts w:ascii="Calibri" w:eastAsia="Times New Roman" w:hAnsi="Calibri" w:cs="Times New Roman"/>
                      <w:color w:val="000000"/>
                      <w:sz w:val="24"/>
                      <w:szCs w:val="24"/>
                      <w:lang w:eastAsia="en-US"/>
                    </w:rPr>
                  </w:rPrChange>
                </w:rPr>
                <w:t>4</w:t>
              </w:r>
            </w:ins>
          </w:p>
        </w:tc>
        <w:tc>
          <w:tcPr>
            <w:tcW w:w="1449" w:type="dxa"/>
            <w:tcBorders>
              <w:top w:val="nil"/>
              <w:left w:val="nil"/>
              <w:bottom w:val="nil"/>
              <w:right w:val="nil"/>
            </w:tcBorders>
            <w:shd w:val="clear" w:color="auto" w:fill="auto"/>
            <w:noWrap/>
            <w:vAlign w:val="bottom"/>
            <w:hideMark/>
          </w:tcPr>
          <w:p w14:paraId="48D4D5B9" w14:textId="77777777" w:rsidR="00BB4D99" w:rsidRPr="00017F27" w:rsidRDefault="00BB4D99" w:rsidP="00BB4D99">
            <w:pPr>
              <w:rPr>
                <w:ins w:id="2015" w:author="Bruno Sanchez-Andrade Nuno" w:date="2012-08-17T17:13:00Z"/>
                <w:rFonts w:ascii="Calibri" w:eastAsia="Times New Roman" w:hAnsi="Calibri" w:cs="Times New Roman"/>
                <w:color w:val="31869B"/>
                <w:sz w:val="20"/>
                <w:szCs w:val="20"/>
                <w:lang w:eastAsia="en-US"/>
                <w:rPrChange w:id="2016" w:author="Bruno Sanchez-Andrade Nuno" w:date="2012-08-17T17:15:00Z">
                  <w:rPr>
                    <w:ins w:id="2017" w:author="Bruno Sanchez-Andrade Nuno" w:date="2012-08-17T17:13:00Z"/>
                    <w:rFonts w:ascii="Calibri" w:eastAsia="Times New Roman" w:hAnsi="Calibri" w:cs="Times New Roman"/>
                    <w:color w:val="31869B"/>
                    <w:sz w:val="24"/>
                    <w:szCs w:val="24"/>
                    <w:lang w:eastAsia="en-US"/>
                  </w:rPr>
                </w:rPrChange>
              </w:rPr>
            </w:pPr>
            <w:ins w:id="2018" w:author="Bruno Sanchez-Andrade Nuno" w:date="2012-08-17T17:13:00Z">
              <w:r w:rsidRPr="00017F27">
                <w:rPr>
                  <w:rFonts w:ascii="Calibri" w:eastAsia="Times New Roman" w:hAnsi="Calibri" w:cs="Times New Roman"/>
                  <w:color w:val="31869B"/>
                  <w:sz w:val="20"/>
                  <w:szCs w:val="20"/>
                  <w:lang w:eastAsia="en-US"/>
                  <w:rPrChange w:id="2019" w:author="Bruno Sanchez-Andrade Nuno" w:date="2012-08-17T17:15:00Z">
                    <w:rPr>
                      <w:rFonts w:ascii="Calibri" w:eastAsia="Times New Roman" w:hAnsi="Calibri" w:cs="Times New Roman"/>
                      <w:color w:val="31869B"/>
                      <w:sz w:val="24"/>
                      <w:szCs w:val="24"/>
                      <w:lang w:eastAsia="en-US"/>
                    </w:rPr>
                  </w:rPrChange>
                </w:rPr>
                <w:t>Switzerland</w:t>
              </w:r>
            </w:ins>
          </w:p>
        </w:tc>
        <w:tc>
          <w:tcPr>
            <w:tcW w:w="1210" w:type="dxa"/>
            <w:tcBorders>
              <w:top w:val="nil"/>
              <w:left w:val="nil"/>
              <w:bottom w:val="nil"/>
              <w:right w:val="single" w:sz="4" w:space="0" w:color="auto"/>
            </w:tcBorders>
            <w:shd w:val="clear" w:color="auto" w:fill="auto"/>
            <w:noWrap/>
            <w:vAlign w:val="bottom"/>
            <w:hideMark/>
          </w:tcPr>
          <w:p w14:paraId="28180222" w14:textId="77777777" w:rsidR="00BB4D99" w:rsidRPr="00017F27" w:rsidRDefault="00BB4D99" w:rsidP="00BB4D99">
            <w:pPr>
              <w:jc w:val="right"/>
              <w:rPr>
                <w:ins w:id="2020" w:author="Bruno Sanchez-Andrade Nuno" w:date="2012-08-17T17:13:00Z"/>
                <w:rFonts w:ascii="Calibri" w:eastAsia="Times New Roman" w:hAnsi="Calibri" w:cs="Times New Roman"/>
                <w:color w:val="31869B"/>
                <w:sz w:val="20"/>
                <w:szCs w:val="20"/>
                <w:lang w:eastAsia="en-US"/>
                <w:rPrChange w:id="2021" w:author="Bruno Sanchez-Andrade Nuno" w:date="2012-08-17T17:15:00Z">
                  <w:rPr>
                    <w:ins w:id="2022" w:author="Bruno Sanchez-Andrade Nuno" w:date="2012-08-17T17:13:00Z"/>
                    <w:rFonts w:ascii="Calibri" w:eastAsia="Times New Roman" w:hAnsi="Calibri" w:cs="Times New Roman"/>
                    <w:color w:val="31869B"/>
                    <w:sz w:val="24"/>
                    <w:szCs w:val="24"/>
                    <w:lang w:eastAsia="en-US"/>
                  </w:rPr>
                </w:rPrChange>
              </w:rPr>
            </w:pPr>
            <w:ins w:id="2023" w:author="Bruno Sanchez-Andrade Nuno" w:date="2012-08-17T17:13:00Z">
              <w:r w:rsidRPr="00017F27">
                <w:rPr>
                  <w:rFonts w:ascii="Calibri" w:eastAsia="Times New Roman" w:hAnsi="Calibri" w:cs="Times New Roman"/>
                  <w:color w:val="31869B"/>
                  <w:sz w:val="20"/>
                  <w:szCs w:val="20"/>
                  <w:lang w:eastAsia="en-US"/>
                  <w:rPrChange w:id="2024" w:author="Bruno Sanchez-Andrade Nuno" w:date="2012-08-17T17:15:00Z">
                    <w:rPr>
                      <w:rFonts w:ascii="Calibri" w:eastAsia="Times New Roman" w:hAnsi="Calibri" w:cs="Times New Roman"/>
                      <w:color w:val="31869B"/>
                      <w:sz w:val="24"/>
                      <w:szCs w:val="24"/>
                      <w:lang w:eastAsia="en-US"/>
                    </w:rPr>
                  </w:rPrChange>
                </w:rPr>
                <w:t>80.99</w:t>
              </w:r>
            </w:ins>
          </w:p>
        </w:tc>
      </w:tr>
      <w:tr w:rsidR="00017F27" w:rsidRPr="00017F27" w14:paraId="38F0B4E3" w14:textId="77777777" w:rsidTr="00017F27">
        <w:trPr>
          <w:trHeight w:val="300"/>
          <w:ins w:id="2025"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4C79C9BD" w14:textId="77777777" w:rsidR="00BB4D99" w:rsidRPr="00017F27" w:rsidRDefault="00BB4D99" w:rsidP="00BB4D99">
            <w:pPr>
              <w:jc w:val="right"/>
              <w:rPr>
                <w:ins w:id="2026" w:author="Bruno Sanchez-Andrade Nuno" w:date="2012-08-17T17:13:00Z"/>
                <w:rFonts w:ascii="Calibri" w:eastAsia="Times New Roman" w:hAnsi="Calibri" w:cs="Times New Roman"/>
                <w:color w:val="963634"/>
                <w:sz w:val="20"/>
                <w:szCs w:val="20"/>
                <w:lang w:eastAsia="en-US"/>
                <w:rPrChange w:id="2027" w:author="Bruno Sanchez-Andrade Nuno" w:date="2012-08-17T17:15:00Z">
                  <w:rPr>
                    <w:ins w:id="2028" w:author="Bruno Sanchez-Andrade Nuno" w:date="2012-08-17T17:13:00Z"/>
                    <w:rFonts w:ascii="Calibri" w:eastAsia="Times New Roman" w:hAnsi="Calibri" w:cs="Times New Roman"/>
                    <w:color w:val="963634"/>
                    <w:sz w:val="24"/>
                    <w:szCs w:val="24"/>
                    <w:lang w:eastAsia="en-US"/>
                  </w:rPr>
                </w:rPrChange>
              </w:rPr>
            </w:pPr>
            <w:ins w:id="2029" w:author="Bruno Sanchez-Andrade Nuno" w:date="2012-08-17T17:13:00Z">
              <w:r w:rsidRPr="00017F27">
                <w:rPr>
                  <w:rFonts w:ascii="Calibri" w:eastAsia="Times New Roman" w:hAnsi="Calibri" w:cs="Times New Roman"/>
                  <w:color w:val="963634"/>
                  <w:sz w:val="20"/>
                  <w:szCs w:val="20"/>
                  <w:lang w:eastAsia="en-US"/>
                  <w:rPrChange w:id="2030" w:author="Bruno Sanchez-Andrade Nuno" w:date="2012-08-17T17:15:00Z">
                    <w:rPr>
                      <w:rFonts w:ascii="Calibri" w:eastAsia="Times New Roman" w:hAnsi="Calibri" w:cs="Times New Roman"/>
                      <w:color w:val="963634"/>
                      <w:sz w:val="24"/>
                      <w:szCs w:val="24"/>
                      <w:lang w:eastAsia="en-US"/>
                    </w:rPr>
                  </w:rPrChange>
                </w:rPr>
                <w:t>5</w:t>
              </w:r>
            </w:ins>
          </w:p>
        </w:tc>
        <w:tc>
          <w:tcPr>
            <w:tcW w:w="1399" w:type="dxa"/>
            <w:tcBorders>
              <w:top w:val="nil"/>
              <w:left w:val="nil"/>
              <w:bottom w:val="nil"/>
              <w:right w:val="nil"/>
            </w:tcBorders>
            <w:shd w:val="clear" w:color="F2DCDB" w:fill="F2DCDB"/>
            <w:noWrap/>
            <w:vAlign w:val="bottom"/>
            <w:hideMark/>
          </w:tcPr>
          <w:p w14:paraId="773D45F4" w14:textId="77777777" w:rsidR="00BB4D99" w:rsidRPr="00017F27" w:rsidRDefault="00BB4D99" w:rsidP="00BB4D99">
            <w:pPr>
              <w:rPr>
                <w:ins w:id="2031" w:author="Bruno Sanchez-Andrade Nuno" w:date="2012-08-17T17:13:00Z"/>
                <w:rFonts w:ascii="Calibri" w:eastAsia="Times New Roman" w:hAnsi="Calibri" w:cs="Times New Roman"/>
                <w:color w:val="963634"/>
                <w:sz w:val="20"/>
                <w:szCs w:val="20"/>
                <w:lang w:eastAsia="en-US"/>
                <w:rPrChange w:id="2032" w:author="Bruno Sanchez-Andrade Nuno" w:date="2012-08-17T17:15:00Z">
                  <w:rPr>
                    <w:ins w:id="2033" w:author="Bruno Sanchez-Andrade Nuno" w:date="2012-08-17T17:13:00Z"/>
                    <w:rFonts w:ascii="Calibri" w:eastAsia="Times New Roman" w:hAnsi="Calibri" w:cs="Times New Roman"/>
                    <w:color w:val="963634"/>
                    <w:sz w:val="24"/>
                    <w:szCs w:val="24"/>
                    <w:lang w:eastAsia="en-US"/>
                  </w:rPr>
                </w:rPrChange>
              </w:rPr>
            </w:pPr>
            <w:ins w:id="2034" w:author="Bruno Sanchez-Andrade Nuno" w:date="2012-08-17T17:13:00Z">
              <w:r w:rsidRPr="00017F27">
                <w:rPr>
                  <w:rFonts w:ascii="Calibri" w:eastAsia="Times New Roman" w:hAnsi="Calibri" w:cs="Times New Roman"/>
                  <w:color w:val="963634"/>
                  <w:sz w:val="20"/>
                  <w:szCs w:val="20"/>
                  <w:lang w:eastAsia="en-US"/>
                  <w:rPrChange w:id="2035" w:author="Bruno Sanchez-Andrade Nuno" w:date="2012-08-17T17:15:00Z">
                    <w:rPr>
                      <w:rFonts w:ascii="Calibri" w:eastAsia="Times New Roman" w:hAnsi="Calibri" w:cs="Times New Roman"/>
                      <w:color w:val="963634"/>
                      <w:sz w:val="24"/>
                      <w:szCs w:val="24"/>
                      <w:lang w:eastAsia="en-US"/>
                    </w:rPr>
                  </w:rPrChange>
                </w:rPr>
                <w:t>New Zealand</w:t>
              </w:r>
            </w:ins>
          </w:p>
        </w:tc>
        <w:tc>
          <w:tcPr>
            <w:tcW w:w="1245" w:type="dxa"/>
            <w:tcBorders>
              <w:top w:val="nil"/>
              <w:left w:val="nil"/>
              <w:bottom w:val="nil"/>
              <w:right w:val="single" w:sz="4" w:space="0" w:color="auto"/>
            </w:tcBorders>
            <w:shd w:val="clear" w:color="F2DCDB" w:fill="F2DCDB"/>
            <w:noWrap/>
            <w:vAlign w:val="bottom"/>
            <w:hideMark/>
          </w:tcPr>
          <w:p w14:paraId="04B189DF" w14:textId="77777777" w:rsidR="00BB4D99" w:rsidRPr="00017F27" w:rsidRDefault="00BB4D99" w:rsidP="00BB4D99">
            <w:pPr>
              <w:jc w:val="right"/>
              <w:rPr>
                <w:ins w:id="2036" w:author="Bruno Sanchez-Andrade Nuno" w:date="2012-08-17T17:13:00Z"/>
                <w:rFonts w:ascii="Calibri" w:eastAsia="Times New Roman" w:hAnsi="Calibri" w:cs="Times New Roman"/>
                <w:color w:val="963634"/>
                <w:sz w:val="20"/>
                <w:szCs w:val="20"/>
                <w:lang w:eastAsia="en-US"/>
                <w:rPrChange w:id="2037" w:author="Bruno Sanchez-Andrade Nuno" w:date="2012-08-17T17:15:00Z">
                  <w:rPr>
                    <w:ins w:id="2038" w:author="Bruno Sanchez-Andrade Nuno" w:date="2012-08-17T17:13:00Z"/>
                    <w:rFonts w:ascii="Calibri" w:eastAsia="Times New Roman" w:hAnsi="Calibri" w:cs="Times New Roman"/>
                    <w:color w:val="963634"/>
                    <w:sz w:val="24"/>
                    <w:szCs w:val="24"/>
                    <w:lang w:eastAsia="en-US"/>
                  </w:rPr>
                </w:rPrChange>
              </w:rPr>
            </w:pPr>
            <w:ins w:id="2039" w:author="Bruno Sanchez-Andrade Nuno" w:date="2012-08-17T17:13:00Z">
              <w:r w:rsidRPr="00017F27">
                <w:rPr>
                  <w:rFonts w:ascii="Calibri" w:eastAsia="Times New Roman" w:hAnsi="Calibri" w:cs="Times New Roman"/>
                  <w:color w:val="963634"/>
                  <w:sz w:val="20"/>
                  <w:szCs w:val="20"/>
                  <w:lang w:eastAsia="en-US"/>
                  <w:rPrChange w:id="2040" w:author="Bruno Sanchez-Andrade Nuno" w:date="2012-08-17T17:15:00Z">
                    <w:rPr>
                      <w:rFonts w:ascii="Calibri" w:eastAsia="Times New Roman" w:hAnsi="Calibri" w:cs="Times New Roman"/>
                      <w:color w:val="963634"/>
                      <w:sz w:val="24"/>
                      <w:szCs w:val="24"/>
                      <w:lang w:eastAsia="en-US"/>
                    </w:rPr>
                  </w:rPrChange>
                </w:rPr>
                <w:t>81.70</w:t>
              </w:r>
            </w:ins>
          </w:p>
        </w:tc>
        <w:tc>
          <w:tcPr>
            <w:tcW w:w="581" w:type="dxa"/>
            <w:tcBorders>
              <w:top w:val="nil"/>
              <w:left w:val="nil"/>
              <w:bottom w:val="nil"/>
              <w:right w:val="nil"/>
            </w:tcBorders>
            <w:shd w:val="clear" w:color="FDE9D9" w:fill="FDE9D9"/>
            <w:noWrap/>
            <w:vAlign w:val="bottom"/>
            <w:hideMark/>
          </w:tcPr>
          <w:p w14:paraId="2A02D69A" w14:textId="77777777" w:rsidR="00BB4D99" w:rsidRPr="00017F27" w:rsidRDefault="00BB4D99" w:rsidP="00BB4D99">
            <w:pPr>
              <w:jc w:val="right"/>
              <w:rPr>
                <w:ins w:id="2041" w:author="Bruno Sanchez-Andrade Nuno" w:date="2012-08-17T17:13:00Z"/>
                <w:rFonts w:ascii="Calibri" w:eastAsia="Times New Roman" w:hAnsi="Calibri" w:cs="Times New Roman"/>
                <w:color w:val="E26B0A"/>
                <w:sz w:val="20"/>
                <w:szCs w:val="20"/>
                <w:lang w:eastAsia="en-US"/>
                <w:rPrChange w:id="2042" w:author="Bruno Sanchez-Andrade Nuno" w:date="2012-08-17T17:15:00Z">
                  <w:rPr>
                    <w:ins w:id="2043" w:author="Bruno Sanchez-Andrade Nuno" w:date="2012-08-17T17:13:00Z"/>
                    <w:rFonts w:ascii="Calibri" w:eastAsia="Times New Roman" w:hAnsi="Calibri" w:cs="Times New Roman"/>
                    <w:color w:val="E26B0A"/>
                    <w:sz w:val="24"/>
                    <w:szCs w:val="24"/>
                    <w:lang w:eastAsia="en-US"/>
                  </w:rPr>
                </w:rPrChange>
              </w:rPr>
            </w:pPr>
            <w:ins w:id="2044" w:author="Bruno Sanchez-Andrade Nuno" w:date="2012-08-17T17:13:00Z">
              <w:r w:rsidRPr="00017F27">
                <w:rPr>
                  <w:rFonts w:ascii="Calibri" w:eastAsia="Times New Roman" w:hAnsi="Calibri" w:cs="Times New Roman"/>
                  <w:color w:val="E26B0A"/>
                  <w:sz w:val="20"/>
                  <w:szCs w:val="20"/>
                  <w:lang w:eastAsia="en-US"/>
                  <w:rPrChange w:id="2045" w:author="Bruno Sanchez-Andrade Nuno" w:date="2012-08-17T17:15:00Z">
                    <w:rPr>
                      <w:rFonts w:ascii="Calibri" w:eastAsia="Times New Roman" w:hAnsi="Calibri" w:cs="Times New Roman"/>
                      <w:color w:val="E26B0A"/>
                      <w:sz w:val="24"/>
                      <w:szCs w:val="24"/>
                      <w:lang w:eastAsia="en-US"/>
                    </w:rPr>
                  </w:rPrChange>
                </w:rPr>
                <w:t>5</w:t>
              </w:r>
            </w:ins>
          </w:p>
        </w:tc>
        <w:tc>
          <w:tcPr>
            <w:tcW w:w="1414" w:type="dxa"/>
            <w:tcBorders>
              <w:top w:val="nil"/>
              <w:left w:val="nil"/>
              <w:bottom w:val="nil"/>
              <w:right w:val="nil"/>
            </w:tcBorders>
            <w:shd w:val="clear" w:color="FDE9D9" w:fill="FDE9D9"/>
            <w:noWrap/>
            <w:vAlign w:val="bottom"/>
            <w:hideMark/>
          </w:tcPr>
          <w:p w14:paraId="49EF9A53" w14:textId="77777777" w:rsidR="00BB4D99" w:rsidRPr="00017F27" w:rsidRDefault="00BB4D99" w:rsidP="00BB4D99">
            <w:pPr>
              <w:rPr>
                <w:ins w:id="2046" w:author="Bruno Sanchez-Andrade Nuno" w:date="2012-08-17T17:13:00Z"/>
                <w:rFonts w:ascii="Calibri" w:eastAsia="Times New Roman" w:hAnsi="Calibri" w:cs="Times New Roman"/>
                <w:color w:val="E26B0A"/>
                <w:sz w:val="20"/>
                <w:szCs w:val="20"/>
                <w:lang w:eastAsia="en-US"/>
                <w:rPrChange w:id="2047" w:author="Bruno Sanchez-Andrade Nuno" w:date="2012-08-17T17:15:00Z">
                  <w:rPr>
                    <w:ins w:id="2048" w:author="Bruno Sanchez-Andrade Nuno" w:date="2012-08-17T17:13:00Z"/>
                    <w:rFonts w:ascii="Calibri" w:eastAsia="Times New Roman" w:hAnsi="Calibri" w:cs="Times New Roman"/>
                    <w:color w:val="E26B0A"/>
                    <w:sz w:val="24"/>
                    <w:szCs w:val="24"/>
                    <w:lang w:eastAsia="en-US"/>
                  </w:rPr>
                </w:rPrChange>
              </w:rPr>
            </w:pPr>
            <w:ins w:id="2049" w:author="Bruno Sanchez-Andrade Nuno" w:date="2012-08-17T17:13:00Z">
              <w:r w:rsidRPr="00017F27">
                <w:rPr>
                  <w:rFonts w:ascii="Calibri" w:eastAsia="Times New Roman" w:hAnsi="Calibri" w:cs="Times New Roman"/>
                  <w:color w:val="E26B0A"/>
                  <w:sz w:val="20"/>
                  <w:szCs w:val="20"/>
                  <w:lang w:eastAsia="en-US"/>
                  <w:rPrChange w:id="2050" w:author="Bruno Sanchez-Andrade Nuno" w:date="2012-08-17T17:15:00Z">
                    <w:rPr>
                      <w:rFonts w:ascii="Calibri" w:eastAsia="Times New Roman" w:hAnsi="Calibri" w:cs="Times New Roman"/>
                      <w:color w:val="E26B0A"/>
                      <w:sz w:val="24"/>
                      <w:szCs w:val="24"/>
                      <w:lang w:eastAsia="en-US"/>
                    </w:rPr>
                  </w:rPrChange>
                </w:rPr>
                <w:t>Switzerland</w:t>
              </w:r>
            </w:ins>
          </w:p>
        </w:tc>
        <w:tc>
          <w:tcPr>
            <w:tcW w:w="1260" w:type="dxa"/>
            <w:tcBorders>
              <w:top w:val="nil"/>
              <w:left w:val="nil"/>
              <w:bottom w:val="nil"/>
              <w:right w:val="single" w:sz="4" w:space="0" w:color="auto"/>
            </w:tcBorders>
            <w:shd w:val="clear" w:color="FDE9D9" w:fill="FDE9D9"/>
            <w:noWrap/>
            <w:vAlign w:val="bottom"/>
            <w:hideMark/>
          </w:tcPr>
          <w:p w14:paraId="08004DD4" w14:textId="77777777" w:rsidR="00BB4D99" w:rsidRPr="00017F27" w:rsidRDefault="00BB4D99" w:rsidP="00BB4D99">
            <w:pPr>
              <w:jc w:val="right"/>
              <w:rPr>
                <w:ins w:id="2051" w:author="Bruno Sanchez-Andrade Nuno" w:date="2012-08-17T17:13:00Z"/>
                <w:rFonts w:ascii="Calibri" w:eastAsia="Times New Roman" w:hAnsi="Calibri" w:cs="Times New Roman"/>
                <w:color w:val="E26B0A"/>
                <w:sz w:val="20"/>
                <w:szCs w:val="20"/>
                <w:lang w:eastAsia="en-US"/>
                <w:rPrChange w:id="2052" w:author="Bruno Sanchez-Andrade Nuno" w:date="2012-08-17T17:15:00Z">
                  <w:rPr>
                    <w:ins w:id="2053" w:author="Bruno Sanchez-Andrade Nuno" w:date="2012-08-17T17:13:00Z"/>
                    <w:rFonts w:ascii="Calibri" w:eastAsia="Times New Roman" w:hAnsi="Calibri" w:cs="Times New Roman"/>
                    <w:color w:val="E26B0A"/>
                    <w:sz w:val="24"/>
                    <w:szCs w:val="24"/>
                    <w:lang w:eastAsia="en-US"/>
                  </w:rPr>
                </w:rPrChange>
              </w:rPr>
            </w:pPr>
            <w:ins w:id="2054" w:author="Bruno Sanchez-Andrade Nuno" w:date="2012-08-17T17:13:00Z">
              <w:r w:rsidRPr="00017F27">
                <w:rPr>
                  <w:rFonts w:ascii="Calibri" w:eastAsia="Times New Roman" w:hAnsi="Calibri" w:cs="Times New Roman"/>
                  <w:color w:val="E26B0A"/>
                  <w:sz w:val="20"/>
                  <w:szCs w:val="20"/>
                  <w:lang w:eastAsia="en-US"/>
                  <w:rPrChange w:id="2055" w:author="Bruno Sanchez-Andrade Nuno" w:date="2012-08-17T17:15:00Z">
                    <w:rPr>
                      <w:rFonts w:ascii="Calibri" w:eastAsia="Times New Roman" w:hAnsi="Calibri" w:cs="Times New Roman"/>
                      <w:color w:val="E26B0A"/>
                      <w:sz w:val="24"/>
                      <w:szCs w:val="24"/>
                      <w:lang w:eastAsia="en-US"/>
                    </w:rPr>
                  </w:rPrChange>
                </w:rPr>
                <w:t>81.42</w:t>
              </w:r>
            </w:ins>
          </w:p>
        </w:tc>
        <w:tc>
          <w:tcPr>
            <w:tcW w:w="581" w:type="dxa"/>
            <w:tcBorders>
              <w:top w:val="nil"/>
              <w:left w:val="nil"/>
              <w:bottom w:val="nil"/>
              <w:right w:val="nil"/>
            </w:tcBorders>
            <w:shd w:val="clear" w:color="DAEEF3" w:fill="DAEEF3"/>
            <w:noWrap/>
            <w:vAlign w:val="bottom"/>
            <w:hideMark/>
          </w:tcPr>
          <w:p w14:paraId="0EB6722B" w14:textId="77777777" w:rsidR="00BB4D99" w:rsidRPr="00017F27" w:rsidRDefault="00BB4D99" w:rsidP="00BB4D99">
            <w:pPr>
              <w:jc w:val="right"/>
              <w:rPr>
                <w:ins w:id="2056" w:author="Bruno Sanchez-Andrade Nuno" w:date="2012-08-17T17:13:00Z"/>
                <w:rFonts w:ascii="Calibri" w:eastAsia="Times New Roman" w:hAnsi="Calibri" w:cs="Times New Roman"/>
                <w:color w:val="000000"/>
                <w:sz w:val="20"/>
                <w:szCs w:val="20"/>
                <w:lang w:eastAsia="en-US"/>
                <w:rPrChange w:id="2057" w:author="Bruno Sanchez-Andrade Nuno" w:date="2012-08-17T17:15:00Z">
                  <w:rPr>
                    <w:ins w:id="2058" w:author="Bruno Sanchez-Andrade Nuno" w:date="2012-08-17T17:13:00Z"/>
                    <w:rFonts w:ascii="Calibri" w:eastAsia="Times New Roman" w:hAnsi="Calibri" w:cs="Times New Roman"/>
                    <w:color w:val="000000"/>
                    <w:sz w:val="24"/>
                    <w:szCs w:val="24"/>
                    <w:lang w:eastAsia="en-US"/>
                  </w:rPr>
                </w:rPrChange>
              </w:rPr>
            </w:pPr>
            <w:ins w:id="2059" w:author="Bruno Sanchez-Andrade Nuno" w:date="2012-08-17T17:13:00Z">
              <w:r w:rsidRPr="00017F27">
                <w:rPr>
                  <w:rFonts w:ascii="Calibri" w:eastAsia="Times New Roman" w:hAnsi="Calibri" w:cs="Times New Roman"/>
                  <w:color w:val="000000"/>
                  <w:sz w:val="20"/>
                  <w:szCs w:val="20"/>
                  <w:lang w:eastAsia="en-US"/>
                  <w:rPrChange w:id="2060" w:author="Bruno Sanchez-Andrade Nuno" w:date="2012-08-17T17:15:00Z">
                    <w:rPr>
                      <w:rFonts w:ascii="Calibri" w:eastAsia="Times New Roman" w:hAnsi="Calibri" w:cs="Times New Roman"/>
                      <w:color w:val="000000"/>
                      <w:sz w:val="24"/>
                      <w:szCs w:val="24"/>
                      <w:lang w:eastAsia="en-US"/>
                    </w:rPr>
                  </w:rPrChange>
                </w:rPr>
                <w:t>5</w:t>
              </w:r>
            </w:ins>
          </w:p>
        </w:tc>
        <w:tc>
          <w:tcPr>
            <w:tcW w:w="1449" w:type="dxa"/>
            <w:tcBorders>
              <w:top w:val="nil"/>
              <w:left w:val="nil"/>
              <w:bottom w:val="nil"/>
              <w:right w:val="nil"/>
            </w:tcBorders>
            <w:shd w:val="clear" w:color="DAEEF3" w:fill="DAEEF3"/>
            <w:noWrap/>
            <w:vAlign w:val="bottom"/>
            <w:hideMark/>
          </w:tcPr>
          <w:p w14:paraId="08469F49" w14:textId="77777777" w:rsidR="00BB4D99" w:rsidRPr="00017F27" w:rsidRDefault="00BB4D99" w:rsidP="00BB4D99">
            <w:pPr>
              <w:rPr>
                <w:ins w:id="2061" w:author="Bruno Sanchez-Andrade Nuno" w:date="2012-08-17T17:13:00Z"/>
                <w:rFonts w:ascii="Calibri" w:eastAsia="Times New Roman" w:hAnsi="Calibri" w:cs="Times New Roman"/>
                <w:color w:val="31869B"/>
                <w:sz w:val="20"/>
                <w:szCs w:val="20"/>
                <w:lang w:eastAsia="en-US"/>
                <w:rPrChange w:id="2062" w:author="Bruno Sanchez-Andrade Nuno" w:date="2012-08-17T17:15:00Z">
                  <w:rPr>
                    <w:ins w:id="2063" w:author="Bruno Sanchez-Andrade Nuno" w:date="2012-08-17T17:13:00Z"/>
                    <w:rFonts w:ascii="Calibri" w:eastAsia="Times New Roman" w:hAnsi="Calibri" w:cs="Times New Roman"/>
                    <w:color w:val="31869B"/>
                    <w:sz w:val="24"/>
                    <w:szCs w:val="24"/>
                    <w:lang w:eastAsia="en-US"/>
                  </w:rPr>
                </w:rPrChange>
              </w:rPr>
            </w:pPr>
            <w:ins w:id="2064" w:author="Bruno Sanchez-Andrade Nuno" w:date="2012-08-17T17:13:00Z">
              <w:r w:rsidRPr="00017F27">
                <w:rPr>
                  <w:rFonts w:ascii="Calibri" w:eastAsia="Times New Roman" w:hAnsi="Calibri" w:cs="Times New Roman"/>
                  <w:color w:val="31869B"/>
                  <w:sz w:val="20"/>
                  <w:szCs w:val="20"/>
                  <w:lang w:eastAsia="en-US"/>
                  <w:rPrChange w:id="2065" w:author="Bruno Sanchez-Andrade Nuno" w:date="2012-08-17T17:15:00Z">
                    <w:rPr>
                      <w:rFonts w:ascii="Calibri" w:eastAsia="Times New Roman" w:hAnsi="Calibri" w:cs="Times New Roman"/>
                      <w:color w:val="31869B"/>
                      <w:sz w:val="24"/>
                      <w:szCs w:val="24"/>
                      <w:lang w:eastAsia="en-US"/>
                    </w:rPr>
                  </w:rPrChange>
                </w:rPr>
                <w:t>New Zealand</w:t>
              </w:r>
            </w:ins>
          </w:p>
        </w:tc>
        <w:tc>
          <w:tcPr>
            <w:tcW w:w="1210" w:type="dxa"/>
            <w:tcBorders>
              <w:top w:val="nil"/>
              <w:left w:val="nil"/>
              <w:bottom w:val="nil"/>
              <w:right w:val="single" w:sz="4" w:space="0" w:color="auto"/>
            </w:tcBorders>
            <w:shd w:val="clear" w:color="DAEEF3" w:fill="DAEEF3"/>
            <w:noWrap/>
            <w:vAlign w:val="bottom"/>
            <w:hideMark/>
          </w:tcPr>
          <w:p w14:paraId="185967D2" w14:textId="77777777" w:rsidR="00BB4D99" w:rsidRPr="00017F27" w:rsidRDefault="00BB4D99" w:rsidP="00BB4D99">
            <w:pPr>
              <w:jc w:val="right"/>
              <w:rPr>
                <w:ins w:id="2066" w:author="Bruno Sanchez-Andrade Nuno" w:date="2012-08-17T17:13:00Z"/>
                <w:rFonts w:ascii="Calibri" w:eastAsia="Times New Roman" w:hAnsi="Calibri" w:cs="Times New Roman"/>
                <w:color w:val="31869B"/>
                <w:sz w:val="20"/>
                <w:szCs w:val="20"/>
                <w:lang w:eastAsia="en-US"/>
                <w:rPrChange w:id="2067" w:author="Bruno Sanchez-Andrade Nuno" w:date="2012-08-17T17:15:00Z">
                  <w:rPr>
                    <w:ins w:id="2068" w:author="Bruno Sanchez-Andrade Nuno" w:date="2012-08-17T17:13:00Z"/>
                    <w:rFonts w:ascii="Calibri" w:eastAsia="Times New Roman" w:hAnsi="Calibri" w:cs="Times New Roman"/>
                    <w:color w:val="31869B"/>
                    <w:sz w:val="24"/>
                    <w:szCs w:val="24"/>
                    <w:lang w:eastAsia="en-US"/>
                  </w:rPr>
                </w:rPrChange>
              </w:rPr>
            </w:pPr>
            <w:ins w:id="2069" w:author="Bruno Sanchez-Andrade Nuno" w:date="2012-08-17T17:13:00Z">
              <w:r w:rsidRPr="00017F27">
                <w:rPr>
                  <w:rFonts w:ascii="Calibri" w:eastAsia="Times New Roman" w:hAnsi="Calibri" w:cs="Times New Roman"/>
                  <w:color w:val="31869B"/>
                  <w:sz w:val="20"/>
                  <w:szCs w:val="20"/>
                  <w:lang w:eastAsia="en-US"/>
                  <w:rPrChange w:id="2070" w:author="Bruno Sanchez-Andrade Nuno" w:date="2012-08-17T17:15:00Z">
                    <w:rPr>
                      <w:rFonts w:ascii="Calibri" w:eastAsia="Times New Roman" w:hAnsi="Calibri" w:cs="Times New Roman"/>
                      <w:color w:val="31869B"/>
                      <w:sz w:val="24"/>
                      <w:szCs w:val="24"/>
                      <w:lang w:eastAsia="en-US"/>
                    </w:rPr>
                  </w:rPrChange>
                </w:rPr>
                <w:t>81.27</w:t>
              </w:r>
            </w:ins>
          </w:p>
        </w:tc>
      </w:tr>
      <w:tr w:rsidR="00017F27" w:rsidRPr="00017F27" w14:paraId="4796D8DE" w14:textId="77777777" w:rsidTr="00017F27">
        <w:trPr>
          <w:trHeight w:val="300"/>
          <w:ins w:id="2071"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05583AE4" w14:textId="77777777" w:rsidR="00BB4D99" w:rsidRPr="00017F27" w:rsidRDefault="00BB4D99" w:rsidP="00BB4D99">
            <w:pPr>
              <w:jc w:val="right"/>
              <w:rPr>
                <w:ins w:id="2072" w:author="Bruno Sanchez-Andrade Nuno" w:date="2012-08-17T17:13:00Z"/>
                <w:rFonts w:ascii="Calibri" w:eastAsia="Times New Roman" w:hAnsi="Calibri" w:cs="Times New Roman"/>
                <w:color w:val="963634"/>
                <w:sz w:val="20"/>
                <w:szCs w:val="20"/>
                <w:lang w:eastAsia="en-US"/>
                <w:rPrChange w:id="2073" w:author="Bruno Sanchez-Andrade Nuno" w:date="2012-08-17T17:15:00Z">
                  <w:rPr>
                    <w:ins w:id="2074" w:author="Bruno Sanchez-Andrade Nuno" w:date="2012-08-17T17:13:00Z"/>
                    <w:rFonts w:ascii="Calibri" w:eastAsia="Times New Roman" w:hAnsi="Calibri" w:cs="Times New Roman"/>
                    <w:color w:val="963634"/>
                    <w:sz w:val="24"/>
                    <w:szCs w:val="24"/>
                    <w:lang w:eastAsia="en-US"/>
                  </w:rPr>
                </w:rPrChange>
              </w:rPr>
            </w:pPr>
            <w:ins w:id="2075" w:author="Bruno Sanchez-Andrade Nuno" w:date="2012-08-17T17:13:00Z">
              <w:r w:rsidRPr="00017F27">
                <w:rPr>
                  <w:rFonts w:ascii="Calibri" w:eastAsia="Times New Roman" w:hAnsi="Calibri" w:cs="Times New Roman"/>
                  <w:color w:val="963634"/>
                  <w:sz w:val="20"/>
                  <w:szCs w:val="20"/>
                  <w:lang w:eastAsia="en-US"/>
                  <w:rPrChange w:id="2076" w:author="Bruno Sanchez-Andrade Nuno" w:date="2012-08-17T17:15:00Z">
                    <w:rPr>
                      <w:rFonts w:ascii="Calibri" w:eastAsia="Times New Roman" w:hAnsi="Calibri" w:cs="Times New Roman"/>
                      <w:color w:val="963634"/>
                      <w:sz w:val="24"/>
                      <w:szCs w:val="24"/>
                      <w:lang w:eastAsia="en-US"/>
                    </w:rPr>
                  </w:rPrChange>
                </w:rPr>
                <w:t>6</w:t>
              </w:r>
            </w:ins>
          </w:p>
        </w:tc>
        <w:tc>
          <w:tcPr>
            <w:tcW w:w="1399" w:type="dxa"/>
            <w:tcBorders>
              <w:top w:val="nil"/>
              <w:left w:val="nil"/>
              <w:bottom w:val="nil"/>
              <w:right w:val="nil"/>
            </w:tcBorders>
            <w:shd w:val="clear" w:color="auto" w:fill="auto"/>
            <w:noWrap/>
            <w:vAlign w:val="bottom"/>
            <w:hideMark/>
          </w:tcPr>
          <w:p w14:paraId="24D7E8D0" w14:textId="77777777" w:rsidR="00BB4D99" w:rsidRPr="00017F27" w:rsidRDefault="00BB4D99" w:rsidP="00BB4D99">
            <w:pPr>
              <w:rPr>
                <w:ins w:id="2077" w:author="Bruno Sanchez-Andrade Nuno" w:date="2012-08-17T17:13:00Z"/>
                <w:rFonts w:ascii="Calibri" w:eastAsia="Times New Roman" w:hAnsi="Calibri" w:cs="Times New Roman"/>
                <w:color w:val="963634"/>
                <w:sz w:val="20"/>
                <w:szCs w:val="20"/>
                <w:lang w:eastAsia="en-US"/>
                <w:rPrChange w:id="2078" w:author="Bruno Sanchez-Andrade Nuno" w:date="2012-08-17T17:15:00Z">
                  <w:rPr>
                    <w:ins w:id="2079" w:author="Bruno Sanchez-Andrade Nuno" w:date="2012-08-17T17:13:00Z"/>
                    <w:rFonts w:ascii="Calibri" w:eastAsia="Times New Roman" w:hAnsi="Calibri" w:cs="Times New Roman"/>
                    <w:color w:val="963634"/>
                    <w:sz w:val="24"/>
                    <w:szCs w:val="24"/>
                    <w:lang w:eastAsia="en-US"/>
                  </w:rPr>
                </w:rPrChange>
              </w:rPr>
            </w:pPr>
            <w:ins w:id="2080" w:author="Bruno Sanchez-Andrade Nuno" w:date="2012-08-17T17:13:00Z">
              <w:r w:rsidRPr="00017F27">
                <w:rPr>
                  <w:rFonts w:ascii="Calibri" w:eastAsia="Times New Roman" w:hAnsi="Calibri" w:cs="Times New Roman"/>
                  <w:color w:val="963634"/>
                  <w:sz w:val="20"/>
                  <w:szCs w:val="20"/>
                  <w:lang w:eastAsia="en-US"/>
                  <w:rPrChange w:id="2081" w:author="Bruno Sanchez-Andrade Nuno" w:date="2012-08-17T17:15:00Z">
                    <w:rPr>
                      <w:rFonts w:ascii="Calibri" w:eastAsia="Times New Roman" w:hAnsi="Calibri" w:cs="Times New Roman"/>
                      <w:color w:val="963634"/>
                      <w:sz w:val="24"/>
                      <w:szCs w:val="24"/>
                      <w:lang w:eastAsia="en-US"/>
                    </w:rPr>
                  </w:rPrChange>
                </w:rPr>
                <w:t>Finland</w:t>
              </w:r>
            </w:ins>
          </w:p>
        </w:tc>
        <w:tc>
          <w:tcPr>
            <w:tcW w:w="1245" w:type="dxa"/>
            <w:tcBorders>
              <w:top w:val="nil"/>
              <w:left w:val="nil"/>
              <w:bottom w:val="nil"/>
              <w:right w:val="single" w:sz="4" w:space="0" w:color="auto"/>
            </w:tcBorders>
            <w:shd w:val="clear" w:color="auto" w:fill="auto"/>
            <w:noWrap/>
            <w:vAlign w:val="bottom"/>
            <w:hideMark/>
          </w:tcPr>
          <w:p w14:paraId="0A0B3EF2" w14:textId="77777777" w:rsidR="00BB4D99" w:rsidRPr="00017F27" w:rsidRDefault="00BB4D99" w:rsidP="00BB4D99">
            <w:pPr>
              <w:jc w:val="right"/>
              <w:rPr>
                <w:ins w:id="2082" w:author="Bruno Sanchez-Andrade Nuno" w:date="2012-08-17T17:13:00Z"/>
                <w:rFonts w:ascii="Calibri" w:eastAsia="Times New Roman" w:hAnsi="Calibri" w:cs="Times New Roman"/>
                <w:color w:val="963634"/>
                <w:sz w:val="20"/>
                <w:szCs w:val="20"/>
                <w:lang w:eastAsia="en-US"/>
                <w:rPrChange w:id="2083" w:author="Bruno Sanchez-Andrade Nuno" w:date="2012-08-17T17:15:00Z">
                  <w:rPr>
                    <w:ins w:id="2084" w:author="Bruno Sanchez-Andrade Nuno" w:date="2012-08-17T17:13:00Z"/>
                    <w:rFonts w:ascii="Calibri" w:eastAsia="Times New Roman" w:hAnsi="Calibri" w:cs="Times New Roman"/>
                    <w:color w:val="963634"/>
                    <w:sz w:val="24"/>
                    <w:szCs w:val="24"/>
                    <w:lang w:eastAsia="en-US"/>
                  </w:rPr>
                </w:rPrChange>
              </w:rPr>
            </w:pPr>
            <w:ins w:id="2085" w:author="Bruno Sanchez-Andrade Nuno" w:date="2012-08-17T17:13:00Z">
              <w:r w:rsidRPr="00017F27">
                <w:rPr>
                  <w:rFonts w:ascii="Calibri" w:eastAsia="Times New Roman" w:hAnsi="Calibri" w:cs="Times New Roman"/>
                  <w:color w:val="963634"/>
                  <w:sz w:val="20"/>
                  <w:szCs w:val="20"/>
                  <w:lang w:eastAsia="en-US"/>
                  <w:rPrChange w:id="2086" w:author="Bruno Sanchez-Andrade Nuno" w:date="2012-08-17T17:15:00Z">
                    <w:rPr>
                      <w:rFonts w:ascii="Calibri" w:eastAsia="Times New Roman" w:hAnsi="Calibri" w:cs="Times New Roman"/>
                      <w:color w:val="963634"/>
                      <w:sz w:val="24"/>
                      <w:szCs w:val="24"/>
                      <w:lang w:eastAsia="en-US"/>
                    </w:rPr>
                  </w:rPrChange>
                </w:rPr>
                <w:t>81.65</w:t>
              </w:r>
            </w:ins>
          </w:p>
        </w:tc>
        <w:tc>
          <w:tcPr>
            <w:tcW w:w="581" w:type="dxa"/>
            <w:tcBorders>
              <w:top w:val="nil"/>
              <w:left w:val="nil"/>
              <w:bottom w:val="nil"/>
              <w:right w:val="nil"/>
            </w:tcBorders>
            <w:shd w:val="clear" w:color="auto" w:fill="auto"/>
            <w:noWrap/>
            <w:vAlign w:val="bottom"/>
            <w:hideMark/>
          </w:tcPr>
          <w:p w14:paraId="6C7A730C" w14:textId="77777777" w:rsidR="00BB4D99" w:rsidRPr="00017F27" w:rsidRDefault="00BB4D99" w:rsidP="00BB4D99">
            <w:pPr>
              <w:jc w:val="right"/>
              <w:rPr>
                <w:ins w:id="2087" w:author="Bruno Sanchez-Andrade Nuno" w:date="2012-08-17T17:13:00Z"/>
                <w:rFonts w:ascii="Calibri" w:eastAsia="Times New Roman" w:hAnsi="Calibri" w:cs="Times New Roman"/>
                <w:color w:val="E26B0A"/>
                <w:sz w:val="20"/>
                <w:szCs w:val="20"/>
                <w:lang w:eastAsia="en-US"/>
                <w:rPrChange w:id="2088" w:author="Bruno Sanchez-Andrade Nuno" w:date="2012-08-17T17:15:00Z">
                  <w:rPr>
                    <w:ins w:id="2089" w:author="Bruno Sanchez-Andrade Nuno" w:date="2012-08-17T17:13:00Z"/>
                    <w:rFonts w:ascii="Calibri" w:eastAsia="Times New Roman" w:hAnsi="Calibri" w:cs="Times New Roman"/>
                    <w:color w:val="E26B0A"/>
                    <w:sz w:val="24"/>
                    <w:szCs w:val="24"/>
                    <w:lang w:eastAsia="en-US"/>
                  </w:rPr>
                </w:rPrChange>
              </w:rPr>
            </w:pPr>
            <w:ins w:id="2090" w:author="Bruno Sanchez-Andrade Nuno" w:date="2012-08-17T17:13:00Z">
              <w:r w:rsidRPr="00017F27">
                <w:rPr>
                  <w:rFonts w:ascii="Calibri" w:eastAsia="Times New Roman" w:hAnsi="Calibri" w:cs="Times New Roman"/>
                  <w:color w:val="E26B0A"/>
                  <w:sz w:val="20"/>
                  <w:szCs w:val="20"/>
                  <w:lang w:eastAsia="en-US"/>
                  <w:rPrChange w:id="2091" w:author="Bruno Sanchez-Andrade Nuno" w:date="2012-08-17T17:15:00Z">
                    <w:rPr>
                      <w:rFonts w:ascii="Calibri" w:eastAsia="Times New Roman" w:hAnsi="Calibri" w:cs="Times New Roman"/>
                      <w:color w:val="E26B0A"/>
                      <w:sz w:val="24"/>
                      <w:szCs w:val="24"/>
                      <w:lang w:eastAsia="en-US"/>
                    </w:rPr>
                  </w:rPrChange>
                </w:rPr>
                <w:t>6</w:t>
              </w:r>
            </w:ins>
          </w:p>
        </w:tc>
        <w:tc>
          <w:tcPr>
            <w:tcW w:w="1414" w:type="dxa"/>
            <w:tcBorders>
              <w:top w:val="nil"/>
              <w:left w:val="nil"/>
              <w:bottom w:val="nil"/>
              <w:right w:val="nil"/>
            </w:tcBorders>
            <w:shd w:val="clear" w:color="auto" w:fill="auto"/>
            <w:noWrap/>
            <w:vAlign w:val="bottom"/>
            <w:hideMark/>
          </w:tcPr>
          <w:p w14:paraId="309C88D9" w14:textId="77777777" w:rsidR="00BB4D99" w:rsidRPr="00017F27" w:rsidRDefault="00BB4D99" w:rsidP="00BB4D99">
            <w:pPr>
              <w:rPr>
                <w:ins w:id="2092" w:author="Bruno Sanchez-Andrade Nuno" w:date="2012-08-17T17:13:00Z"/>
                <w:rFonts w:ascii="Calibri" w:eastAsia="Times New Roman" w:hAnsi="Calibri" w:cs="Times New Roman"/>
                <w:color w:val="E26B0A"/>
                <w:sz w:val="20"/>
                <w:szCs w:val="20"/>
                <w:lang w:eastAsia="en-US"/>
                <w:rPrChange w:id="2093" w:author="Bruno Sanchez-Andrade Nuno" w:date="2012-08-17T17:15:00Z">
                  <w:rPr>
                    <w:ins w:id="2094" w:author="Bruno Sanchez-Andrade Nuno" w:date="2012-08-17T17:13:00Z"/>
                    <w:rFonts w:ascii="Calibri" w:eastAsia="Times New Roman" w:hAnsi="Calibri" w:cs="Times New Roman"/>
                    <w:color w:val="E26B0A"/>
                    <w:sz w:val="24"/>
                    <w:szCs w:val="24"/>
                    <w:lang w:eastAsia="en-US"/>
                  </w:rPr>
                </w:rPrChange>
              </w:rPr>
            </w:pPr>
            <w:ins w:id="2095" w:author="Bruno Sanchez-Andrade Nuno" w:date="2012-08-17T17:13:00Z">
              <w:r w:rsidRPr="00017F27">
                <w:rPr>
                  <w:rFonts w:ascii="Calibri" w:eastAsia="Times New Roman" w:hAnsi="Calibri" w:cs="Times New Roman"/>
                  <w:color w:val="E26B0A"/>
                  <w:sz w:val="20"/>
                  <w:szCs w:val="20"/>
                  <w:lang w:eastAsia="en-US"/>
                  <w:rPrChange w:id="2096" w:author="Bruno Sanchez-Andrade Nuno" w:date="2012-08-17T17:15:00Z">
                    <w:rPr>
                      <w:rFonts w:ascii="Calibri" w:eastAsia="Times New Roman" w:hAnsi="Calibri" w:cs="Times New Roman"/>
                      <w:color w:val="E26B0A"/>
                      <w:sz w:val="24"/>
                      <w:szCs w:val="24"/>
                      <w:lang w:eastAsia="en-US"/>
                    </w:rPr>
                  </w:rPrChange>
                </w:rPr>
                <w:t>New Zealand</w:t>
              </w:r>
            </w:ins>
          </w:p>
        </w:tc>
        <w:tc>
          <w:tcPr>
            <w:tcW w:w="1260" w:type="dxa"/>
            <w:tcBorders>
              <w:top w:val="nil"/>
              <w:left w:val="nil"/>
              <w:bottom w:val="nil"/>
              <w:right w:val="single" w:sz="4" w:space="0" w:color="auto"/>
            </w:tcBorders>
            <w:shd w:val="clear" w:color="auto" w:fill="auto"/>
            <w:noWrap/>
            <w:vAlign w:val="bottom"/>
            <w:hideMark/>
          </w:tcPr>
          <w:p w14:paraId="003ABF7B" w14:textId="77777777" w:rsidR="00BB4D99" w:rsidRPr="00017F27" w:rsidRDefault="00BB4D99" w:rsidP="00BB4D99">
            <w:pPr>
              <w:jc w:val="right"/>
              <w:rPr>
                <w:ins w:id="2097" w:author="Bruno Sanchez-Andrade Nuno" w:date="2012-08-17T17:13:00Z"/>
                <w:rFonts w:ascii="Calibri" w:eastAsia="Times New Roman" w:hAnsi="Calibri" w:cs="Times New Roman"/>
                <w:color w:val="E26B0A"/>
                <w:sz w:val="20"/>
                <w:szCs w:val="20"/>
                <w:lang w:eastAsia="en-US"/>
                <w:rPrChange w:id="2098" w:author="Bruno Sanchez-Andrade Nuno" w:date="2012-08-17T17:15:00Z">
                  <w:rPr>
                    <w:ins w:id="2099" w:author="Bruno Sanchez-Andrade Nuno" w:date="2012-08-17T17:13:00Z"/>
                    <w:rFonts w:ascii="Calibri" w:eastAsia="Times New Roman" w:hAnsi="Calibri" w:cs="Times New Roman"/>
                    <w:color w:val="E26B0A"/>
                    <w:sz w:val="24"/>
                    <w:szCs w:val="24"/>
                    <w:lang w:eastAsia="en-US"/>
                  </w:rPr>
                </w:rPrChange>
              </w:rPr>
            </w:pPr>
            <w:ins w:id="2100" w:author="Bruno Sanchez-Andrade Nuno" w:date="2012-08-17T17:13:00Z">
              <w:r w:rsidRPr="00017F27">
                <w:rPr>
                  <w:rFonts w:ascii="Calibri" w:eastAsia="Times New Roman" w:hAnsi="Calibri" w:cs="Times New Roman"/>
                  <w:color w:val="E26B0A"/>
                  <w:sz w:val="20"/>
                  <w:szCs w:val="20"/>
                  <w:lang w:eastAsia="en-US"/>
                  <w:rPrChange w:id="2101" w:author="Bruno Sanchez-Andrade Nuno" w:date="2012-08-17T17:15:00Z">
                    <w:rPr>
                      <w:rFonts w:ascii="Calibri" w:eastAsia="Times New Roman" w:hAnsi="Calibri" w:cs="Times New Roman"/>
                      <w:color w:val="E26B0A"/>
                      <w:sz w:val="24"/>
                      <w:szCs w:val="24"/>
                      <w:lang w:eastAsia="en-US"/>
                    </w:rPr>
                  </w:rPrChange>
                </w:rPr>
                <w:t>81.34</w:t>
              </w:r>
            </w:ins>
          </w:p>
        </w:tc>
        <w:tc>
          <w:tcPr>
            <w:tcW w:w="581" w:type="dxa"/>
            <w:tcBorders>
              <w:top w:val="nil"/>
              <w:left w:val="nil"/>
              <w:bottom w:val="nil"/>
              <w:right w:val="nil"/>
            </w:tcBorders>
            <w:shd w:val="clear" w:color="auto" w:fill="auto"/>
            <w:noWrap/>
            <w:vAlign w:val="bottom"/>
            <w:hideMark/>
          </w:tcPr>
          <w:p w14:paraId="68D09292" w14:textId="77777777" w:rsidR="00BB4D99" w:rsidRPr="00017F27" w:rsidRDefault="00BB4D99" w:rsidP="00BB4D99">
            <w:pPr>
              <w:jc w:val="right"/>
              <w:rPr>
                <w:ins w:id="2102" w:author="Bruno Sanchez-Andrade Nuno" w:date="2012-08-17T17:13:00Z"/>
                <w:rFonts w:ascii="Calibri" w:eastAsia="Times New Roman" w:hAnsi="Calibri" w:cs="Times New Roman"/>
                <w:color w:val="000000"/>
                <w:sz w:val="20"/>
                <w:szCs w:val="20"/>
                <w:lang w:eastAsia="en-US"/>
                <w:rPrChange w:id="2103" w:author="Bruno Sanchez-Andrade Nuno" w:date="2012-08-17T17:15:00Z">
                  <w:rPr>
                    <w:ins w:id="2104" w:author="Bruno Sanchez-Andrade Nuno" w:date="2012-08-17T17:13:00Z"/>
                    <w:rFonts w:ascii="Calibri" w:eastAsia="Times New Roman" w:hAnsi="Calibri" w:cs="Times New Roman"/>
                    <w:color w:val="000000"/>
                    <w:sz w:val="24"/>
                    <w:szCs w:val="24"/>
                    <w:lang w:eastAsia="en-US"/>
                  </w:rPr>
                </w:rPrChange>
              </w:rPr>
            </w:pPr>
            <w:ins w:id="2105" w:author="Bruno Sanchez-Andrade Nuno" w:date="2012-08-17T17:13:00Z">
              <w:r w:rsidRPr="00017F27">
                <w:rPr>
                  <w:rFonts w:ascii="Calibri" w:eastAsia="Times New Roman" w:hAnsi="Calibri" w:cs="Times New Roman"/>
                  <w:color w:val="000000"/>
                  <w:sz w:val="20"/>
                  <w:szCs w:val="20"/>
                  <w:lang w:eastAsia="en-US"/>
                  <w:rPrChange w:id="2106" w:author="Bruno Sanchez-Andrade Nuno" w:date="2012-08-17T17:15:00Z">
                    <w:rPr>
                      <w:rFonts w:ascii="Calibri" w:eastAsia="Times New Roman" w:hAnsi="Calibri" w:cs="Times New Roman"/>
                      <w:color w:val="000000"/>
                      <w:sz w:val="24"/>
                      <w:szCs w:val="24"/>
                      <w:lang w:eastAsia="en-US"/>
                    </w:rPr>
                  </w:rPrChange>
                </w:rPr>
                <w:t>6</w:t>
              </w:r>
            </w:ins>
          </w:p>
        </w:tc>
        <w:tc>
          <w:tcPr>
            <w:tcW w:w="1449" w:type="dxa"/>
            <w:tcBorders>
              <w:top w:val="nil"/>
              <w:left w:val="nil"/>
              <w:bottom w:val="nil"/>
              <w:right w:val="nil"/>
            </w:tcBorders>
            <w:shd w:val="clear" w:color="auto" w:fill="auto"/>
            <w:noWrap/>
            <w:vAlign w:val="bottom"/>
            <w:hideMark/>
          </w:tcPr>
          <w:p w14:paraId="2493D06C" w14:textId="77777777" w:rsidR="00BB4D99" w:rsidRPr="00017F27" w:rsidRDefault="00BB4D99" w:rsidP="00BB4D99">
            <w:pPr>
              <w:rPr>
                <w:ins w:id="2107" w:author="Bruno Sanchez-Andrade Nuno" w:date="2012-08-17T17:13:00Z"/>
                <w:rFonts w:ascii="Calibri" w:eastAsia="Times New Roman" w:hAnsi="Calibri" w:cs="Times New Roman"/>
                <w:color w:val="31869B"/>
                <w:sz w:val="20"/>
                <w:szCs w:val="20"/>
                <w:lang w:eastAsia="en-US"/>
                <w:rPrChange w:id="2108" w:author="Bruno Sanchez-Andrade Nuno" w:date="2012-08-17T17:15:00Z">
                  <w:rPr>
                    <w:ins w:id="2109" w:author="Bruno Sanchez-Andrade Nuno" w:date="2012-08-17T17:13:00Z"/>
                    <w:rFonts w:ascii="Calibri" w:eastAsia="Times New Roman" w:hAnsi="Calibri" w:cs="Times New Roman"/>
                    <w:color w:val="31869B"/>
                    <w:sz w:val="24"/>
                    <w:szCs w:val="24"/>
                    <w:lang w:eastAsia="en-US"/>
                  </w:rPr>
                </w:rPrChange>
              </w:rPr>
            </w:pPr>
            <w:ins w:id="2110" w:author="Bruno Sanchez-Andrade Nuno" w:date="2012-08-17T17:13:00Z">
              <w:r w:rsidRPr="00017F27">
                <w:rPr>
                  <w:rFonts w:ascii="Calibri" w:eastAsia="Times New Roman" w:hAnsi="Calibri" w:cs="Times New Roman"/>
                  <w:color w:val="31869B"/>
                  <w:sz w:val="20"/>
                  <w:szCs w:val="20"/>
                  <w:lang w:eastAsia="en-US"/>
                  <w:rPrChange w:id="2111" w:author="Bruno Sanchez-Andrade Nuno" w:date="2012-08-17T17:15:00Z">
                    <w:rPr>
                      <w:rFonts w:ascii="Calibri" w:eastAsia="Times New Roman" w:hAnsi="Calibri" w:cs="Times New Roman"/>
                      <w:color w:val="31869B"/>
                      <w:sz w:val="24"/>
                      <w:szCs w:val="24"/>
                      <w:lang w:eastAsia="en-US"/>
                    </w:rPr>
                  </w:rPrChange>
                </w:rPr>
                <w:t>Finland</w:t>
              </w:r>
            </w:ins>
          </w:p>
        </w:tc>
        <w:tc>
          <w:tcPr>
            <w:tcW w:w="1210" w:type="dxa"/>
            <w:tcBorders>
              <w:top w:val="nil"/>
              <w:left w:val="nil"/>
              <w:bottom w:val="nil"/>
              <w:right w:val="single" w:sz="4" w:space="0" w:color="auto"/>
            </w:tcBorders>
            <w:shd w:val="clear" w:color="auto" w:fill="auto"/>
            <w:noWrap/>
            <w:vAlign w:val="bottom"/>
            <w:hideMark/>
          </w:tcPr>
          <w:p w14:paraId="55AF77E1" w14:textId="77777777" w:rsidR="00BB4D99" w:rsidRPr="00017F27" w:rsidRDefault="00BB4D99" w:rsidP="00BB4D99">
            <w:pPr>
              <w:jc w:val="right"/>
              <w:rPr>
                <w:ins w:id="2112" w:author="Bruno Sanchez-Andrade Nuno" w:date="2012-08-17T17:13:00Z"/>
                <w:rFonts w:ascii="Calibri" w:eastAsia="Times New Roman" w:hAnsi="Calibri" w:cs="Times New Roman"/>
                <w:color w:val="31869B"/>
                <w:sz w:val="20"/>
                <w:szCs w:val="20"/>
                <w:lang w:eastAsia="en-US"/>
                <w:rPrChange w:id="2113" w:author="Bruno Sanchez-Andrade Nuno" w:date="2012-08-17T17:15:00Z">
                  <w:rPr>
                    <w:ins w:id="2114" w:author="Bruno Sanchez-Andrade Nuno" w:date="2012-08-17T17:13:00Z"/>
                    <w:rFonts w:ascii="Calibri" w:eastAsia="Times New Roman" w:hAnsi="Calibri" w:cs="Times New Roman"/>
                    <w:color w:val="31869B"/>
                    <w:sz w:val="24"/>
                    <w:szCs w:val="24"/>
                    <w:lang w:eastAsia="en-US"/>
                  </w:rPr>
                </w:rPrChange>
              </w:rPr>
            </w:pPr>
            <w:ins w:id="2115" w:author="Bruno Sanchez-Andrade Nuno" w:date="2012-08-17T17:13:00Z">
              <w:r w:rsidRPr="00017F27">
                <w:rPr>
                  <w:rFonts w:ascii="Calibri" w:eastAsia="Times New Roman" w:hAnsi="Calibri" w:cs="Times New Roman"/>
                  <w:color w:val="31869B"/>
                  <w:sz w:val="20"/>
                  <w:szCs w:val="20"/>
                  <w:lang w:eastAsia="en-US"/>
                  <w:rPrChange w:id="2116" w:author="Bruno Sanchez-Andrade Nuno" w:date="2012-08-17T17:15:00Z">
                    <w:rPr>
                      <w:rFonts w:ascii="Calibri" w:eastAsia="Times New Roman" w:hAnsi="Calibri" w:cs="Times New Roman"/>
                      <w:color w:val="31869B"/>
                      <w:sz w:val="24"/>
                      <w:szCs w:val="24"/>
                      <w:lang w:eastAsia="en-US"/>
                    </w:rPr>
                  </w:rPrChange>
                </w:rPr>
                <w:t>81.11</w:t>
              </w:r>
            </w:ins>
          </w:p>
        </w:tc>
      </w:tr>
      <w:tr w:rsidR="00017F27" w:rsidRPr="00017F27" w14:paraId="2F970DB6" w14:textId="77777777" w:rsidTr="00017F27">
        <w:trPr>
          <w:trHeight w:val="300"/>
          <w:ins w:id="2117"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010A863B" w14:textId="77777777" w:rsidR="00BB4D99" w:rsidRPr="00017F27" w:rsidRDefault="00BB4D99" w:rsidP="00BB4D99">
            <w:pPr>
              <w:jc w:val="right"/>
              <w:rPr>
                <w:ins w:id="2118" w:author="Bruno Sanchez-Andrade Nuno" w:date="2012-08-17T17:13:00Z"/>
                <w:rFonts w:ascii="Calibri" w:eastAsia="Times New Roman" w:hAnsi="Calibri" w:cs="Times New Roman"/>
                <w:color w:val="963634"/>
                <w:sz w:val="20"/>
                <w:szCs w:val="20"/>
                <w:lang w:eastAsia="en-US"/>
                <w:rPrChange w:id="2119" w:author="Bruno Sanchez-Andrade Nuno" w:date="2012-08-17T17:15:00Z">
                  <w:rPr>
                    <w:ins w:id="2120" w:author="Bruno Sanchez-Andrade Nuno" w:date="2012-08-17T17:13:00Z"/>
                    <w:rFonts w:ascii="Calibri" w:eastAsia="Times New Roman" w:hAnsi="Calibri" w:cs="Times New Roman"/>
                    <w:color w:val="963634"/>
                    <w:sz w:val="24"/>
                    <w:szCs w:val="24"/>
                    <w:lang w:eastAsia="en-US"/>
                  </w:rPr>
                </w:rPrChange>
              </w:rPr>
            </w:pPr>
            <w:ins w:id="2121" w:author="Bruno Sanchez-Andrade Nuno" w:date="2012-08-17T17:13:00Z">
              <w:r w:rsidRPr="00017F27">
                <w:rPr>
                  <w:rFonts w:ascii="Calibri" w:eastAsia="Times New Roman" w:hAnsi="Calibri" w:cs="Times New Roman"/>
                  <w:color w:val="963634"/>
                  <w:sz w:val="20"/>
                  <w:szCs w:val="20"/>
                  <w:lang w:eastAsia="en-US"/>
                  <w:rPrChange w:id="2122" w:author="Bruno Sanchez-Andrade Nuno" w:date="2012-08-17T17:15:00Z">
                    <w:rPr>
                      <w:rFonts w:ascii="Calibri" w:eastAsia="Times New Roman" w:hAnsi="Calibri" w:cs="Times New Roman"/>
                      <w:color w:val="963634"/>
                      <w:sz w:val="24"/>
                      <w:szCs w:val="24"/>
                      <w:lang w:eastAsia="en-US"/>
                    </w:rPr>
                  </w:rPrChange>
                </w:rPr>
                <w:t>7</w:t>
              </w:r>
            </w:ins>
          </w:p>
        </w:tc>
        <w:tc>
          <w:tcPr>
            <w:tcW w:w="1399" w:type="dxa"/>
            <w:tcBorders>
              <w:top w:val="nil"/>
              <w:left w:val="nil"/>
              <w:bottom w:val="nil"/>
              <w:right w:val="nil"/>
            </w:tcBorders>
            <w:shd w:val="clear" w:color="F2DCDB" w:fill="F2DCDB"/>
            <w:noWrap/>
            <w:vAlign w:val="bottom"/>
            <w:hideMark/>
          </w:tcPr>
          <w:p w14:paraId="0BCC4726" w14:textId="77777777" w:rsidR="00BB4D99" w:rsidRPr="00017F27" w:rsidRDefault="00BB4D99" w:rsidP="00BB4D99">
            <w:pPr>
              <w:rPr>
                <w:ins w:id="2123" w:author="Bruno Sanchez-Andrade Nuno" w:date="2012-08-17T17:13:00Z"/>
                <w:rFonts w:ascii="Calibri" w:eastAsia="Times New Roman" w:hAnsi="Calibri" w:cs="Times New Roman"/>
                <w:color w:val="963634"/>
                <w:sz w:val="20"/>
                <w:szCs w:val="20"/>
                <w:lang w:eastAsia="en-US"/>
                <w:rPrChange w:id="2124" w:author="Bruno Sanchez-Andrade Nuno" w:date="2012-08-17T17:15:00Z">
                  <w:rPr>
                    <w:ins w:id="2125" w:author="Bruno Sanchez-Andrade Nuno" w:date="2012-08-17T17:13:00Z"/>
                    <w:rFonts w:ascii="Calibri" w:eastAsia="Times New Roman" w:hAnsi="Calibri" w:cs="Times New Roman"/>
                    <w:color w:val="963634"/>
                    <w:sz w:val="24"/>
                    <w:szCs w:val="24"/>
                    <w:lang w:eastAsia="en-US"/>
                  </w:rPr>
                </w:rPrChange>
              </w:rPr>
            </w:pPr>
            <w:ins w:id="2126" w:author="Bruno Sanchez-Andrade Nuno" w:date="2012-08-17T17:13:00Z">
              <w:r w:rsidRPr="00017F27">
                <w:rPr>
                  <w:rFonts w:ascii="Calibri" w:eastAsia="Times New Roman" w:hAnsi="Calibri" w:cs="Times New Roman"/>
                  <w:color w:val="963634"/>
                  <w:sz w:val="20"/>
                  <w:szCs w:val="20"/>
                  <w:lang w:eastAsia="en-US"/>
                  <w:rPrChange w:id="2127" w:author="Bruno Sanchez-Andrade Nuno" w:date="2012-08-17T17:15:00Z">
                    <w:rPr>
                      <w:rFonts w:ascii="Calibri" w:eastAsia="Times New Roman" w:hAnsi="Calibri" w:cs="Times New Roman"/>
                      <w:color w:val="963634"/>
                      <w:sz w:val="24"/>
                      <w:szCs w:val="24"/>
                      <w:lang w:eastAsia="en-US"/>
                    </w:rPr>
                  </w:rPrChange>
                </w:rPr>
                <w:t>Norway</w:t>
              </w:r>
            </w:ins>
          </w:p>
        </w:tc>
        <w:tc>
          <w:tcPr>
            <w:tcW w:w="1245" w:type="dxa"/>
            <w:tcBorders>
              <w:top w:val="nil"/>
              <w:left w:val="nil"/>
              <w:bottom w:val="nil"/>
              <w:right w:val="single" w:sz="4" w:space="0" w:color="auto"/>
            </w:tcBorders>
            <w:shd w:val="clear" w:color="F2DCDB" w:fill="F2DCDB"/>
            <w:noWrap/>
            <w:vAlign w:val="bottom"/>
            <w:hideMark/>
          </w:tcPr>
          <w:p w14:paraId="36D23BBF" w14:textId="77777777" w:rsidR="00BB4D99" w:rsidRPr="00017F27" w:rsidRDefault="00BB4D99" w:rsidP="00BB4D99">
            <w:pPr>
              <w:jc w:val="right"/>
              <w:rPr>
                <w:ins w:id="2128" w:author="Bruno Sanchez-Andrade Nuno" w:date="2012-08-17T17:13:00Z"/>
                <w:rFonts w:ascii="Calibri" w:eastAsia="Times New Roman" w:hAnsi="Calibri" w:cs="Times New Roman"/>
                <w:color w:val="963634"/>
                <w:sz w:val="20"/>
                <w:szCs w:val="20"/>
                <w:lang w:eastAsia="en-US"/>
                <w:rPrChange w:id="2129" w:author="Bruno Sanchez-Andrade Nuno" w:date="2012-08-17T17:15:00Z">
                  <w:rPr>
                    <w:ins w:id="2130" w:author="Bruno Sanchez-Andrade Nuno" w:date="2012-08-17T17:13:00Z"/>
                    <w:rFonts w:ascii="Calibri" w:eastAsia="Times New Roman" w:hAnsi="Calibri" w:cs="Times New Roman"/>
                    <w:color w:val="963634"/>
                    <w:sz w:val="24"/>
                    <w:szCs w:val="24"/>
                    <w:lang w:eastAsia="en-US"/>
                  </w:rPr>
                </w:rPrChange>
              </w:rPr>
            </w:pPr>
            <w:ins w:id="2131" w:author="Bruno Sanchez-Andrade Nuno" w:date="2012-08-17T17:13:00Z">
              <w:r w:rsidRPr="00017F27">
                <w:rPr>
                  <w:rFonts w:ascii="Calibri" w:eastAsia="Times New Roman" w:hAnsi="Calibri" w:cs="Times New Roman"/>
                  <w:color w:val="963634"/>
                  <w:sz w:val="20"/>
                  <w:szCs w:val="20"/>
                  <w:lang w:eastAsia="en-US"/>
                  <w:rPrChange w:id="2132" w:author="Bruno Sanchez-Andrade Nuno" w:date="2012-08-17T17:15:00Z">
                    <w:rPr>
                      <w:rFonts w:ascii="Calibri" w:eastAsia="Times New Roman" w:hAnsi="Calibri" w:cs="Times New Roman"/>
                      <w:color w:val="963634"/>
                      <w:sz w:val="24"/>
                      <w:szCs w:val="24"/>
                      <w:lang w:eastAsia="en-US"/>
                    </w:rPr>
                  </w:rPrChange>
                </w:rPr>
                <w:t>81.41</w:t>
              </w:r>
            </w:ins>
          </w:p>
        </w:tc>
        <w:tc>
          <w:tcPr>
            <w:tcW w:w="581" w:type="dxa"/>
            <w:tcBorders>
              <w:top w:val="nil"/>
              <w:left w:val="nil"/>
              <w:bottom w:val="nil"/>
              <w:right w:val="nil"/>
            </w:tcBorders>
            <w:shd w:val="clear" w:color="FDE9D9" w:fill="FDE9D9"/>
            <w:noWrap/>
            <w:vAlign w:val="bottom"/>
            <w:hideMark/>
          </w:tcPr>
          <w:p w14:paraId="3A4AE38B" w14:textId="77777777" w:rsidR="00BB4D99" w:rsidRPr="00017F27" w:rsidRDefault="00BB4D99" w:rsidP="00BB4D99">
            <w:pPr>
              <w:jc w:val="right"/>
              <w:rPr>
                <w:ins w:id="2133" w:author="Bruno Sanchez-Andrade Nuno" w:date="2012-08-17T17:13:00Z"/>
                <w:rFonts w:ascii="Calibri" w:eastAsia="Times New Roman" w:hAnsi="Calibri" w:cs="Times New Roman"/>
                <w:color w:val="E26B0A"/>
                <w:sz w:val="20"/>
                <w:szCs w:val="20"/>
                <w:lang w:eastAsia="en-US"/>
                <w:rPrChange w:id="2134" w:author="Bruno Sanchez-Andrade Nuno" w:date="2012-08-17T17:15:00Z">
                  <w:rPr>
                    <w:ins w:id="2135" w:author="Bruno Sanchez-Andrade Nuno" w:date="2012-08-17T17:13:00Z"/>
                    <w:rFonts w:ascii="Calibri" w:eastAsia="Times New Roman" w:hAnsi="Calibri" w:cs="Times New Roman"/>
                    <w:color w:val="E26B0A"/>
                    <w:sz w:val="24"/>
                    <w:szCs w:val="24"/>
                    <w:lang w:eastAsia="en-US"/>
                  </w:rPr>
                </w:rPrChange>
              </w:rPr>
            </w:pPr>
            <w:ins w:id="2136" w:author="Bruno Sanchez-Andrade Nuno" w:date="2012-08-17T17:13:00Z">
              <w:r w:rsidRPr="00017F27">
                <w:rPr>
                  <w:rFonts w:ascii="Calibri" w:eastAsia="Times New Roman" w:hAnsi="Calibri" w:cs="Times New Roman"/>
                  <w:color w:val="E26B0A"/>
                  <w:sz w:val="20"/>
                  <w:szCs w:val="20"/>
                  <w:lang w:eastAsia="en-US"/>
                  <w:rPrChange w:id="2137" w:author="Bruno Sanchez-Andrade Nuno" w:date="2012-08-17T17:15:00Z">
                    <w:rPr>
                      <w:rFonts w:ascii="Calibri" w:eastAsia="Times New Roman" w:hAnsi="Calibri" w:cs="Times New Roman"/>
                      <w:color w:val="E26B0A"/>
                      <w:sz w:val="24"/>
                      <w:szCs w:val="24"/>
                      <w:lang w:eastAsia="en-US"/>
                    </w:rPr>
                  </w:rPrChange>
                </w:rPr>
                <w:t>7</w:t>
              </w:r>
            </w:ins>
          </w:p>
        </w:tc>
        <w:tc>
          <w:tcPr>
            <w:tcW w:w="1414" w:type="dxa"/>
            <w:tcBorders>
              <w:top w:val="nil"/>
              <w:left w:val="nil"/>
              <w:bottom w:val="nil"/>
              <w:right w:val="nil"/>
            </w:tcBorders>
            <w:shd w:val="clear" w:color="FDE9D9" w:fill="FDE9D9"/>
            <w:noWrap/>
            <w:vAlign w:val="bottom"/>
            <w:hideMark/>
          </w:tcPr>
          <w:p w14:paraId="660822DC" w14:textId="6763FED8" w:rsidR="00BB4D99" w:rsidRPr="00017F27" w:rsidRDefault="00017F27" w:rsidP="00BB4D99">
            <w:pPr>
              <w:rPr>
                <w:ins w:id="2138" w:author="Bruno Sanchez-Andrade Nuno" w:date="2012-08-17T17:13:00Z"/>
                <w:rFonts w:ascii="Calibri" w:eastAsia="Times New Roman" w:hAnsi="Calibri" w:cs="Times New Roman"/>
                <w:color w:val="E26B0A"/>
                <w:sz w:val="20"/>
                <w:szCs w:val="20"/>
                <w:lang w:eastAsia="en-US"/>
                <w:rPrChange w:id="2139" w:author="Bruno Sanchez-Andrade Nuno" w:date="2012-08-17T17:15:00Z">
                  <w:rPr>
                    <w:ins w:id="2140" w:author="Bruno Sanchez-Andrade Nuno" w:date="2012-08-17T17:13:00Z"/>
                    <w:rFonts w:ascii="Calibri" w:eastAsia="Times New Roman" w:hAnsi="Calibri" w:cs="Times New Roman"/>
                    <w:color w:val="E26B0A"/>
                    <w:sz w:val="24"/>
                    <w:szCs w:val="24"/>
                    <w:lang w:eastAsia="en-US"/>
                  </w:rPr>
                </w:rPrChange>
              </w:rPr>
            </w:pPr>
            <w:ins w:id="2141" w:author="Bruno Sanchez-Andrade Nuno" w:date="2012-08-17T17:16:00Z">
              <w:r>
                <w:rPr>
                  <w:rFonts w:ascii="Calibri" w:eastAsia="Times New Roman" w:hAnsi="Calibri" w:cs="Times New Roman"/>
                  <w:color w:val="E26B0A"/>
                  <w:sz w:val="20"/>
                  <w:szCs w:val="20"/>
                  <w:lang w:eastAsia="en-US"/>
                </w:rPr>
                <w:t>UK</w:t>
              </w:r>
            </w:ins>
          </w:p>
        </w:tc>
        <w:tc>
          <w:tcPr>
            <w:tcW w:w="1260" w:type="dxa"/>
            <w:tcBorders>
              <w:top w:val="nil"/>
              <w:left w:val="nil"/>
              <w:bottom w:val="nil"/>
              <w:right w:val="single" w:sz="4" w:space="0" w:color="auto"/>
            </w:tcBorders>
            <w:shd w:val="clear" w:color="FDE9D9" w:fill="FDE9D9"/>
            <w:noWrap/>
            <w:vAlign w:val="bottom"/>
            <w:hideMark/>
          </w:tcPr>
          <w:p w14:paraId="612E4A2E" w14:textId="77777777" w:rsidR="00BB4D99" w:rsidRPr="00017F27" w:rsidRDefault="00BB4D99" w:rsidP="00BB4D99">
            <w:pPr>
              <w:jc w:val="right"/>
              <w:rPr>
                <w:ins w:id="2142" w:author="Bruno Sanchez-Andrade Nuno" w:date="2012-08-17T17:13:00Z"/>
                <w:rFonts w:ascii="Calibri" w:eastAsia="Times New Roman" w:hAnsi="Calibri" w:cs="Times New Roman"/>
                <w:color w:val="E26B0A"/>
                <w:sz w:val="20"/>
                <w:szCs w:val="20"/>
                <w:lang w:eastAsia="en-US"/>
                <w:rPrChange w:id="2143" w:author="Bruno Sanchez-Andrade Nuno" w:date="2012-08-17T17:15:00Z">
                  <w:rPr>
                    <w:ins w:id="2144" w:author="Bruno Sanchez-Andrade Nuno" w:date="2012-08-17T17:13:00Z"/>
                    <w:rFonts w:ascii="Calibri" w:eastAsia="Times New Roman" w:hAnsi="Calibri" w:cs="Times New Roman"/>
                    <w:color w:val="E26B0A"/>
                    <w:sz w:val="24"/>
                    <w:szCs w:val="24"/>
                    <w:lang w:eastAsia="en-US"/>
                  </w:rPr>
                </w:rPrChange>
              </w:rPr>
            </w:pPr>
            <w:ins w:id="2145" w:author="Bruno Sanchez-Andrade Nuno" w:date="2012-08-17T17:13:00Z">
              <w:r w:rsidRPr="00017F27">
                <w:rPr>
                  <w:rFonts w:ascii="Calibri" w:eastAsia="Times New Roman" w:hAnsi="Calibri" w:cs="Times New Roman"/>
                  <w:color w:val="E26B0A"/>
                  <w:sz w:val="20"/>
                  <w:szCs w:val="20"/>
                  <w:lang w:eastAsia="en-US"/>
                  <w:rPrChange w:id="2146" w:author="Bruno Sanchez-Andrade Nuno" w:date="2012-08-17T17:15:00Z">
                    <w:rPr>
                      <w:rFonts w:ascii="Calibri" w:eastAsia="Times New Roman" w:hAnsi="Calibri" w:cs="Times New Roman"/>
                      <w:color w:val="E26B0A"/>
                      <w:sz w:val="24"/>
                      <w:szCs w:val="24"/>
                      <w:lang w:eastAsia="en-US"/>
                    </w:rPr>
                  </w:rPrChange>
                </w:rPr>
                <w:t>80.83</w:t>
              </w:r>
            </w:ins>
          </w:p>
        </w:tc>
        <w:tc>
          <w:tcPr>
            <w:tcW w:w="581" w:type="dxa"/>
            <w:tcBorders>
              <w:top w:val="nil"/>
              <w:left w:val="nil"/>
              <w:bottom w:val="nil"/>
              <w:right w:val="nil"/>
            </w:tcBorders>
            <w:shd w:val="clear" w:color="DAEEF3" w:fill="DAEEF3"/>
            <w:noWrap/>
            <w:vAlign w:val="bottom"/>
            <w:hideMark/>
          </w:tcPr>
          <w:p w14:paraId="47E0B501" w14:textId="77777777" w:rsidR="00BB4D99" w:rsidRPr="00017F27" w:rsidRDefault="00BB4D99" w:rsidP="00BB4D99">
            <w:pPr>
              <w:jc w:val="right"/>
              <w:rPr>
                <w:ins w:id="2147" w:author="Bruno Sanchez-Andrade Nuno" w:date="2012-08-17T17:13:00Z"/>
                <w:rFonts w:ascii="Calibri" w:eastAsia="Times New Roman" w:hAnsi="Calibri" w:cs="Times New Roman"/>
                <w:color w:val="000000"/>
                <w:sz w:val="20"/>
                <w:szCs w:val="20"/>
                <w:lang w:eastAsia="en-US"/>
                <w:rPrChange w:id="2148" w:author="Bruno Sanchez-Andrade Nuno" w:date="2012-08-17T17:15:00Z">
                  <w:rPr>
                    <w:ins w:id="2149" w:author="Bruno Sanchez-Andrade Nuno" w:date="2012-08-17T17:13:00Z"/>
                    <w:rFonts w:ascii="Calibri" w:eastAsia="Times New Roman" w:hAnsi="Calibri" w:cs="Times New Roman"/>
                    <w:color w:val="000000"/>
                    <w:sz w:val="24"/>
                    <w:szCs w:val="24"/>
                    <w:lang w:eastAsia="en-US"/>
                  </w:rPr>
                </w:rPrChange>
              </w:rPr>
            </w:pPr>
            <w:ins w:id="2150" w:author="Bruno Sanchez-Andrade Nuno" w:date="2012-08-17T17:13:00Z">
              <w:r w:rsidRPr="00017F27">
                <w:rPr>
                  <w:rFonts w:ascii="Calibri" w:eastAsia="Times New Roman" w:hAnsi="Calibri" w:cs="Times New Roman"/>
                  <w:color w:val="000000"/>
                  <w:sz w:val="20"/>
                  <w:szCs w:val="20"/>
                  <w:lang w:eastAsia="en-US"/>
                  <w:rPrChange w:id="2151" w:author="Bruno Sanchez-Andrade Nuno" w:date="2012-08-17T17:15:00Z">
                    <w:rPr>
                      <w:rFonts w:ascii="Calibri" w:eastAsia="Times New Roman" w:hAnsi="Calibri" w:cs="Times New Roman"/>
                      <w:color w:val="000000"/>
                      <w:sz w:val="24"/>
                      <w:szCs w:val="24"/>
                      <w:lang w:eastAsia="en-US"/>
                    </w:rPr>
                  </w:rPrChange>
                </w:rPr>
                <w:t>7</w:t>
              </w:r>
            </w:ins>
          </w:p>
        </w:tc>
        <w:tc>
          <w:tcPr>
            <w:tcW w:w="1449" w:type="dxa"/>
            <w:tcBorders>
              <w:top w:val="nil"/>
              <w:left w:val="nil"/>
              <w:bottom w:val="nil"/>
              <w:right w:val="nil"/>
            </w:tcBorders>
            <w:shd w:val="clear" w:color="DAEEF3" w:fill="DAEEF3"/>
            <w:noWrap/>
            <w:vAlign w:val="bottom"/>
            <w:hideMark/>
          </w:tcPr>
          <w:p w14:paraId="128CCF97" w14:textId="354B5270" w:rsidR="00BB4D99" w:rsidRPr="00017F27" w:rsidRDefault="00017F27" w:rsidP="00BB4D99">
            <w:pPr>
              <w:rPr>
                <w:ins w:id="2152" w:author="Bruno Sanchez-Andrade Nuno" w:date="2012-08-17T17:13:00Z"/>
                <w:rFonts w:ascii="Calibri" w:eastAsia="Times New Roman" w:hAnsi="Calibri" w:cs="Times New Roman"/>
                <w:color w:val="31869B"/>
                <w:sz w:val="20"/>
                <w:szCs w:val="20"/>
                <w:lang w:eastAsia="en-US"/>
                <w:rPrChange w:id="2153" w:author="Bruno Sanchez-Andrade Nuno" w:date="2012-08-17T17:15:00Z">
                  <w:rPr>
                    <w:ins w:id="2154" w:author="Bruno Sanchez-Andrade Nuno" w:date="2012-08-17T17:13:00Z"/>
                    <w:rFonts w:ascii="Calibri" w:eastAsia="Times New Roman" w:hAnsi="Calibri" w:cs="Times New Roman"/>
                    <w:color w:val="31869B"/>
                    <w:sz w:val="24"/>
                    <w:szCs w:val="24"/>
                    <w:lang w:eastAsia="en-US"/>
                  </w:rPr>
                </w:rPrChange>
              </w:rPr>
            </w:pPr>
            <w:ins w:id="2155" w:author="Bruno Sanchez-Andrade Nuno" w:date="2012-08-17T17:16:00Z">
              <w:r>
                <w:rPr>
                  <w:rFonts w:ascii="Calibri" w:eastAsia="Times New Roman" w:hAnsi="Calibri" w:cs="Times New Roman"/>
                  <w:color w:val="31869B"/>
                  <w:sz w:val="20"/>
                  <w:szCs w:val="20"/>
                  <w:lang w:eastAsia="en-US"/>
                </w:rPr>
                <w:t>UK</w:t>
              </w:r>
            </w:ins>
          </w:p>
        </w:tc>
        <w:tc>
          <w:tcPr>
            <w:tcW w:w="1210" w:type="dxa"/>
            <w:tcBorders>
              <w:top w:val="nil"/>
              <w:left w:val="nil"/>
              <w:bottom w:val="nil"/>
              <w:right w:val="single" w:sz="4" w:space="0" w:color="auto"/>
            </w:tcBorders>
            <w:shd w:val="clear" w:color="DAEEF3" w:fill="DAEEF3"/>
            <w:noWrap/>
            <w:vAlign w:val="bottom"/>
            <w:hideMark/>
          </w:tcPr>
          <w:p w14:paraId="3F04A0BB" w14:textId="77777777" w:rsidR="00BB4D99" w:rsidRPr="00017F27" w:rsidRDefault="00BB4D99" w:rsidP="00BB4D99">
            <w:pPr>
              <w:jc w:val="right"/>
              <w:rPr>
                <w:ins w:id="2156" w:author="Bruno Sanchez-Andrade Nuno" w:date="2012-08-17T17:13:00Z"/>
                <w:rFonts w:ascii="Calibri" w:eastAsia="Times New Roman" w:hAnsi="Calibri" w:cs="Times New Roman"/>
                <w:color w:val="31869B"/>
                <w:sz w:val="20"/>
                <w:szCs w:val="20"/>
                <w:lang w:eastAsia="en-US"/>
                <w:rPrChange w:id="2157" w:author="Bruno Sanchez-Andrade Nuno" w:date="2012-08-17T17:15:00Z">
                  <w:rPr>
                    <w:ins w:id="2158" w:author="Bruno Sanchez-Andrade Nuno" w:date="2012-08-17T17:13:00Z"/>
                    <w:rFonts w:ascii="Calibri" w:eastAsia="Times New Roman" w:hAnsi="Calibri" w:cs="Times New Roman"/>
                    <w:color w:val="31869B"/>
                    <w:sz w:val="24"/>
                    <w:szCs w:val="24"/>
                    <w:lang w:eastAsia="en-US"/>
                  </w:rPr>
                </w:rPrChange>
              </w:rPr>
            </w:pPr>
            <w:ins w:id="2159" w:author="Bruno Sanchez-Andrade Nuno" w:date="2012-08-17T17:13:00Z">
              <w:r w:rsidRPr="00017F27">
                <w:rPr>
                  <w:rFonts w:ascii="Calibri" w:eastAsia="Times New Roman" w:hAnsi="Calibri" w:cs="Times New Roman"/>
                  <w:color w:val="31869B"/>
                  <w:sz w:val="20"/>
                  <w:szCs w:val="20"/>
                  <w:lang w:eastAsia="en-US"/>
                  <w:rPrChange w:id="2160" w:author="Bruno Sanchez-Andrade Nuno" w:date="2012-08-17T17:15:00Z">
                    <w:rPr>
                      <w:rFonts w:ascii="Calibri" w:eastAsia="Times New Roman" w:hAnsi="Calibri" w:cs="Times New Roman"/>
                      <w:color w:val="31869B"/>
                      <w:sz w:val="24"/>
                      <w:szCs w:val="24"/>
                      <w:lang w:eastAsia="en-US"/>
                    </w:rPr>
                  </w:rPrChange>
                </w:rPr>
                <w:t>80.47</w:t>
              </w:r>
            </w:ins>
          </w:p>
        </w:tc>
      </w:tr>
      <w:tr w:rsidR="00017F27" w:rsidRPr="00017F27" w14:paraId="65EBFE39" w14:textId="77777777" w:rsidTr="00017F27">
        <w:trPr>
          <w:trHeight w:val="300"/>
          <w:ins w:id="2161"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50F5C88C" w14:textId="77777777" w:rsidR="00BB4D99" w:rsidRPr="00017F27" w:rsidRDefault="00BB4D99" w:rsidP="00BB4D99">
            <w:pPr>
              <w:jc w:val="right"/>
              <w:rPr>
                <w:ins w:id="2162" w:author="Bruno Sanchez-Andrade Nuno" w:date="2012-08-17T17:13:00Z"/>
                <w:rFonts w:ascii="Calibri" w:eastAsia="Times New Roman" w:hAnsi="Calibri" w:cs="Times New Roman"/>
                <w:color w:val="963634"/>
                <w:sz w:val="20"/>
                <w:szCs w:val="20"/>
                <w:lang w:eastAsia="en-US"/>
                <w:rPrChange w:id="2163" w:author="Bruno Sanchez-Andrade Nuno" w:date="2012-08-17T17:15:00Z">
                  <w:rPr>
                    <w:ins w:id="2164" w:author="Bruno Sanchez-Andrade Nuno" w:date="2012-08-17T17:13:00Z"/>
                    <w:rFonts w:ascii="Calibri" w:eastAsia="Times New Roman" w:hAnsi="Calibri" w:cs="Times New Roman"/>
                    <w:color w:val="963634"/>
                    <w:sz w:val="24"/>
                    <w:szCs w:val="24"/>
                    <w:lang w:eastAsia="en-US"/>
                  </w:rPr>
                </w:rPrChange>
              </w:rPr>
            </w:pPr>
            <w:ins w:id="2165" w:author="Bruno Sanchez-Andrade Nuno" w:date="2012-08-17T17:13:00Z">
              <w:r w:rsidRPr="00017F27">
                <w:rPr>
                  <w:rFonts w:ascii="Calibri" w:eastAsia="Times New Roman" w:hAnsi="Calibri" w:cs="Times New Roman"/>
                  <w:color w:val="963634"/>
                  <w:sz w:val="20"/>
                  <w:szCs w:val="20"/>
                  <w:lang w:eastAsia="en-US"/>
                  <w:rPrChange w:id="2166" w:author="Bruno Sanchez-Andrade Nuno" w:date="2012-08-17T17:15:00Z">
                    <w:rPr>
                      <w:rFonts w:ascii="Calibri" w:eastAsia="Times New Roman" w:hAnsi="Calibri" w:cs="Times New Roman"/>
                      <w:color w:val="963634"/>
                      <w:sz w:val="24"/>
                      <w:szCs w:val="24"/>
                      <w:lang w:eastAsia="en-US"/>
                    </w:rPr>
                  </w:rPrChange>
                </w:rPr>
                <w:t>8</w:t>
              </w:r>
            </w:ins>
          </w:p>
        </w:tc>
        <w:tc>
          <w:tcPr>
            <w:tcW w:w="1399" w:type="dxa"/>
            <w:tcBorders>
              <w:top w:val="nil"/>
              <w:left w:val="nil"/>
              <w:bottom w:val="nil"/>
              <w:right w:val="nil"/>
            </w:tcBorders>
            <w:shd w:val="clear" w:color="auto" w:fill="auto"/>
            <w:noWrap/>
            <w:vAlign w:val="bottom"/>
            <w:hideMark/>
          </w:tcPr>
          <w:p w14:paraId="001B7D01" w14:textId="77777777" w:rsidR="00BB4D99" w:rsidRPr="00017F27" w:rsidRDefault="00BB4D99" w:rsidP="00BB4D99">
            <w:pPr>
              <w:rPr>
                <w:ins w:id="2167" w:author="Bruno Sanchez-Andrade Nuno" w:date="2012-08-17T17:13:00Z"/>
                <w:rFonts w:ascii="Calibri" w:eastAsia="Times New Roman" w:hAnsi="Calibri" w:cs="Times New Roman"/>
                <w:color w:val="963634"/>
                <w:sz w:val="20"/>
                <w:szCs w:val="20"/>
                <w:lang w:eastAsia="en-US"/>
                <w:rPrChange w:id="2168" w:author="Bruno Sanchez-Andrade Nuno" w:date="2012-08-17T17:15:00Z">
                  <w:rPr>
                    <w:ins w:id="2169" w:author="Bruno Sanchez-Andrade Nuno" w:date="2012-08-17T17:13:00Z"/>
                    <w:rFonts w:ascii="Calibri" w:eastAsia="Times New Roman" w:hAnsi="Calibri" w:cs="Times New Roman"/>
                    <w:color w:val="963634"/>
                    <w:sz w:val="24"/>
                    <w:szCs w:val="24"/>
                    <w:lang w:eastAsia="en-US"/>
                  </w:rPr>
                </w:rPrChange>
              </w:rPr>
            </w:pPr>
            <w:ins w:id="2170" w:author="Bruno Sanchez-Andrade Nuno" w:date="2012-08-17T17:13:00Z">
              <w:r w:rsidRPr="00017F27">
                <w:rPr>
                  <w:rFonts w:ascii="Calibri" w:eastAsia="Times New Roman" w:hAnsi="Calibri" w:cs="Times New Roman"/>
                  <w:color w:val="963634"/>
                  <w:sz w:val="20"/>
                  <w:szCs w:val="20"/>
                  <w:lang w:eastAsia="en-US"/>
                  <w:rPrChange w:id="2171" w:author="Bruno Sanchez-Andrade Nuno" w:date="2012-08-17T17:15:00Z">
                    <w:rPr>
                      <w:rFonts w:ascii="Calibri" w:eastAsia="Times New Roman" w:hAnsi="Calibri" w:cs="Times New Roman"/>
                      <w:color w:val="963634"/>
                      <w:sz w:val="24"/>
                      <w:szCs w:val="24"/>
                      <w:lang w:eastAsia="en-US"/>
                    </w:rPr>
                  </w:rPrChange>
                </w:rPr>
                <w:t>United States</w:t>
              </w:r>
            </w:ins>
          </w:p>
        </w:tc>
        <w:tc>
          <w:tcPr>
            <w:tcW w:w="1245" w:type="dxa"/>
            <w:tcBorders>
              <w:top w:val="nil"/>
              <w:left w:val="nil"/>
              <w:bottom w:val="nil"/>
              <w:right w:val="single" w:sz="4" w:space="0" w:color="auto"/>
            </w:tcBorders>
            <w:shd w:val="clear" w:color="auto" w:fill="auto"/>
            <w:noWrap/>
            <w:vAlign w:val="bottom"/>
            <w:hideMark/>
          </w:tcPr>
          <w:p w14:paraId="3997302F" w14:textId="77777777" w:rsidR="00BB4D99" w:rsidRPr="00017F27" w:rsidRDefault="00BB4D99" w:rsidP="00BB4D99">
            <w:pPr>
              <w:jc w:val="right"/>
              <w:rPr>
                <w:ins w:id="2172" w:author="Bruno Sanchez-Andrade Nuno" w:date="2012-08-17T17:13:00Z"/>
                <w:rFonts w:ascii="Calibri" w:eastAsia="Times New Roman" w:hAnsi="Calibri" w:cs="Times New Roman"/>
                <w:color w:val="963634"/>
                <w:sz w:val="20"/>
                <w:szCs w:val="20"/>
                <w:lang w:eastAsia="en-US"/>
                <w:rPrChange w:id="2173" w:author="Bruno Sanchez-Andrade Nuno" w:date="2012-08-17T17:15:00Z">
                  <w:rPr>
                    <w:ins w:id="2174" w:author="Bruno Sanchez-Andrade Nuno" w:date="2012-08-17T17:13:00Z"/>
                    <w:rFonts w:ascii="Calibri" w:eastAsia="Times New Roman" w:hAnsi="Calibri" w:cs="Times New Roman"/>
                    <w:color w:val="963634"/>
                    <w:sz w:val="24"/>
                    <w:szCs w:val="24"/>
                    <w:lang w:eastAsia="en-US"/>
                  </w:rPr>
                </w:rPrChange>
              </w:rPr>
            </w:pPr>
            <w:ins w:id="2175" w:author="Bruno Sanchez-Andrade Nuno" w:date="2012-08-17T17:13:00Z">
              <w:r w:rsidRPr="00017F27">
                <w:rPr>
                  <w:rFonts w:ascii="Calibri" w:eastAsia="Times New Roman" w:hAnsi="Calibri" w:cs="Times New Roman"/>
                  <w:color w:val="963634"/>
                  <w:sz w:val="20"/>
                  <w:szCs w:val="20"/>
                  <w:lang w:eastAsia="en-US"/>
                  <w:rPrChange w:id="2176" w:author="Bruno Sanchez-Andrade Nuno" w:date="2012-08-17T17:15:00Z">
                    <w:rPr>
                      <w:rFonts w:ascii="Calibri" w:eastAsia="Times New Roman" w:hAnsi="Calibri" w:cs="Times New Roman"/>
                      <w:color w:val="963634"/>
                      <w:sz w:val="24"/>
                      <w:szCs w:val="24"/>
                      <w:lang w:eastAsia="en-US"/>
                    </w:rPr>
                  </w:rPrChange>
                </w:rPr>
                <w:t>80.01</w:t>
              </w:r>
            </w:ins>
          </w:p>
        </w:tc>
        <w:tc>
          <w:tcPr>
            <w:tcW w:w="581" w:type="dxa"/>
            <w:tcBorders>
              <w:top w:val="nil"/>
              <w:left w:val="nil"/>
              <w:bottom w:val="nil"/>
              <w:right w:val="nil"/>
            </w:tcBorders>
            <w:shd w:val="clear" w:color="auto" w:fill="auto"/>
            <w:noWrap/>
            <w:vAlign w:val="bottom"/>
            <w:hideMark/>
          </w:tcPr>
          <w:p w14:paraId="782043FA" w14:textId="77777777" w:rsidR="00BB4D99" w:rsidRPr="00017F27" w:rsidRDefault="00BB4D99" w:rsidP="00BB4D99">
            <w:pPr>
              <w:jc w:val="right"/>
              <w:rPr>
                <w:ins w:id="2177" w:author="Bruno Sanchez-Andrade Nuno" w:date="2012-08-17T17:13:00Z"/>
                <w:rFonts w:ascii="Calibri" w:eastAsia="Times New Roman" w:hAnsi="Calibri" w:cs="Times New Roman"/>
                <w:color w:val="E26B0A"/>
                <w:sz w:val="20"/>
                <w:szCs w:val="20"/>
                <w:lang w:eastAsia="en-US"/>
                <w:rPrChange w:id="2178" w:author="Bruno Sanchez-Andrade Nuno" w:date="2012-08-17T17:15:00Z">
                  <w:rPr>
                    <w:ins w:id="2179" w:author="Bruno Sanchez-Andrade Nuno" w:date="2012-08-17T17:13:00Z"/>
                    <w:rFonts w:ascii="Calibri" w:eastAsia="Times New Roman" w:hAnsi="Calibri" w:cs="Times New Roman"/>
                    <w:color w:val="E26B0A"/>
                    <w:sz w:val="24"/>
                    <w:szCs w:val="24"/>
                    <w:lang w:eastAsia="en-US"/>
                  </w:rPr>
                </w:rPrChange>
              </w:rPr>
            </w:pPr>
            <w:ins w:id="2180" w:author="Bruno Sanchez-Andrade Nuno" w:date="2012-08-17T17:13:00Z">
              <w:r w:rsidRPr="00017F27">
                <w:rPr>
                  <w:rFonts w:ascii="Calibri" w:eastAsia="Times New Roman" w:hAnsi="Calibri" w:cs="Times New Roman"/>
                  <w:color w:val="E26B0A"/>
                  <w:sz w:val="20"/>
                  <w:szCs w:val="20"/>
                  <w:lang w:eastAsia="en-US"/>
                  <w:rPrChange w:id="2181" w:author="Bruno Sanchez-Andrade Nuno" w:date="2012-08-17T17:15:00Z">
                    <w:rPr>
                      <w:rFonts w:ascii="Calibri" w:eastAsia="Times New Roman" w:hAnsi="Calibri" w:cs="Times New Roman"/>
                      <w:color w:val="E26B0A"/>
                      <w:sz w:val="24"/>
                      <w:szCs w:val="24"/>
                      <w:lang w:eastAsia="en-US"/>
                    </w:rPr>
                  </w:rPrChange>
                </w:rPr>
                <w:t>8</w:t>
              </w:r>
            </w:ins>
          </w:p>
        </w:tc>
        <w:tc>
          <w:tcPr>
            <w:tcW w:w="1414" w:type="dxa"/>
            <w:tcBorders>
              <w:top w:val="nil"/>
              <w:left w:val="nil"/>
              <w:bottom w:val="nil"/>
              <w:right w:val="nil"/>
            </w:tcBorders>
            <w:shd w:val="clear" w:color="auto" w:fill="auto"/>
            <w:noWrap/>
            <w:vAlign w:val="bottom"/>
            <w:hideMark/>
          </w:tcPr>
          <w:p w14:paraId="08DCD24C" w14:textId="77777777" w:rsidR="00BB4D99" w:rsidRPr="00017F27" w:rsidRDefault="00BB4D99" w:rsidP="00BB4D99">
            <w:pPr>
              <w:rPr>
                <w:ins w:id="2182" w:author="Bruno Sanchez-Andrade Nuno" w:date="2012-08-17T17:13:00Z"/>
                <w:rFonts w:ascii="Calibri" w:eastAsia="Times New Roman" w:hAnsi="Calibri" w:cs="Times New Roman"/>
                <w:color w:val="E26B0A"/>
                <w:sz w:val="20"/>
                <w:szCs w:val="20"/>
                <w:lang w:eastAsia="en-US"/>
                <w:rPrChange w:id="2183" w:author="Bruno Sanchez-Andrade Nuno" w:date="2012-08-17T17:15:00Z">
                  <w:rPr>
                    <w:ins w:id="2184" w:author="Bruno Sanchez-Andrade Nuno" w:date="2012-08-17T17:13:00Z"/>
                    <w:rFonts w:ascii="Calibri" w:eastAsia="Times New Roman" w:hAnsi="Calibri" w:cs="Times New Roman"/>
                    <w:color w:val="E26B0A"/>
                    <w:sz w:val="24"/>
                    <w:szCs w:val="24"/>
                    <w:lang w:eastAsia="en-US"/>
                  </w:rPr>
                </w:rPrChange>
              </w:rPr>
            </w:pPr>
            <w:ins w:id="2185" w:author="Bruno Sanchez-Andrade Nuno" w:date="2012-08-17T17:13:00Z">
              <w:r w:rsidRPr="00017F27">
                <w:rPr>
                  <w:rFonts w:ascii="Calibri" w:eastAsia="Times New Roman" w:hAnsi="Calibri" w:cs="Times New Roman"/>
                  <w:color w:val="E26B0A"/>
                  <w:sz w:val="20"/>
                  <w:szCs w:val="20"/>
                  <w:lang w:eastAsia="en-US"/>
                  <w:rPrChange w:id="2186" w:author="Bruno Sanchez-Andrade Nuno" w:date="2012-08-17T17:15:00Z">
                    <w:rPr>
                      <w:rFonts w:ascii="Calibri" w:eastAsia="Times New Roman" w:hAnsi="Calibri" w:cs="Times New Roman"/>
                      <w:color w:val="E26B0A"/>
                      <w:sz w:val="24"/>
                      <w:szCs w:val="24"/>
                      <w:lang w:eastAsia="en-US"/>
                    </w:rPr>
                  </w:rPrChange>
                </w:rPr>
                <w:t>Ireland</w:t>
              </w:r>
            </w:ins>
          </w:p>
        </w:tc>
        <w:tc>
          <w:tcPr>
            <w:tcW w:w="1260" w:type="dxa"/>
            <w:tcBorders>
              <w:top w:val="nil"/>
              <w:left w:val="nil"/>
              <w:bottom w:val="nil"/>
              <w:right w:val="single" w:sz="4" w:space="0" w:color="auto"/>
            </w:tcBorders>
            <w:shd w:val="clear" w:color="auto" w:fill="auto"/>
            <w:noWrap/>
            <w:vAlign w:val="bottom"/>
            <w:hideMark/>
          </w:tcPr>
          <w:p w14:paraId="1A7C667C" w14:textId="77777777" w:rsidR="00BB4D99" w:rsidRPr="00017F27" w:rsidRDefault="00BB4D99" w:rsidP="00BB4D99">
            <w:pPr>
              <w:jc w:val="right"/>
              <w:rPr>
                <w:ins w:id="2187" w:author="Bruno Sanchez-Andrade Nuno" w:date="2012-08-17T17:13:00Z"/>
                <w:rFonts w:ascii="Calibri" w:eastAsia="Times New Roman" w:hAnsi="Calibri" w:cs="Times New Roman"/>
                <w:color w:val="E26B0A"/>
                <w:sz w:val="20"/>
                <w:szCs w:val="20"/>
                <w:lang w:eastAsia="en-US"/>
                <w:rPrChange w:id="2188" w:author="Bruno Sanchez-Andrade Nuno" w:date="2012-08-17T17:15:00Z">
                  <w:rPr>
                    <w:ins w:id="2189" w:author="Bruno Sanchez-Andrade Nuno" w:date="2012-08-17T17:13:00Z"/>
                    <w:rFonts w:ascii="Calibri" w:eastAsia="Times New Roman" w:hAnsi="Calibri" w:cs="Times New Roman"/>
                    <w:color w:val="E26B0A"/>
                    <w:sz w:val="24"/>
                    <w:szCs w:val="24"/>
                    <w:lang w:eastAsia="en-US"/>
                  </w:rPr>
                </w:rPrChange>
              </w:rPr>
            </w:pPr>
            <w:ins w:id="2190" w:author="Bruno Sanchez-Andrade Nuno" w:date="2012-08-17T17:13:00Z">
              <w:r w:rsidRPr="00017F27">
                <w:rPr>
                  <w:rFonts w:ascii="Calibri" w:eastAsia="Times New Roman" w:hAnsi="Calibri" w:cs="Times New Roman"/>
                  <w:color w:val="E26B0A"/>
                  <w:sz w:val="20"/>
                  <w:szCs w:val="20"/>
                  <w:lang w:eastAsia="en-US"/>
                  <w:rPrChange w:id="2191" w:author="Bruno Sanchez-Andrade Nuno" w:date="2012-08-17T17:15:00Z">
                    <w:rPr>
                      <w:rFonts w:ascii="Calibri" w:eastAsia="Times New Roman" w:hAnsi="Calibri" w:cs="Times New Roman"/>
                      <w:color w:val="E26B0A"/>
                      <w:sz w:val="24"/>
                      <w:szCs w:val="24"/>
                      <w:lang w:eastAsia="en-US"/>
                    </w:rPr>
                  </w:rPrChange>
                </w:rPr>
                <w:t>80.45</w:t>
              </w:r>
            </w:ins>
          </w:p>
        </w:tc>
        <w:tc>
          <w:tcPr>
            <w:tcW w:w="581" w:type="dxa"/>
            <w:tcBorders>
              <w:top w:val="nil"/>
              <w:left w:val="nil"/>
              <w:bottom w:val="nil"/>
              <w:right w:val="nil"/>
            </w:tcBorders>
            <w:shd w:val="clear" w:color="auto" w:fill="auto"/>
            <w:noWrap/>
            <w:vAlign w:val="bottom"/>
            <w:hideMark/>
          </w:tcPr>
          <w:p w14:paraId="3174515B" w14:textId="77777777" w:rsidR="00BB4D99" w:rsidRPr="00017F27" w:rsidRDefault="00BB4D99" w:rsidP="00BB4D99">
            <w:pPr>
              <w:jc w:val="right"/>
              <w:rPr>
                <w:ins w:id="2192" w:author="Bruno Sanchez-Andrade Nuno" w:date="2012-08-17T17:13:00Z"/>
                <w:rFonts w:ascii="Calibri" w:eastAsia="Times New Roman" w:hAnsi="Calibri" w:cs="Times New Roman"/>
                <w:color w:val="000000"/>
                <w:sz w:val="20"/>
                <w:szCs w:val="20"/>
                <w:lang w:eastAsia="en-US"/>
                <w:rPrChange w:id="2193" w:author="Bruno Sanchez-Andrade Nuno" w:date="2012-08-17T17:15:00Z">
                  <w:rPr>
                    <w:ins w:id="2194" w:author="Bruno Sanchez-Andrade Nuno" w:date="2012-08-17T17:13:00Z"/>
                    <w:rFonts w:ascii="Calibri" w:eastAsia="Times New Roman" w:hAnsi="Calibri" w:cs="Times New Roman"/>
                    <w:color w:val="000000"/>
                    <w:sz w:val="24"/>
                    <w:szCs w:val="24"/>
                    <w:lang w:eastAsia="en-US"/>
                  </w:rPr>
                </w:rPrChange>
              </w:rPr>
            </w:pPr>
            <w:ins w:id="2195" w:author="Bruno Sanchez-Andrade Nuno" w:date="2012-08-17T17:13:00Z">
              <w:r w:rsidRPr="00017F27">
                <w:rPr>
                  <w:rFonts w:ascii="Calibri" w:eastAsia="Times New Roman" w:hAnsi="Calibri" w:cs="Times New Roman"/>
                  <w:color w:val="000000"/>
                  <w:sz w:val="20"/>
                  <w:szCs w:val="20"/>
                  <w:lang w:eastAsia="en-US"/>
                  <w:rPrChange w:id="2196" w:author="Bruno Sanchez-Andrade Nuno" w:date="2012-08-17T17:15:00Z">
                    <w:rPr>
                      <w:rFonts w:ascii="Calibri" w:eastAsia="Times New Roman" w:hAnsi="Calibri" w:cs="Times New Roman"/>
                      <w:color w:val="000000"/>
                      <w:sz w:val="24"/>
                      <w:szCs w:val="24"/>
                      <w:lang w:eastAsia="en-US"/>
                    </w:rPr>
                  </w:rPrChange>
                </w:rPr>
                <w:t>8</w:t>
              </w:r>
            </w:ins>
          </w:p>
        </w:tc>
        <w:tc>
          <w:tcPr>
            <w:tcW w:w="1449" w:type="dxa"/>
            <w:tcBorders>
              <w:top w:val="nil"/>
              <w:left w:val="nil"/>
              <w:bottom w:val="nil"/>
              <w:right w:val="nil"/>
            </w:tcBorders>
            <w:shd w:val="clear" w:color="auto" w:fill="auto"/>
            <w:noWrap/>
            <w:vAlign w:val="bottom"/>
            <w:hideMark/>
          </w:tcPr>
          <w:p w14:paraId="5661CD46" w14:textId="77777777" w:rsidR="00BB4D99" w:rsidRPr="00017F27" w:rsidRDefault="00BB4D99" w:rsidP="00BB4D99">
            <w:pPr>
              <w:rPr>
                <w:ins w:id="2197" w:author="Bruno Sanchez-Andrade Nuno" w:date="2012-08-17T17:13:00Z"/>
                <w:rFonts w:ascii="Calibri" w:eastAsia="Times New Roman" w:hAnsi="Calibri" w:cs="Times New Roman"/>
                <w:color w:val="31869B"/>
                <w:sz w:val="20"/>
                <w:szCs w:val="20"/>
                <w:lang w:eastAsia="en-US"/>
                <w:rPrChange w:id="2198" w:author="Bruno Sanchez-Andrade Nuno" w:date="2012-08-17T17:15:00Z">
                  <w:rPr>
                    <w:ins w:id="2199" w:author="Bruno Sanchez-Andrade Nuno" w:date="2012-08-17T17:13:00Z"/>
                    <w:rFonts w:ascii="Calibri" w:eastAsia="Times New Roman" w:hAnsi="Calibri" w:cs="Times New Roman"/>
                    <w:color w:val="31869B"/>
                    <w:sz w:val="24"/>
                    <w:szCs w:val="24"/>
                    <w:lang w:eastAsia="en-US"/>
                  </w:rPr>
                </w:rPrChange>
              </w:rPr>
            </w:pPr>
            <w:ins w:id="2200" w:author="Bruno Sanchez-Andrade Nuno" w:date="2012-08-17T17:13:00Z">
              <w:r w:rsidRPr="00017F27">
                <w:rPr>
                  <w:rFonts w:ascii="Calibri" w:eastAsia="Times New Roman" w:hAnsi="Calibri" w:cs="Times New Roman"/>
                  <w:color w:val="31869B"/>
                  <w:sz w:val="20"/>
                  <w:szCs w:val="20"/>
                  <w:lang w:eastAsia="en-US"/>
                  <w:rPrChange w:id="2201" w:author="Bruno Sanchez-Andrade Nuno" w:date="2012-08-17T17:15:00Z">
                    <w:rPr>
                      <w:rFonts w:ascii="Calibri" w:eastAsia="Times New Roman" w:hAnsi="Calibri" w:cs="Times New Roman"/>
                      <w:color w:val="31869B"/>
                      <w:sz w:val="24"/>
                      <w:szCs w:val="24"/>
                      <w:lang w:eastAsia="en-US"/>
                    </w:rPr>
                  </w:rPrChange>
                </w:rPr>
                <w:t>Ireland</w:t>
              </w:r>
            </w:ins>
          </w:p>
        </w:tc>
        <w:tc>
          <w:tcPr>
            <w:tcW w:w="1210" w:type="dxa"/>
            <w:tcBorders>
              <w:top w:val="nil"/>
              <w:left w:val="nil"/>
              <w:bottom w:val="nil"/>
              <w:right w:val="single" w:sz="4" w:space="0" w:color="auto"/>
            </w:tcBorders>
            <w:shd w:val="clear" w:color="auto" w:fill="auto"/>
            <w:noWrap/>
            <w:vAlign w:val="bottom"/>
            <w:hideMark/>
          </w:tcPr>
          <w:p w14:paraId="010CDFA2" w14:textId="77777777" w:rsidR="00BB4D99" w:rsidRPr="00017F27" w:rsidRDefault="00BB4D99" w:rsidP="00BB4D99">
            <w:pPr>
              <w:jc w:val="right"/>
              <w:rPr>
                <w:ins w:id="2202" w:author="Bruno Sanchez-Andrade Nuno" w:date="2012-08-17T17:13:00Z"/>
                <w:rFonts w:ascii="Calibri" w:eastAsia="Times New Roman" w:hAnsi="Calibri" w:cs="Times New Roman"/>
                <w:color w:val="31869B"/>
                <w:sz w:val="20"/>
                <w:szCs w:val="20"/>
                <w:lang w:eastAsia="en-US"/>
                <w:rPrChange w:id="2203" w:author="Bruno Sanchez-Andrade Nuno" w:date="2012-08-17T17:15:00Z">
                  <w:rPr>
                    <w:ins w:id="2204" w:author="Bruno Sanchez-Andrade Nuno" w:date="2012-08-17T17:13:00Z"/>
                    <w:rFonts w:ascii="Calibri" w:eastAsia="Times New Roman" w:hAnsi="Calibri" w:cs="Times New Roman"/>
                    <w:color w:val="31869B"/>
                    <w:sz w:val="24"/>
                    <w:szCs w:val="24"/>
                    <w:lang w:eastAsia="en-US"/>
                  </w:rPr>
                </w:rPrChange>
              </w:rPr>
            </w:pPr>
            <w:ins w:id="2205" w:author="Bruno Sanchez-Andrade Nuno" w:date="2012-08-17T17:13:00Z">
              <w:r w:rsidRPr="00017F27">
                <w:rPr>
                  <w:rFonts w:ascii="Calibri" w:eastAsia="Times New Roman" w:hAnsi="Calibri" w:cs="Times New Roman"/>
                  <w:color w:val="31869B"/>
                  <w:sz w:val="20"/>
                  <w:szCs w:val="20"/>
                  <w:lang w:eastAsia="en-US"/>
                  <w:rPrChange w:id="2206" w:author="Bruno Sanchez-Andrade Nuno" w:date="2012-08-17T17:15:00Z">
                    <w:rPr>
                      <w:rFonts w:ascii="Calibri" w:eastAsia="Times New Roman" w:hAnsi="Calibri" w:cs="Times New Roman"/>
                      <w:color w:val="31869B"/>
                      <w:sz w:val="24"/>
                      <w:szCs w:val="24"/>
                      <w:lang w:eastAsia="en-US"/>
                    </w:rPr>
                  </w:rPrChange>
                </w:rPr>
                <w:t>79.89</w:t>
              </w:r>
            </w:ins>
          </w:p>
        </w:tc>
      </w:tr>
      <w:tr w:rsidR="00017F27" w:rsidRPr="00017F27" w14:paraId="07B2716F" w14:textId="77777777" w:rsidTr="00017F27">
        <w:trPr>
          <w:trHeight w:val="300"/>
          <w:ins w:id="2207"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2984CFA3" w14:textId="77777777" w:rsidR="00BB4D99" w:rsidRPr="00017F27" w:rsidRDefault="00BB4D99" w:rsidP="00BB4D99">
            <w:pPr>
              <w:jc w:val="right"/>
              <w:rPr>
                <w:ins w:id="2208" w:author="Bruno Sanchez-Andrade Nuno" w:date="2012-08-17T17:13:00Z"/>
                <w:rFonts w:ascii="Calibri" w:eastAsia="Times New Roman" w:hAnsi="Calibri" w:cs="Times New Roman"/>
                <w:color w:val="963634"/>
                <w:sz w:val="20"/>
                <w:szCs w:val="20"/>
                <w:lang w:eastAsia="en-US"/>
                <w:rPrChange w:id="2209" w:author="Bruno Sanchez-Andrade Nuno" w:date="2012-08-17T17:15:00Z">
                  <w:rPr>
                    <w:ins w:id="2210" w:author="Bruno Sanchez-Andrade Nuno" w:date="2012-08-17T17:13:00Z"/>
                    <w:rFonts w:ascii="Calibri" w:eastAsia="Times New Roman" w:hAnsi="Calibri" w:cs="Times New Roman"/>
                    <w:color w:val="963634"/>
                    <w:sz w:val="24"/>
                    <w:szCs w:val="24"/>
                    <w:lang w:eastAsia="en-US"/>
                  </w:rPr>
                </w:rPrChange>
              </w:rPr>
            </w:pPr>
            <w:ins w:id="2211" w:author="Bruno Sanchez-Andrade Nuno" w:date="2012-08-17T17:13:00Z">
              <w:r w:rsidRPr="00017F27">
                <w:rPr>
                  <w:rFonts w:ascii="Calibri" w:eastAsia="Times New Roman" w:hAnsi="Calibri" w:cs="Times New Roman"/>
                  <w:color w:val="963634"/>
                  <w:sz w:val="20"/>
                  <w:szCs w:val="20"/>
                  <w:lang w:eastAsia="en-US"/>
                  <w:rPrChange w:id="2212" w:author="Bruno Sanchez-Andrade Nuno" w:date="2012-08-17T17:15:00Z">
                    <w:rPr>
                      <w:rFonts w:ascii="Calibri" w:eastAsia="Times New Roman" w:hAnsi="Calibri" w:cs="Times New Roman"/>
                      <w:color w:val="963634"/>
                      <w:sz w:val="24"/>
                      <w:szCs w:val="24"/>
                      <w:lang w:eastAsia="en-US"/>
                    </w:rPr>
                  </w:rPrChange>
                </w:rPr>
                <w:t>9</w:t>
              </w:r>
            </w:ins>
          </w:p>
        </w:tc>
        <w:tc>
          <w:tcPr>
            <w:tcW w:w="1399" w:type="dxa"/>
            <w:tcBorders>
              <w:top w:val="nil"/>
              <w:left w:val="nil"/>
              <w:bottom w:val="nil"/>
              <w:right w:val="nil"/>
            </w:tcBorders>
            <w:shd w:val="clear" w:color="F2DCDB" w:fill="F2DCDB"/>
            <w:noWrap/>
            <w:vAlign w:val="bottom"/>
            <w:hideMark/>
          </w:tcPr>
          <w:p w14:paraId="671E79FA" w14:textId="77777777" w:rsidR="00BB4D99" w:rsidRPr="00017F27" w:rsidRDefault="00BB4D99" w:rsidP="00BB4D99">
            <w:pPr>
              <w:rPr>
                <w:ins w:id="2213" w:author="Bruno Sanchez-Andrade Nuno" w:date="2012-08-17T17:13:00Z"/>
                <w:rFonts w:ascii="Calibri" w:eastAsia="Times New Roman" w:hAnsi="Calibri" w:cs="Times New Roman"/>
                <w:color w:val="963634"/>
                <w:sz w:val="20"/>
                <w:szCs w:val="20"/>
                <w:lang w:eastAsia="en-US"/>
                <w:rPrChange w:id="2214" w:author="Bruno Sanchez-Andrade Nuno" w:date="2012-08-17T17:15:00Z">
                  <w:rPr>
                    <w:ins w:id="2215" w:author="Bruno Sanchez-Andrade Nuno" w:date="2012-08-17T17:13:00Z"/>
                    <w:rFonts w:ascii="Calibri" w:eastAsia="Times New Roman" w:hAnsi="Calibri" w:cs="Times New Roman"/>
                    <w:color w:val="963634"/>
                    <w:sz w:val="24"/>
                    <w:szCs w:val="24"/>
                    <w:lang w:eastAsia="en-US"/>
                  </w:rPr>
                </w:rPrChange>
              </w:rPr>
            </w:pPr>
            <w:ins w:id="2216" w:author="Bruno Sanchez-Andrade Nuno" w:date="2012-08-17T17:13:00Z">
              <w:r w:rsidRPr="00017F27">
                <w:rPr>
                  <w:rFonts w:ascii="Calibri" w:eastAsia="Times New Roman" w:hAnsi="Calibri" w:cs="Times New Roman"/>
                  <w:color w:val="963634"/>
                  <w:sz w:val="20"/>
                  <w:szCs w:val="20"/>
                  <w:lang w:eastAsia="en-US"/>
                  <w:rPrChange w:id="2217" w:author="Bruno Sanchez-Andrade Nuno" w:date="2012-08-17T17:15:00Z">
                    <w:rPr>
                      <w:rFonts w:ascii="Calibri" w:eastAsia="Times New Roman" w:hAnsi="Calibri" w:cs="Times New Roman"/>
                      <w:color w:val="963634"/>
                      <w:sz w:val="24"/>
                      <w:szCs w:val="24"/>
                      <w:lang w:eastAsia="en-US"/>
                    </w:rPr>
                  </w:rPrChange>
                </w:rPr>
                <w:t>Germany</w:t>
              </w:r>
            </w:ins>
          </w:p>
        </w:tc>
        <w:tc>
          <w:tcPr>
            <w:tcW w:w="1245" w:type="dxa"/>
            <w:tcBorders>
              <w:top w:val="nil"/>
              <w:left w:val="nil"/>
              <w:bottom w:val="nil"/>
              <w:right w:val="single" w:sz="4" w:space="0" w:color="auto"/>
            </w:tcBorders>
            <w:shd w:val="clear" w:color="F2DCDB" w:fill="F2DCDB"/>
            <w:noWrap/>
            <w:vAlign w:val="bottom"/>
            <w:hideMark/>
          </w:tcPr>
          <w:p w14:paraId="173A5CE4" w14:textId="77777777" w:rsidR="00BB4D99" w:rsidRPr="00017F27" w:rsidRDefault="00BB4D99" w:rsidP="00BB4D99">
            <w:pPr>
              <w:jc w:val="right"/>
              <w:rPr>
                <w:ins w:id="2218" w:author="Bruno Sanchez-Andrade Nuno" w:date="2012-08-17T17:13:00Z"/>
                <w:rFonts w:ascii="Calibri" w:eastAsia="Times New Roman" w:hAnsi="Calibri" w:cs="Times New Roman"/>
                <w:color w:val="963634"/>
                <w:sz w:val="20"/>
                <w:szCs w:val="20"/>
                <w:lang w:eastAsia="en-US"/>
                <w:rPrChange w:id="2219" w:author="Bruno Sanchez-Andrade Nuno" w:date="2012-08-17T17:15:00Z">
                  <w:rPr>
                    <w:ins w:id="2220" w:author="Bruno Sanchez-Andrade Nuno" w:date="2012-08-17T17:13:00Z"/>
                    <w:rFonts w:ascii="Calibri" w:eastAsia="Times New Roman" w:hAnsi="Calibri" w:cs="Times New Roman"/>
                    <w:color w:val="963634"/>
                    <w:sz w:val="24"/>
                    <w:szCs w:val="24"/>
                    <w:lang w:eastAsia="en-US"/>
                  </w:rPr>
                </w:rPrChange>
              </w:rPr>
            </w:pPr>
            <w:ins w:id="2221" w:author="Bruno Sanchez-Andrade Nuno" w:date="2012-08-17T17:13:00Z">
              <w:r w:rsidRPr="00017F27">
                <w:rPr>
                  <w:rFonts w:ascii="Calibri" w:eastAsia="Times New Roman" w:hAnsi="Calibri" w:cs="Times New Roman"/>
                  <w:color w:val="963634"/>
                  <w:sz w:val="20"/>
                  <w:szCs w:val="20"/>
                  <w:lang w:eastAsia="en-US"/>
                  <w:rPrChange w:id="2222" w:author="Bruno Sanchez-Andrade Nuno" w:date="2012-08-17T17:15:00Z">
                    <w:rPr>
                      <w:rFonts w:ascii="Calibri" w:eastAsia="Times New Roman" w:hAnsi="Calibri" w:cs="Times New Roman"/>
                      <w:color w:val="963634"/>
                      <w:sz w:val="24"/>
                      <w:szCs w:val="24"/>
                      <w:lang w:eastAsia="en-US"/>
                    </w:rPr>
                  </w:rPrChange>
                </w:rPr>
                <w:t>79.98</w:t>
              </w:r>
            </w:ins>
          </w:p>
        </w:tc>
        <w:tc>
          <w:tcPr>
            <w:tcW w:w="581" w:type="dxa"/>
            <w:tcBorders>
              <w:top w:val="nil"/>
              <w:left w:val="nil"/>
              <w:bottom w:val="nil"/>
              <w:right w:val="nil"/>
            </w:tcBorders>
            <w:shd w:val="clear" w:color="FDE9D9" w:fill="FDE9D9"/>
            <w:noWrap/>
            <w:vAlign w:val="bottom"/>
            <w:hideMark/>
          </w:tcPr>
          <w:p w14:paraId="350A4DFA" w14:textId="77777777" w:rsidR="00BB4D99" w:rsidRPr="00017F27" w:rsidRDefault="00BB4D99" w:rsidP="00BB4D99">
            <w:pPr>
              <w:jc w:val="right"/>
              <w:rPr>
                <w:ins w:id="2223" w:author="Bruno Sanchez-Andrade Nuno" w:date="2012-08-17T17:13:00Z"/>
                <w:rFonts w:ascii="Calibri" w:eastAsia="Times New Roman" w:hAnsi="Calibri" w:cs="Times New Roman"/>
                <w:color w:val="E26B0A"/>
                <w:sz w:val="20"/>
                <w:szCs w:val="20"/>
                <w:lang w:eastAsia="en-US"/>
                <w:rPrChange w:id="2224" w:author="Bruno Sanchez-Andrade Nuno" w:date="2012-08-17T17:15:00Z">
                  <w:rPr>
                    <w:ins w:id="2225" w:author="Bruno Sanchez-Andrade Nuno" w:date="2012-08-17T17:13:00Z"/>
                    <w:rFonts w:ascii="Calibri" w:eastAsia="Times New Roman" w:hAnsi="Calibri" w:cs="Times New Roman"/>
                    <w:color w:val="E26B0A"/>
                    <w:sz w:val="24"/>
                    <w:szCs w:val="24"/>
                    <w:lang w:eastAsia="en-US"/>
                  </w:rPr>
                </w:rPrChange>
              </w:rPr>
            </w:pPr>
            <w:ins w:id="2226" w:author="Bruno Sanchez-Andrade Nuno" w:date="2012-08-17T17:13:00Z">
              <w:r w:rsidRPr="00017F27">
                <w:rPr>
                  <w:rFonts w:ascii="Calibri" w:eastAsia="Times New Roman" w:hAnsi="Calibri" w:cs="Times New Roman"/>
                  <w:color w:val="E26B0A"/>
                  <w:sz w:val="20"/>
                  <w:szCs w:val="20"/>
                  <w:lang w:eastAsia="en-US"/>
                  <w:rPrChange w:id="2227" w:author="Bruno Sanchez-Andrade Nuno" w:date="2012-08-17T17:15:00Z">
                    <w:rPr>
                      <w:rFonts w:ascii="Calibri" w:eastAsia="Times New Roman" w:hAnsi="Calibri" w:cs="Times New Roman"/>
                      <w:color w:val="E26B0A"/>
                      <w:sz w:val="24"/>
                      <w:szCs w:val="24"/>
                      <w:lang w:eastAsia="en-US"/>
                    </w:rPr>
                  </w:rPrChange>
                </w:rPr>
                <w:t>9</w:t>
              </w:r>
            </w:ins>
          </w:p>
        </w:tc>
        <w:tc>
          <w:tcPr>
            <w:tcW w:w="1414" w:type="dxa"/>
            <w:tcBorders>
              <w:top w:val="nil"/>
              <w:left w:val="nil"/>
              <w:bottom w:val="nil"/>
              <w:right w:val="nil"/>
            </w:tcBorders>
            <w:shd w:val="clear" w:color="FDE9D9" w:fill="FDE9D9"/>
            <w:noWrap/>
            <w:vAlign w:val="bottom"/>
            <w:hideMark/>
          </w:tcPr>
          <w:p w14:paraId="675E3DAB" w14:textId="77777777" w:rsidR="00BB4D99" w:rsidRPr="00017F27" w:rsidRDefault="00BB4D99" w:rsidP="00BB4D99">
            <w:pPr>
              <w:rPr>
                <w:ins w:id="2228" w:author="Bruno Sanchez-Andrade Nuno" w:date="2012-08-17T17:13:00Z"/>
                <w:rFonts w:ascii="Calibri" w:eastAsia="Times New Roman" w:hAnsi="Calibri" w:cs="Times New Roman"/>
                <w:color w:val="E26B0A"/>
                <w:sz w:val="20"/>
                <w:szCs w:val="20"/>
                <w:lang w:eastAsia="en-US"/>
                <w:rPrChange w:id="2229" w:author="Bruno Sanchez-Andrade Nuno" w:date="2012-08-17T17:15:00Z">
                  <w:rPr>
                    <w:ins w:id="2230" w:author="Bruno Sanchez-Andrade Nuno" w:date="2012-08-17T17:13:00Z"/>
                    <w:rFonts w:ascii="Calibri" w:eastAsia="Times New Roman" w:hAnsi="Calibri" w:cs="Times New Roman"/>
                    <w:color w:val="E26B0A"/>
                    <w:sz w:val="24"/>
                    <w:szCs w:val="24"/>
                    <w:lang w:eastAsia="en-US"/>
                  </w:rPr>
                </w:rPrChange>
              </w:rPr>
            </w:pPr>
            <w:ins w:id="2231" w:author="Bruno Sanchez-Andrade Nuno" w:date="2012-08-17T17:13:00Z">
              <w:r w:rsidRPr="00017F27">
                <w:rPr>
                  <w:rFonts w:ascii="Calibri" w:eastAsia="Times New Roman" w:hAnsi="Calibri" w:cs="Times New Roman"/>
                  <w:color w:val="E26B0A"/>
                  <w:sz w:val="20"/>
                  <w:szCs w:val="20"/>
                  <w:lang w:eastAsia="en-US"/>
                  <w:rPrChange w:id="2232" w:author="Bruno Sanchez-Andrade Nuno" w:date="2012-08-17T17:15:00Z">
                    <w:rPr>
                      <w:rFonts w:ascii="Calibri" w:eastAsia="Times New Roman" w:hAnsi="Calibri" w:cs="Times New Roman"/>
                      <w:color w:val="E26B0A"/>
                      <w:sz w:val="24"/>
                      <w:szCs w:val="24"/>
                      <w:lang w:eastAsia="en-US"/>
                    </w:rPr>
                  </w:rPrChange>
                </w:rPr>
                <w:t>Austria</w:t>
              </w:r>
            </w:ins>
          </w:p>
        </w:tc>
        <w:tc>
          <w:tcPr>
            <w:tcW w:w="1260" w:type="dxa"/>
            <w:tcBorders>
              <w:top w:val="nil"/>
              <w:left w:val="nil"/>
              <w:bottom w:val="nil"/>
              <w:right w:val="single" w:sz="4" w:space="0" w:color="auto"/>
            </w:tcBorders>
            <w:shd w:val="clear" w:color="FDE9D9" w:fill="FDE9D9"/>
            <w:noWrap/>
            <w:vAlign w:val="bottom"/>
            <w:hideMark/>
          </w:tcPr>
          <w:p w14:paraId="2570BEC3" w14:textId="77777777" w:rsidR="00BB4D99" w:rsidRPr="00017F27" w:rsidRDefault="00BB4D99" w:rsidP="00BB4D99">
            <w:pPr>
              <w:jc w:val="right"/>
              <w:rPr>
                <w:ins w:id="2233" w:author="Bruno Sanchez-Andrade Nuno" w:date="2012-08-17T17:13:00Z"/>
                <w:rFonts w:ascii="Calibri" w:eastAsia="Times New Roman" w:hAnsi="Calibri" w:cs="Times New Roman"/>
                <w:color w:val="E26B0A"/>
                <w:sz w:val="20"/>
                <w:szCs w:val="20"/>
                <w:lang w:eastAsia="en-US"/>
                <w:rPrChange w:id="2234" w:author="Bruno Sanchez-Andrade Nuno" w:date="2012-08-17T17:15:00Z">
                  <w:rPr>
                    <w:ins w:id="2235" w:author="Bruno Sanchez-Andrade Nuno" w:date="2012-08-17T17:13:00Z"/>
                    <w:rFonts w:ascii="Calibri" w:eastAsia="Times New Roman" w:hAnsi="Calibri" w:cs="Times New Roman"/>
                    <w:color w:val="E26B0A"/>
                    <w:sz w:val="24"/>
                    <w:szCs w:val="24"/>
                    <w:lang w:eastAsia="en-US"/>
                  </w:rPr>
                </w:rPrChange>
              </w:rPr>
            </w:pPr>
            <w:ins w:id="2236" w:author="Bruno Sanchez-Andrade Nuno" w:date="2012-08-17T17:13:00Z">
              <w:r w:rsidRPr="00017F27">
                <w:rPr>
                  <w:rFonts w:ascii="Calibri" w:eastAsia="Times New Roman" w:hAnsi="Calibri" w:cs="Times New Roman"/>
                  <w:color w:val="E26B0A"/>
                  <w:sz w:val="20"/>
                  <w:szCs w:val="20"/>
                  <w:lang w:eastAsia="en-US"/>
                  <w:rPrChange w:id="2237" w:author="Bruno Sanchez-Andrade Nuno" w:date="2012-08-17T17:15:00Z">
                    <w:rPr>
                      <w:rFonts w:ascii="Calibri" w:eastAsia="Times New Roman" w:hAnsi="Calibri" w:cs="Times New Roman"/>
                      <w:color w:val="E26B0A"/>
                      <w:sz w:val="24"/>
                      <w:szCs w:val="24"/>
                      <w:lang w:eastAsia="en-US"/>
                    </w:rPr>
                  </w:rPrChange>
                </w:rPr>
                <w:t>79.65</w:t>
              </w:r>
            </w:ins>
          </w:p>
        </w:tc>
        <w:tc>
          <w:tcPr>
            <w:tcW w:w="581" w:type="dxa"/>
            <w:tcBorders>
              <w:top w:val="nil"/>
              <w:left w:val="nil"/>
              <w:bottom w:val="nil"/>
              <w:right w:val="nil"/>
            </w:tcBorders>
            <w:shd w:val="clear" w:color="DAEEF3" w:fill="DAEEF3"/>
            <w:noWrap/>
            <w:vAlign w:val="bottom"/>
            <w:hideMark/>
          </w:tcPr>
          <w:p w14:paraId="7152F90E" w14:textId="77777777" w:rsidR="00BB4D99" w:rsidRPr="00017F27" w:rsidRDefault="00BB4D99" w:rsidP="00BB4D99">
            <w:pPr>
              <w:jc w:val="right"/>
              <w:rPr>
                <w:ins w:id="2238" w:author="Bruno Sanchez-Andrade Nuno" w:date="2012-08-17T17:13:00Z"/>
                <w:rFonts w:ascii="Calibri" w:eastAsia="Times New Roman" w:hAnsi="Calibri" w:cs="Times New Roman"/>
                <w:color w:val="000000"/>
                <w:sz w:val="20"/>
                <w:szCs w:val="20"/>
                <w:lang w:eastAsia="en-US"/>
                <w:rPrChange w:id="2239" w:author="Bruno Sanchez-Andrade Nuno" w:date="2012-08-17T17:15:00Z">
                  <w:rPr>
                    <w:ins w:id="2240" w:author="Bruno Sanchez-Andrade Nuno" w:date="2012-08-17T17:13:00Z"/>
                    <w:rFonts w:ascii="Calibri" w:eastAsia="Times New Roman" w:hAnsi="Calibri" w:cs="Times New Roman"/>
                    <w:color w:val="000000"/>
                    <w:sz w:val="24"/>
                    <w:szCs w:val="24"/>
                    <w:lang w:eastAsia="en-US"/>
                  </w:rPr>
                </w:rPrChange>
              </w:rPr>
            </w:pPr>
            <w:ins w:id="2241" w:author="Bruno Sanchez-Andrade Nuno" w:date="2012-08-17T17:13:00Z">
              <w:r w:rsidRPr="00017F27">
                <w:rPr>
                  <w:rFonts w:ascii="Calibri" w:eastAsia="Times New Roman" w:hAnsi="Calibri" w:cs="Times New Roman"/>
                  <w:color w:val="000000"/>
                  <w:sz w:val="20"/>
                  <w:szCs w:val="20"/>
                  <w:lang w:eastAsia="en-US"/>
                  <w:rPrChange w:id="2242" w:author="Bruno Sanchez-Andrade Nuno" w:date="2012-08-17T17:15:00Z">
                    <w:rPr>
                      <w:rFonts w:ascii="Calibri" w:eastAsia="Times New Roman" w:hAnsi="Calibri" w:cs="Times New Roman"/>
                      <w:color w:val="000000"/>
                      <w:sz w:val="24"/>
                      <w:szCs w:val="24"/>
                      <w:lang w:eastAsia="en-US"/>
                    </w:rPr>
                  </w:rPrChange>
                </w:rPr>
                <w:t>9</w:t>
              </w:r>
            </w:ins>
          </w:p>
        </w:tc>
        <w:tc>
          <w:tcPr>
            <w:tcW w:w="1449" w:type="dxa"/>
            <w:tcBorders>
              <w:top w:val="nil"/>
              <w:left w:val="nil"/>
              <w:bottom w:val="nil"/>
              <w:right w:val="nil"/>
            </w:tcBorders>
            <w:shd w:val="clear" w:color="DAEEF3" w:fill="DAEEF3"/>
            <w:noWrap/>
            <w:vAlign w:val="bottom"/>
            <w:hideMark/>
          </w:tcPr>
          <w:p w14:paraId="17299376" w14:textId="77777777" w:rsidR="00BB4D99" w:rsidRPr="00017F27" w:rsidRDefault="00BB4D99" w:rsidP="00BB4D99">
            <w:pPr>
              <w:rPr>
                <w:ins w:id="2243" w:author="Bruno Sanchez-Andrade Nuno" w:date="2012-08-17T17:13:00Z"/>
                <w:rFonts w:ascii="Calibri" w:eastAsia="Times New Roman" w:hAnsi="Calibri" w:cs="Times New Roman"/>
                <w:color w:val="31869B"/>
                <w:sz w:val="20"/>
                <w:szCs w:val="20"/>
                <w:lang w:eastAsia="en-US"/>
                <w:rPrChange w:id="2244" w:author="Bruno Sanchez-Andrade Nuno" w:date="2012-08-17T17:15:00Z">
                  <w:rPr>
                    <w:ins w:id="2245" w:author="Bruno Sanchez-Andrade Nuno" w:date="2012-08-17T17:13:00Z"/>
                    <w:rFonts w:ascii="Calibri" w:eastAsia="Times New Roman" w:hAnsi="Calibri" w:cs="Times New Roman"/>
                    <w:color w:val="31869B"/>
                    <w:sz w:val="24"/>
                    <w:szCs w:val="24"/>
                    <w:lang w:eastAsia="en-US"/>
                  </w:rPr>
                </w:rPrChange>
              </w:rPr>
            </w:pPr>
            <w:ins w:id="2246" w:author="Bruno Sanchez-Andrade Nuno" w:date="2012-08-17T17:13:00Z">
              <w:r w:rsidRPr="00017F27">
                <w:rPr>
                  <w:rFonts w:ascii="Calibri" w:eastAsia="Times New Roman" w:hAnsi="Calibri" w:cs="Times New Roman"/>
                  <w:color w:val="31869B"/>
                  <w:sz w:val="20"/>
                  <w:szCs w:val="20"/>
                  <w:lang w:eastAsia="en-US"/>
                  <w:rPrChange w:id="2247" w:author="Bruno Sanchez-Andrade Nuno" w:date="2012-08-17T17:15:00Z">
                    <w:rPr>
                      <w:rFonts w:ascii="Calibri" w:eastAsia="Times New Roman" w:hAnsi="Calibri" w:cs="Times New Roman"/>
                      <w:color w:val="31869B"/>
                      <w:sz w:val="24"/>
                      <w:szCs w:val="24"/>
                      <w:lang w:eastAsia="en-US"/>
                    </w:rPr>
                  </w:rPrChange>
                </w:rPr>
                <w:t>Austria</w:t>
              </w:r>
            </w:ins>
          </w:p>
        </w:tc>
        <w:tc>
          <w:tcPr>
            <w:tcW w:w="1210" w:type="dxa"/>
            <w:tcBorders>
              <w:top w:val="nil"/>
              <w:left w:val="nil"/>
              <w:bottom w:val="nil"/>
              <w:right w:val="single" w:sz="4" w:space="0" w:color="auto"/>
            </w:tcBorders>
            <w:shd w:val="clear" w:color="DAEEF3" w:fill="DAEEF3"/>
            <w:noWrap/>
            <w:vAlign w:val="bottom"/>
            <w:hideMark/>
          </w:tcPr>
          <w:p w14:paraId="310AD5A2" w14:textId="77777777" w:rsidR="00BB4D99" w:rsidRPr="00017F27" w:rsidRDefault="00BB4D99" w:rsidP="00BB4D99">
            <w:pPr>
              <w:jc w:val="right"/>
              <w:rPr>
                <w:ins w:id="2248" w:author="Bruno Sanchez-Andrade Nuno" w:date="2012-08-17T17:13:00Z"/>
                <w:rFonts w:ascii="Calibri" w:eastAsia="Times New Roman" w:hAnsi="Calibri" w:cs="Times New Roman"/>
                <w:color w:val="31869B"/>
                <w:sz w:val="20"/>
                <w:szCs w:val="20"/>
                <w:lang w:eastAsia="en-US"/>
                <w:rPrChange w:id="2249" w:author="Bruno Sanchez-Andrade Nuno" w:date="2012-08-17T17:15:00Z">
                  <w:rPr>
                    <w:ins w:id="2250" w:author="Bruno Sanchez-Andrade Nuno" w:date="2012-08-17T17:13:00Z"/>
                    <w:rFonts w:ascii="Calibri" w:eastAsia="Times New Roman" w:hAnsi="Calibri" w:cs="Times New Roman"/>
                    <w:color w:val="31869B"/>
                    <w:sz w:val="24"/>
                    <w:szCs w:val="24"/>
                    <w:lang w:eastAsia="en-US"/>
                  </w:rPr>
                </w:rPrChange>
              </w:rPr>
            </w:pPr>
            <w:ins w:id="2251" w:author="Bruno Sanchez-Andrade Nuno" w:date="2012-08-17T17:13:00Z">
              <w:r w:rsidRPr="00017F27">
                <w:rPr>
                  <w:rFonts w:ascii="Calibri" w:eastAsia="Times New Roman" w:hAnsi="Calibri" w:cs="Times New Roman"/>
                  <w:color w:val="31869B"/>
                  <w:sz w:val="20"/>
                  <w:szCs w:val="20"/>
                  <w:lang w:eastAsia="en-US"/>
                  <w:rPrChange w:id="2252" w:author="Bruno Sanchez-Andrade Nuno" w:date="2012-08-17T17:15:00Z">
                    <w:rPr>
                      <w:rFonts w:ascii="Calibri" w:eastAsia="Times New Roman" w:hAnsi="Calibri" w:cs="Times New Roman"/>
                      <w:color w:val="31869B"/>
                      <w:sz w:val="24"/>
                      <w:szCs w:val="24"/>
                      <w:lang w:eastAsia="en-US"/>
                    </w:rPr>
                  </w:rPrChange>
                </w:rPr>
                <w:t>79.18</w:t>
              </w:r>
            </w:ins>
          </w:p>
        </w:tc>
      </w:tr>
      <w:tr w:rsidR="00017F27" w:rsidRPr="00017F27" w14:paraId="43870D1A" w14:textId="77777777" w:rsidTr="00017F27">
        <w:trPr>
          <w:trHeight w:val="300"/>
          <w:ins w:id="2253"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63B67109" w14:textId="77777777" w:rsidR="00BB4D99" w:rsidRPr="00017F27" w:rsidRDefault="00BB4D99" w:rsidP="00BB4D99">
            <w:pPr>
              <w:jc w:val="right"/>
              <w:rPr>
                <w:ins w:id="2254" w:author="Bruno Sanchez-Andrade Nuno" w:date="2012-08-17T17:13:00Z"/>
                <w:rFonts w:ascii="Calibri" w:eastAsia="Times New Roman" w:hAnsi="Calibri" w:cs="Times New Roman"/>
                <w:color w:val="963634"/>
                <w:sz w:val="20"/>
                <w:szCs w:val="20"/>
                <w:lang w:eastAsia="en-US"/>
                <w:rPrChange w:id="2255" w:author="Bruno Sanchez-Andrade Nuno" w:date="2012-08-17T17:15:00Z">
                  <w:rPr>
                    <w:ins w:id="2256" w:author="Bruno Sanchez-Andrade Nuno" w:date="2012-08-17T17:13:00Z"/>
                    <w:rFonts w:ascii="Calibri" w:eastAsia="Times New Roman" w:hAnsi="Calibri" w:cs="Times New Roman"/>
                    <w:color w:val="963634"/>
                    <w:sz w:val="24"/>
                    <w:szCs w:val="24"/>
                    <w:lang w:eastAsia="en-US"/>
                  </w:rPr>
                </w:rPrChange>
              </w:rPr>
            </w:pPr>
            <w:ins w:id="2257" w:author="Bruno Sanchez-Andrade Nuno" w:date="2012-08-17T17:13:00Z">
              <w:r w:rsidRPr="00017F27">
                <w:rPr>
                  <w:rFonts w:ascii="Calibri" w:eastAsia="Times New Roman" w:hAnsi="Calibri" w:cs="Times New Roman"/>
                  <w:color w:val="963634"/>
                  <w:sz w:val="20"/>
                  <w:szCs w:val="20"/>
                  <w:lang w:eastAsia="en-US"/>
                  <w:rPrChange w:id="2258" w:author="Bruno Sanchez-Andrade Nuno" w:date="2012-08-17T17:15:00Z">
                    <w:rPr>
                      <w:rFonts w:ascii="Calibri" w:eastAsia="Times New Roman" w:hAnsi="Calibri" w:cs="Times New Roman"/>
                      <w:color w:val="963634"/>
                      <w:sz w:val="24"/>
                      <w:szCs w:val="24"/>
                      <w:lang w:eastAsia="en-US"/>
                    </w:rPr>
                  </w:rPrChange>
                </w:rPr>
                <w:t>10</w:t>
              </w:r>
            </w:ins>
          </w:p>
        </w:tc>
        <w:tc>
          <w:tcPr>
            <w:tcW w:w="1399" w:type="dxa"/>
            <w:tcBorders>
              <w:top w:val="nil"/>
              <w:left w:val="nil"/>
              <w:bottom w:val="nil"/>
              <w:right w:val="nil"/>
            </w:tcBorders>
            <w:shd w:val="clear" w:color="auto" w:fill="auto"/>
            <w:noWrap/>
            <w:vAlign w:val="bottom"/>
            <w:hideMark/>
          </w:tcPr>
          <w:p w14:paraId="691B4B92" w14:textId="7B622DF1" w:rsidR="00BB4D99" w:rsidRPr="00017F27" w:rsidRDefault="00017F27" w:rsidP="00BB4D99">
            <w:pPr>
              <w:rPr>
                <w:ins w:id="2259" w:author="Bruno Sanchez-Andrade Nuno" w:date="2012-08-17T17:13:00Z"/>
                <w:rFonts w:ascii="Calibri" w:eastAsia="Times New Roman" w:hAnsi="Calibri" w:cs="Times New Roman"/>
                <w:color w:val="963634"/>
                <w:sz w:val="20"/>
                <w:szCs w:val="20"/>
                <w:lang w:eastAsia="en-US"/>
                <w:rPrChange w:id="2260" w:author="Bruno Sanchez-Andrade Nuno" w:date="2012-08-17T17:15:00Z">
                  <w:rPr>
                    <w:ins w:id="2261" w:author="Bruno Sanchez-Andrade Nuno" w:date="2012-08-17T17:13:00Z"/>
                    <w:rFonts w:ascii="Calibri" w:eastAsia="Times New Roman" w:hAnsi="Calibri" w:cs="Times New Roman"/>
                    <w:color w:val="963634"/>
                    <w:sz w:val="24"/>
                    <w:szCs w:val="24"/>
                    <w:lang w:eastAsia="en-US"/>
                  </w:rPr>
                </w:rPrChange>
              </w:rPr>
            </w:pPr>
            <w:ins w:id="2262" w:author="Bruno Sanchez-Andrade Nuno" w:date="2012-08-17T17:16:00Z">
              <w:r>
                <w:rPr>
                  <w:rFonts w:ascii="Calibri" w:eastAsia="Times New Roman" w:hAnsi="Calibri" w:cs="Times New Roman"/>
                  <w:color w:val="963634"/>
                  <w:sz w:val="20"/>
                  <w:szCs w:val="20"/>
                  <w:lang w:eastAsia="en-US"/>
                </w:rPr>
                <w:t>UK</w:t>
              </w:r>
            </w:ins>
          </w:p>
        </w:tc>
        <w:tc>
          <w:tcPr>
            <w:tcW w:w="1245" w:type="dxa"/>
            <w:tcBorders>
              <w:top w:val="nil"/>
              <w:left w:val="nil"/>
              <w:bottom w:val="nil"/>
              <w:right w:val="single" w:sz="4" w:space="0" w:color="auto"/>
            </w:tcBorders>
            <w:shd w:val="clear" w:color="auto" w:fill="auto"/>
            <w:noWrap/>
            <w:vAlign w:val="bottom"/>
            <w:hideMark/>
          </w:tcPr>
          <w:p w14:paraId="572F100E" w14:textId="77777777" w:rsidR="00BB4D99" w:rsidRPr="00017F27" w:rsidRDefault="00BB4D99" w:rsidP="00BB4D99">
            <w:pPr>
              <w:jc w:val="right"/>
              <w:rPr>
                <w:ins w:id="2263" w:author="Bruno Sanchez-Andrade Nuno" w:date="2012-08-17T17:13:00Z"/>
                <w:rFonts w:ascii="Calibri" w:eastAsia="Times New Roman" w:hAnsi="Calibri" w:cs="Times New Roman"/>
                <w:color w:val="963634"/>
                <w:sz w:val="20"/>
                <w:szCs w:val="20"/>
                <w:lang w:eastAsia="en-US"/>
                <w:rPrChange w:id="2264" w:author="Bruno Sanchez-Andrade Nuno" w:date="2012-08-17T17:15:00Z">
                  <w:rPr>
                    <w:ins w:id="2265" w:author="Bruno Sanchez-Andrade Nuno" w:date="2012-08-17T17:13:00Z"/>
                    <w:rFonts w:ascii="Calibri" w:eastAsia="Times New Roman" w:hAnsi="Calibri" w:cs="Times New Roman"/>
                    <w:color w:val="963634"/>
                    <w:sz w:val="24"/>
                    <w:szCs w:val="24"/>
                    <w:lang w:eastAsia="en-US"/>
                  </w:rPr>
                </w:rPrChange>
              </w:rPr>
            </w:pPr>
            <w:ins w:id="2266" w:author="Bruno Sanchez-Andrade Nuno" w:date="2012-08-17T17:13:00Z">
              <w:r w:rsidRPr="00017F27">
                <w:rPr>
                  <w:rFonts w:ascii="Calibri" w:eastAsia="Times New Roman" w:hAnsi="Calibri" w:cs="Times New Roman"/>
                  <w:color w:val="963634"/>
                  <w:sz w:val="20"/>
                  <w:szCs w:val="20"/>
                  <w:lang w:eastAsia="en-US"/>
                  <w:rPrChange w:id="2267" w:author="Bruno Sanchez-Andrade Nuno" w:date="2012-08-17T17:15:00Z">
                    <w:rPr>
                      <w:rFonts w:ascii="Calibri" w:eastAsia="Times New Roman" w:hAnsi="Calibri" w:cs="Times New Roman"/>
                      <w:color w:val="963634"/>
                      <w:sz w:val="24"/>
                      <w:szCs w:val="24"/>
                      <w:lang w:eastAsia="en-US"/>
                    </w:rPr>
                  </w:rPrChange>
                </w:rPr>
                <w:t>79.96</w:t>
              </w:r>
            </w:ins>
          </w:p>
        </w:tc>
        <w:tc>
          <w:tcPr>
            <w:tcW w:w="581" w:type="dxa"/>
            <w:tcBorders>
              <w:top w:val="nil"/>
              <w:left w:val="nil"/>
              <w:bottom w:val="nil"/>
              <w:right w:val="nil"/>
            </w:tcBorders>
            <w:shd w:val="clear" w:color="auto" w:fill="auto"/>
            <w:noWrap/>
            <w:vAlign w:val="bottom"/>
            <w:hideMark/>
          </w:tcPr>
          <w:p w14:paraId="4387D821" w14:textId="77777777" w:rsidR="00BB4D99" w:rsidRPr="00017F27" w:rsidRDefault="00BB4D99" w:rsidP="00BB4D99">
            <w:pPr>
              <w:jc w:val="right"/>
              <w:rPr>
                <w:ins w:id="2268" w:author="Bruno Sanchez-Andrade Nuno" w:date="2012-08-17T17:13:00Z"/>
                <w:rFonts w:ascii="Calibri" w:eastAsia="Times New Roman" w:hAnsi="Calibri" w:cs="Times New Roman"/>
                <w:color w:val="E26B0A"/>
                <w:sz w:val="20"/>
                <w:szCs w:val="20"/>
                <w:lang w:eastAsia="en-US"/>
                <w:rPrChange w:id="2269" w:author="Bruno Sanchez-Andrade Nuno" w:date="2012-08-17T17:15:00Z">
                  <w:rPr>
                    <w:ins w:id="2270" w:author="Bruno Sanchez-Andrade Nuno" w:date="2012-08-17T17:13:00Z"/>
                    <w:rFonts w:ascii="Calibri" w:eastAsia="Times New Roman" w:hAnsi="Calibri" w:cs="Times New Roman"/>
                    <w:color w:val="E26B0A"/>
                    <w:sz w:val="24"/>
                    <w:szCs w:val="24"/>
                    <w:lang w:eastAsia="en-US"/>
                  </w:rPr>
                </w:rPrChange>
              </w:rPr>
            </w:pPr>
            <w:ins w:id="2271" w:author="Bruno Sanchez-Andrade Nuno" w:date="2012-08-17T17:13:00Z">
              <w:r w:rsidRPr="00017F27">
                <w:rPr>
                  <w:rFonts w:ascii="Calibri" w:eastAsia="Times New Roman" w:hAnsi="Calibri" w:cs="Times New Roman"/>
                  <w:color w:val="E26B0A"/>
                  <w:sz w:val="20"/>
                  <w:szCs w:val="20"/>
                  <w:lang w:eastAsia="en-US"/>
                  <w:rPrChange w:id="2272" w:author="Bruno Sanchez-Andrade Nuno" w:date="2012-08-17T17:15:00Z">
                    <w:rPr>
                      <w:rFonts w:ascii="Calibri" w:eastAsia="Times New Roman" w:hAnsi="Calibri" w:cs="Times New Roman"/>
                      <w:color w:val="E26B0A"/>
                      <w:sz w:val="24"/>
                      <w:szCs w:val="24"/>
                      <w:lang w:eastAsia="en-US"/>
                    </w:rPr>
                  </w:rPrChange>
                </w:rPr>
                <w:t>10</w:t>
              </w:r>
            </w:ins>
          </w:p>
        </w:tc>
        <w:tc>
          <w:tcPr>
            <w:tcW w:w="1414" w:type="dxa"/>
            <w:tcBorders>
              <w:top w:val="nil"/>
              <w:left w:val="nil"/>
              <w:bottom w:val="nil"/>
              <w:right w:val="nil"/>
            </w:tcBorders>
            <w:shd w:val="clear" w:color="auto" w:fill="auto"/>
            <w:noWrap/>
            <w:vAlign w:val="bottom"/>
            <w:hideMark/>
          </w:tcPr>
          <w:p w14:paraId="4D7B4B2B" w14:textId="77777777" w:rsidR="00BB4D99" w:rsidRPr="00017F27" w:rsidRDefault="00BB4D99" w:rsidP="00BB4D99">
            <w:pPr>
              <w:rPr>
                <w:ins w:id="2273" w:author="Bruno Sanchez-Andrade Nuno" w:date="2012-08-17T17:13:00Z"/>
                <w:rFonts w:ascii="Calibri" w:eastAsia="Times New Roman" w:hAnsi="Calibri" w:cs="Times New Roman"/>
                <w:color w:val="E26B0A"/>
                <w:sz w:val="20"/>
                <w:szCs w:val="20"/>
                <w:lang w:eastAsia="en-US"/>
                <w:rPrChange w:id="2274" w:author="Bruno Sanchez-Andrade Nuno" w:date="2012-08-17T17:15:00Z">
                  <w:rPr>
                    <w:ins w:id="2275" w:author="Bruno Sanchez-Andrade Nuno" w:date="2012-08-17T17:13:00Z"/>
                    <w:rFonts w:ascii="Calibri" w:eastAsia="Times New Roman" w:hAnsi="Calibri" w:cs="Times New Roman"/>
                    <w:color w:val="E26B0A"/>
                    <w:sz w:val="24"/>
                    <w:szCs w:val="24"/>
                    <w:lang w:eastAsia="en-US"/>
                  </w:rPr>
                </w:rPrChange>
              </w:rPr>
            </w:pPr>
            <w:ins w:id="2276" w:author="Bruno Sanchez-Andrade Nuno" w:date="2012-08-17T17:13:00Z">
              <w:r w:rsidRPr="00017F27">
                <w:rPr>
                  <w:rFonts w:ascii="Calibri" w:eastAsia="Times New Roman" w:hAnsi="Calibri" w:cs="Times New Roman"/>
                  <w:color w:val="E26B0A"/>
                  <w:sz w:val="20"/>
                  <w:szCs w:val="20"/>
                  <w:lang w:eastAsia="en-US"/>
                  <w:rPrChange w:id="2277" w:author="Bruno Sanchez-Andrade Nuno" w:date="2012-08-17T17:15:00Z">
                    <w:rPr>
                      <w:rFonts w:ascii="Calibri" w:eastAsia="Times New Roman" w:hAnsi="Calibri" w:cs="Times New Roman"/>
                      <w:color w:val="E26B0A"/>
                      <w:sz w:val="24"/>
                      <w:szCs w:val="24"/>
                      <w:lang w:eastAsia="en-US"/>
                    </w:rPr>
                  </w:rPrChange>
                </w:rPr>
                <w:t>Netherlands</w:t>
              </w:r>
            </w:ins>
          </w:p>
        </w:tc>
        <w:tc>
          <w:tcPr>
            <w:tcW w:w="1260" w:type="dxa"/>
            <w:tcBorders>
              <w:top w:val="nil"/>
              <w:left w:val="nil"/>
              <w:bottom w:val="nil"/>
              <w:right w:val="single" w:sz="4" w:space="0" w:color="auto"/>
            </w:tcBorders>
            <w:shd w:val="clear" w:color="auto" w:fill="auto"/>
            <w:noWrap/>
            <w:vAlign w:val="bottom"/>
            <w:hideMark/>
          </w:tcPr>
          <w:p w14:paraId="0DFFA104" w14:textId="77777777" w:rsidR="00BB4D99" w:rsidRPr="00017F27" w:rsidRDefault="00BB4D99" w:rsidP="00BB4D99">
            <w:pPr>
              <w:jc w:val="right"/>
              <w:rPr>
                <w:ins w:id="2278" w:author="Bruno Sanchez-Andrade Nuno" w:date="2012-08-17T17:13:00Z"/>
                <w:rFonts w:ascii="Calibri" w:eastAsia="Times New Roman" w:hAnsi="Calibri" w:cs="Times New Roman"/>
                <w:color w:val="E26B0A"/>
                <w:sz w:val="20"/>
                <w:szCs w:val="20"/>
                <w:lang w:eastAsia="en-US"/>
                <w:rPrChange w:id="2279" w:author="Bruno Sanchez-Andrade Nuno" w:date="2012-08-17T17:15:00Z">
                  <w:rPr>
                    <w:ins w:id="2280" w:author="Bruno Sanchez-Andrade Nuno" w:date="2012-08-17T17:13:00Z"/>
                    <w:rFonts w:ascii="Calibri" w:eastAsia="Times New Roman" w:hAnsi="Calibri" w:cs="Times New Roman"/>
                    <w:color w:val="E26B0A"/>
                    <w:sz w:val="24"/>
                    <w:szCs w:val="24"/>
                    <w:lang w:eastAsia="en-US"/>
                  </w:rPr>
                </w:rPrChange>
              </w:rPr>
            </w:pPr>
            <w:ins w:id="2281" w:author="Bruno Sanchez-Andrade Nuno" w:date="2012-08-17T17:13:00Z">
              <w:r w:rsidRPr="00017F27">
                <w:rPr>
                  <w:rFonts w:ascii="Calibri" w:eastAsia="Times New Roman" w:hAnsi="Calibri" w:cs="Times New Roman"/>
                  <w:color w:val="E26B0A"/>
                  <w:sz w:val="20"/>
                  <w:szCs w:val="20"/>
                  <w:lang w:eastAsia="en-US"/>
                  <w:rPrChange w:id="2282" w:author="Bruno Sanchez-Andrade Nuno" w:date="2012-08-17T17:15:00Z">
                    <w:rPr>
                      <w:rFonts w:ascii="Calibri" w:eastAsia="Times New Roman" w:hAnsi="Calibri" w:cs="Times New Roman"/>
                      <w:color w:val="E26B0A"/>
                      <w:sz w:val="24"/>
                      <w:szCs w:val="24"/>
                      <w:lang w:eastAsia="en-US"/>
                    </w:rPr>
                  </w:rPrChange>
                </w:rPr>
                <w:t>79.04</w:t>
              </w:r>
            </w:ins>
          </w:p>
        </w:tc>
        <w:tc>
          <w:tcPr>
            <w:tcW w:w="581" w:type="dxa"/>
            <w:tcBorders>
              <w:top w:val="nil"/>
              <w:left w:val="nil"/>
              <w:bottom w:val="nil"/>
              <w:right w:val="nil"/>
            </w:tcBorders>
            <w:shd w:val="clear" w:color="auto" w:fill="auto"/>
            <w:noWrap/>
            <w:vAlign w:val="bottom"/>
            <w:hideMark/>
          </w:tcPr>
          <w:p w14:paraId="22D0DB9D" w14:textId="77777777" w:rsidR="00BB4D99" w:rsidRPr="00017F27" w:rsidRDefault="00BB4D99" w:rsidP="00BB4D99">
            <w:pPr>
              <w:jc w:val="right"/>
              <w:rPr>
                <w:ins w:id="2283" w:author="Bruno Sanchez-Andrade Nuno" w:date="2012-08-17T17:13:00Z"/>
                <w:rFonts w:ascii="Calibri" w:eastAsia="Times New Roman" w:hAnsi="Calibri" w:cs="Times New Roman"/>
                <w:color w:val="000000"/>
                <w:sz w:val="20"/>
                <w:szCs w:val="20"/>
                <w:lang w:eastAsia="en-US"/>
                <w:rPrChange w:id="2284" w:author="Bruno Sanchez-Andrade Nuno" w:date="2012-08-17T17:15:00Z">
                  <w:rPr>
                    <w:ins w:id="2285" w:author="Bruno Sanchez-Andrade Nuno" w:date="2012-08-17T17:13:00Z"/>
                    <w:rFonts w:ascii="Calibri" w:eastAsia="Times New Roman" w:hAnsi="Calibri" w:cs="Times New Roman"/>
                    <w:color w:val="000000"/>
                    <w:sz w:val="24"/>
                    <w:szCs w:val="24"/>
                    <w:lang w:eastAsia="en-US"/>
                  </w:rPr>
                </w:rPrChange>
              </w:rPr>
            </w:pPr>
            <w:ins w:id="2286" w:author="Bruno Sanchez-Andrade Nuno" w:date="2012-08-17T17:13:00Z">
              <w:r w:rsidRPr="00017F27">
                <w:rPr>
                  <w:rFonts w:ascii="Calibri" w:eastAsia="Times New Roman" w:hAnsi="Calibri" w:cs="Times New Roman"/>
                  <w:color w:val="000000"/>
                  <w:sz w:val="20"/>
                  <w:szCs w:val="20"/>
                  <w:lang w:eastAsia="en-US"/>
                  <w:rPrChange w:id="2287" w:author="Bruno Sanchez-Andrade Nuno" w:date="2012-08-17T17:15:00Z">
                    <w:rPr>
                      <w:rFonts w:ascii="Calibri" w:eastAsia="Times New Roman" w:hAnsi="Calibri" w:cs="Times New Roman"/>
                      <w:color w:val="000000"/>
                      <w:sz w:val="24"/>
                      <w:szCs w:val="24"/>
                      <w:lang w:eastAsia="en-US"/>
                    </w:rPr>
                  </w:rPrChange>
                </w:rPr>
                <w:t>10</w:t>
              </w:r>
            </w:ins>
          </w:p>
        </w:tc>
        <w:tc>
          <w:tcPr>
            <w:tcW w:w="1449" w:type="dxa"/>
            <w:tcBorders>
              <w:top w:val="nil"/>
              <w:left w:val="nil"/>
              <w:bottom w:val="nil"/>
              <w:right w:val="nil"/>
            </w:tcBorders>
            <w:shd w:val="clear" w:color="auto" w:fill="auto"/>
            <w:noWrap/>
            <w:vAlign w:val="bottom"/>
            <w:hideMark/>
          </w:tcPr>
          <w:p w14:paraId="4185E29D" w14:textId="77777777" w:rsidR="00BB4D99" w:rsidRPr="00017F27" w:rsidRDefault="00BB4D99" w:rsidP="00BB4D99">
            <w:pPr>
              <w:rPr>
                <w:ins w:id="2288" w:author="Bruno Sanchez-Andrade Nuno" w:date="2012-08-17T17:13:00Z"/>
                <w:rFonts w:ascii="Calibri" w:eastAsia="Times New Roman" w:hAnsi="Calibri" w:cs="Times New Roman"/>
                <w:color w:val="31869B"/>
                <w:sz w:val="20"/>
                <w:szCs w:val="20"/>
                <w:lang w:eastAsia="en-US"/>
                <w:rPrChange w:id="2289" w:author="Bruno Sanchez-Andrade Nuno" w:date="2012-08-17T17:15:00Z">
                  <w:rPr>
                    <w:ins w:id="2290" w:author="Bruno Sanchez-Andrade Nuno" w:date="2012-08-17T17:13:00Z"/>
                    <w:rFonts w:ascii="Calibri" w:eastAsia="Times New Roman" w:hAnsi="Calibri" w:cs="Times New Roman"/>
                    <w:color w:val="31869B"/>
                    <w:sz w:val="24"/>
                    <w:szCs w:val="24"/>
                    <w:lang w:eastAsia="en-US"/>
                  </w:rPr>
                </w:rPrChange>
              </w:rPr>
            </w:pPr>
            <w:ins w:id="2291" w:author="Bruno Sanchez-Andrade Nuno" w:date="2012-08-17T17:13:00Z">
              <w:r w:rsidRPr="00017F27">
                <w:rPr>
                  <w:rFonts w:ascii="Calibri" w:eastAsia="Times New Roman" w:hAnsi="Calibri" w:cs="Times New Roman"/>
                  <w:color w:val="31869B"/>
                  <w:sz w:val="20"/>
                  <w:szCs w:val="20"/>
                  <w:lang w:eastAsia="en-US"/>
                  <w:rPrChange w:id="2292" w:author="Bruno Sanchez-Andrade Nuno" w:date="2012-08-17T17:15:00Z">
                    <w:rPr>
                      <w:rFonts w:ascii="Calibri" w:eastAsia="Times New Roman" w:hAnsi="Calibri" w:cs="Times New Roman"/>
                      <w:color w:val="31869B"/>
                      <w:sz w:val="24"/>
                      <w:szCs w:val="24"/>
                      <w:lang w:eastAsia="en-US"/>
                    </w:rPr>
                  </w:rPrChange>
                </w:rPr>
                <w:t>Netherlands</w:t>
              </w:r>
            </w:ins>
          </w:p>
        </w:tc>
        <w:tc>
          <w:tcPr>
            <w:tcW w:w="1210" w:type="dxa"/>
            <w:tcBorders>
              <w:top w:val="nil"/>
              <w:left w:val="nil"/>
              <w:bottom w:val="nil"/>
              <w:right w:val="single" w:sz="4" w:space="0" w:color="auto"/>
            </w:tcBorders>
            <w:shd w:val="clear" w:color="auto" w:fill="auto"/>
            <w:noWrap/>
            <w:vAlign w:val="bottom"/>
            <w:hideMark/>
          </w:tcPr>
          <w:p w14:paraId="48536CF0" w14:textId="77777777" w:rsidR="00BB4D99" w:rsidRPr="00017F27" w:rsidRDefault="00BB4D99" w:rsidP="00BB4D99">
            <w:pPr>
              <w:jc w:val="right"/>
              <w:rPr>
                <w:ins w:id="2293" w:author="Bruno Sanchez-Andrade Nuno" w:date="2012-08-17T17:13:00Z"/>
                <w:rFonts w:ascii="Calibri" w:eastAsia="Times New Roman" w:hAnsi="Calibri" w:cs="Times New Roman"/>
                <w:color w:val="31869B"/>
                <w:sz w:val="20"/>
                <w:szCs w:val="20"/>
                <w:lang w:eastAsia="en-US"/>
                <w:rPrChange w:id="2294" w:author="Bruno Sanchez-Andrade Nuno" w:date="2012-08-17T17:15:00Z">
                  <w:rPr>
                    <w:ins w:id="2295" w:author="Bruno Sanchez-Andrade Nuno" w:date="2012-08-17T17:13:00Z"/>
                    <w:rFonts w:ascii="Calibri" w:eastAsia="Times New Roman" w:hAnsi="Calibri" w:cs="Times New Roman"/>
                    <w:color w:val="31869B"/>
                    <w:sz w:val="24"/>
                    <w:szCs w:val="24"/>
                    <w:lang w:eastAsia="en-US"/>
                  </w:rPr>
                </w:rPrChange>
              </w:rPr>
            </w:pPr>
            <w:ins w:id="2296" w:author="Bruno Sanchez-Andrade Nuno" w:date="2012-08-17T17:13:00Z">
              <w:r w:rsidRPr="00017F27">
                <w:rPr>
                  <w:rFonts w:ascii="Calibri" w:eastAsia="Times New Roman" w:hAnsi="Calibri" w:cs="Times New Roman"/>
                  <w:color w:val="31869B"/>
                  <w:sz w:val="20"/>
                  <w:szCs w:val="20"/>
                  <w:lang w:eastAsia="en-US"/>
                  <w:rPrChange w:id="2297" w:author="Bruno Sanchez-Andrade Nuno" w:date="2012-08-17T17:15:00Z">
                    <w:rPr>
                      <w:rFonts w:ascii="Calibri" w:eastAsia="Times New Roman" w:hAnsi="Calibri" w:cs="Times New Roman"/>
                      <w:color w:val="31869B"/>
                      <w:sz w:val="24"/>
                      <w:szCs w:val="24"/>
                      <w:lang w:eastAsia="en-US"/>
                    </w:rPr>
                  </w:rPrChange>
                </w:rPr>
                <w:t>78.83</w:t>
              </w:r>
            </w:ins>
          </w:p>
        </w:tc>
      </w:tr>
      <w:tr w:rsidR="00017F27" w:rsidRPr="00017F27" w14:paraId="2EB38807" w14:textId="77777777" w:rsidTr="00017F27">
        <w:trPr>
          <w:trHeight w:val="300"/>
          <w:ins w:id="2298"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2F0E7716" w14:textId="77777777" w:rsidR="00BB4D99" w:rsidRPr="00017F27" w:rsidRDefault="00BB4D99" w:rsidP="00BB4D99">
            <w:pPr>
              <w:jc w:val="right"/>
              <w:rPr>
                <w:ins w:id="2299" w:author="Bruno Sanchez-Andrade Nuno" w:date="2012-08-17T17:13:00Z"/>
                <w:rFonts w:ascii="Calibri" w:eastAsia="Times New Roman" w:hAnsi="Calibri" w:cs="Times New Roman"/>
                <w:color w:val="963634"/>
                <w:sz w:val="20"/>
                <w:szCs w:val="20"/>
                <w:lang w:eastAsia="en-US"/>
                <w:rPrChange w:id="2300" w:author="Bruno Sanchez-Andrade Nuno" w:date="2012-08-17T17:15:00Z">
                  <w:rPr>
                    <w:ins w:id="2301" w:author="Bruno Sanchez-Andrade Nuno" w:date="2012-08-17T17:13:00Z"/>
                    <w:rFonts w:ascii="Calibri" w:eastAsia="Times New Roman" w:hAnsi="Calibri" w:cs="Times New Roman"/>
                    <w:color w:val="963634"/>
                    <w:sz w:val="24"/>
                    <w:szCs w:val="24"/>
                    <w:lang w:eastAsia="en-US"/>
                  </w:rPr>
                </w:rPrChange>
              </w:rPr>
            </w:pPr>
            <w:ins w:id="2302" w:author="Bruno Sanchez-Andrade Nuno" w:date="2012-08-17T17:13:00Z">
              <w:r w:rsidRPr="00017F27">
                <w:rPr>
                  <w:rFonts w:ascii="Calibri" w:eastAsia="Times New Roman" w:hAnsi="Calibri" w:cs="Times New Roman"/>
                  <w:color w:val="963634"/>
                  <w:sz w:val="20"/>
                  <w:szCs w:val="20"/>
                  <w:lang w:eastAsia="en-US"/>
                  <w:rPrChange w:id="2303" w:author="Bruno Sanchez-Andrade Nuno" w:date="2012-08-17T17:15:00Z">
                    <w:rPr>
                      <w:rFonts w:ascii="Calibri" w:eastAsia="Times New Roman" w:hAnsi="Calibri" w:cs="Times New Roman"/>
                      <w:color w:val="963634"/>
                      <w:sz w:val="24"/>
                      <w:szCs w:val="24"/>
                      <w:lang w:eastAsia="en-US"/>
                    </w:rPr>
                  </w:rPrChange>
                </w:rPr>
                <w:t>11</w:t>
              </w:r>
            </w:ins>
          </w:p>
        </w:tc>
        <w:tc>
          <w:tcPr>
            <w:tcW w:w="1399" w:type="dxa"/>
            <w:tcBorders>
              <w:top w:val="nil"/>
              <w:left w:val="nil"/>
              <w:bottom w:val="nil"/>
              <w:right w:val="nil"/>
            </w:tcBorders>
            <w:shd w:val="clear" w:color="F2DCDB" w:fill="F2DCDB"/>
            <w:noWrap/>
            <w:vAlign w:val="bottom"/>
            <w:hideMark/>
          </w:tcPr>
          <w:p w14:paraId="58FB5C42" w14:textId="77777777" w:rsidR="00BB4D99" w:rsidRPr="00017F27" w:rsidRDefault="00BB4D99" w:rsidP="00BB4D99">
            <w:pPr>
              <w:rPr>
                <w:ins w:id="2304" w:author="Bruno Sanchez-Andrade Nuno" w:date="2012-08-17T17:13:00Z"/>
                <w:rFonts w:ascii="Calibri" w:eastAsia="Times New Roman" w:hAnsi="Calibri" w:cs="Times New Roman"/>
                <w:color w:val="963634"/>
                <w:sz w:val="20"/>
                <w:szCs w:val="20"/>
                <w:lang w:eastAsia="en-US"/>
                <w:rPrChange w:id="2305" w:author="Bruno Sanchez-Andrade Nuno" w:date="2012-08-17T17:15:00Z">
                  <w:rPr>
                    <w:ins w:id="2306" w:author="Bruno Sanchez-Andrade Nuno" w:date="2012-08-17T17:13:00Z"/>
                    <w:rFonts w:ascii="Calibri" w:eastAsia="Times New Roman" w:hAnsi="Calibri" w:cs="Times New Roman"/>
                    <w:color w:val="963634"/>
                    <w:sz w:val="24"/>
                    <w:szCs w:val="24"/>
                    <w:lang w:eastAsia="en-US"/>
                  </w:rPr>
                </w:rPrChange>
              </w:rPr>
            </w:pPr>
            <w:ins w:id="2307" w:author="Bruno Sanchez-Andrade Nuno" w:date="2012-08-17T17:13:00Z">
              <w:r w:rsidRPr="00017F27">
                <w:rPr>
                  <w:rFonts w:ascii="Calibri" w:eastAsia="Times New Roman" w:hAnsi="Calibri" w:cs="Times New Roman"/>
                  <w:color w:val="963634"/>
                  <w:sz w:val="20"/>
                  <w:szCs w:val="20"/>
                  <w:lang w:eastAsia="en-US"/>
                  <w:rPrChange w:id="2308" w:author="Bruno Sanchez-Andrade Nuno" w:date="2012-08-17T17:15:00Z">
                    <w:rPr>
                      <w:rFonts w:ascii="Calibri" w:eastAsia="Times New Roman" w:hAnsi="Calibri" w:cs="Times New Roman"/>
                      <w:color w:val="963634"/>
                      <w:sz w:val="24"/>
                      <w:szCs w:val="24"/>
                      <w:lang w:eastAsia="en-US"/>
                    </w:rPr>
                  </w:rPrChange>
                </w:rPr>
                <w:t>Sweden</w:t>
              </w:r>
            </w:ins>
          </w:p>
        </w:tc>
        <w:tc>
          <w:tcPr>
            <w:tcW w:w="1245" w:type="dxa"/>
            <w:tcBorders>
              <w:top w:val="nil"/>
              <w:left w:val="nil"/>
              <w:bottom w:val="nil"/>
              <w:right w:val="single" w:sz="4" w:space="0" w:color="auto"/>
            </w:tcBorders>
            <w:shd w:val="clear" w:color="F2DCDB" w:fill="F2DCDB"/>
            <w:noWrap/>
            <w:vAlign w:val="bottom"/>
            <w:hideMark/>
          </w:tcPr>
          <w:p w14:paraId="3E0F44F1" w14:textId="77777777" w:rsidR="00BB4D99" w:rsidRPr="00017F27" w:rsidRDefault="00BB4D99" w:rsidP="00BB4D99">
            <w:pPr>
              <w:jc w:val="right"/>
              <w:rPr>
                <w:ins w:id="2309" w:author="Bruno Sanchez-Andrade Nuno" w:date="2012-08-17T17:13:00Z"/>
                <w:rFonts w:ascii="Calibri" w:eastAsia="Times New Roman" w:hAnsi="Calibri" w:cs="Times New Roman"/>
                <w:color w:val="963634"/>
                <w:sz w:val="20"/>
                <w:szCs w:val="20"/>
                <w:lang w:eastAsia="en-US"/>
                <w:rPrChange w:id="2310" w:author="Bruno Sanchez-Andrade Nuno" w:date="2012-08-17T17:15:00Z">
                  <w:rPr>
                    <w:ins w:id="2311" w:author="Bruno Sanchez-Andrade Nuno" w:date="2012-08-17T17:13:00Z"/>
                    <w:rFonts w:ascii="Calibri" w:eastAsia="Times New Roman" w:hAnsi="Calibri" w:cs="Times New Roman"/>
                    <w:color w:val="963634"/>
                    <w:sz w:val="24"/>
                    <w:szCs w:val="24"/>
                    <w:lang w:eastAsia="en-US"/>
                  </w:rPr>
                </w:rPrChange>
              </w:rPr>
            </w:pPr>
            <w:ins w:id="2312" w:author="Bruno Sanchez-Andrade Nuno" w:date="2012-08-17T17:13:00Z">
              <w:r w:rsidRPr="00017F27">
                <w:rPr>
                  <w:rFonts w:ascii="Calibri" w:eastAsia="Times New Roman" w:hAnsi="Calibri" w:cs="Times New Roman"/>
                  <w:color w:val="963634"/>
                  <w:sz w:val="20"/>
                  <w:szCs w:val="20"/>
                  <w:lang w:eastAsia="en-US"/>
                  <w:rPrChange w:id="2313" w:author="Bruno Sanchez-Andrade Nuno" w:date="2012-08-17T17:15:00Z">
                    <w:rPr>
                      <w:rFonts w:ascii="Calibri" w:eastAsia="Times New Roman" w:hAnsi="Calibri" w:cs="Times New Roman"/>
                      <w:color w:val="963634"/>
                      <w:sz w:val="24"/>
                      <w:szCs w:val="24"/>
                      <w:lang w:eastAsia="en-US"/>
                    </w:rPr>
                  </w:rPrChange>
                </w:rPr>
                <w:t>79.75</w:t>
              </w:r>
            </w:ins>
          </w:p>
        </w:tc>
        <w:tc>
          <w:tcPr>
            <w:tcW w:w="581" w:type="dxa"/>
            <w:tcBorders>
              <w:top w:val="nil"/>
              <w:left w:val="nil"/>
              <w:bottom w:val="nil"/>
              <w:right w:val="nil"/>
            </w:tcBorders>
            <w:shd w:val="clear" w:color="FDE9D9" w:fill="FDE9D9"/>
            <w:noWrap/>
            <w:vAlign w:val="bottom"/>
            <w:hideMark/>
          </w:tcPr>
          <w:p w14:paraId="6AD499C8" w14:textId="77777777" w:rsidR="00BB4D99" w:rsidRPr="00017F27" w:rsidRDefault="00BB4D99" w:rsidP="00BB4D99">
            <w:pPr>
              <w:jc w:val="right"/>
              <w:rPr>
                <w:ins w:id="2314" w:author="Bruno Sanchez-Andrade Nuno" w:date="2012-08-17T17:13:00Z"/>
                <w:rFonts w:ascii="Calibri" w:eastAsia="Times New Roman" w:hAnsi="Calibri" w:cs="Times New Roman"/>
                <w:color w:val="E26B0A"/>
                <w:sz w:val="20"/>
                <w:szCs w:val="20"/>
                <w:lang w:eastAsia="en-US"/>
                <w:rPrChange w:id="2315" w:author="Bruno Sanchez-Andrade Nuno" w:date="2012-08-17T17:15:00Z">
                  <w:rPr>
                    <w:ins w:id="2316" w:author="Bruno Sanchez-Andrade Nuno" w:date="2012-08-17T17:13:00Z"/>
                    <w:rFonts w:ascii="Calibri" w:eastAsia="Times New Roman" w:hAnsi="Calibri" w:cs="Times New Roman"/>
                    <w:color w:val="E26B0A"/>
                    <w:sz w:val="24"/>
                    <w:szCs w:val="24"/>
                    <w:lang w:eastAsia="en-US"/>
                  </w:rPr>
                </w:rPrChange>
              </w:rPr>
            </w:pPr>
            <w:ins w:id="2317" w:author="Bruno Sanchez-Andrade Nuno" w:date="2012-08-17T17:13:00Z">
              <w:r w:rsidRPr="00017F27">
                <w:rPr>
                  <w:rFonts w:ascii="Calibri" w:eastAsia="Times New Roman" w:hAnsi="Calibri" w:cs="Times New Roman"/>
                  <w:color w:val="E26B0A"/>
                  <w:sz w:val="20"/>
                  <w:szCs w:val="20"/>
                  <w:lang w:eastAsia="en-US"/>
                  <w:rPrChange w:id="2318" w:author="Bruno Sanchez-Andrade Nuno" w:date="2012-08-17T17:15:00Z">
                    <w:rPr>
                      <w:rFonts w:ascii="Calibri" w:eastAsia="Times New Roman" w:hAnsi="Calibri" w:cs="Times New Roman"/>
                      <w:color w:val="E26B0A"/>
                      <w:sz w:val="24"/>
                      <w:szCs w:val="24"/>
                      <w:lang w:eastAsia="en-US"/>
                    </w:rPr>
                  </w:rPrChange>
                </w:rPr>
                <w:t>11</w:t>
              </w:r>
            </w:ins>
          </w:p>
        </w:tc>
        <w:tc>
          <w:tcPr>
            <w:tcW w:w="1414" w:type="dxa"/>
            <w:tcBorders>
              <w:top w:val="nil"/>
              <w:left w:val="nil"/>
              <w:bottom w:val="nil"/>
              <w:right w:val="nil"/>
            </w:tcBorders>
            <w:shd w:val="clear" w:color="FDE9D9" w:fill="FDE9D9"/>
            <w:noWrap/>
            <w:vAlign w:val="bottom"/>
            <w:hideMark/>
          </w:tcPr>
          <w:p w14:paraId="791C6B63" w14:textId="77777777" w:rsidR="00BB4D99" w:rsidRPr="00017F27" w:rsidRDefault="00BB4D99" w:rsidP="00BB4D99">
            <w:pPr>
              <w:rPr>
                <w:ins w:id="2319" w:author="Bruno Sanchez-Andrade Nuno" w:date="2012-08-17T17:13:00Z"/>
                <w:rFonts w:ascii="Calibri" w:eastAsia="Times New Roman" w:hAnsi="Calibri" w:cs="Times New Roman"/>
                <w:color w:val="E26B0A"/>
                <w:sz w:val="20"/>
                <w:szCs w:val="20"/>
                <w:lang w:eastAsia="en-US"/>
                <w:rPrChange w:id="2320" w:author="Bruno Sanchez-Andrade Nuno" w:date="2012-08-17T17:15:00Z">
                  <w:rPr>
                    <w:ins w:id="2321" w:author="Bruno Sanchez-Andrade Nuno" w:date="2012-08-17T17:13:00Z"/>
                    <w:rFonts w:ascii="Calibri" w:eastAsia="Times New Roman" w:hAnsi="Calibri" w:cs="Times New Roman"/>
                    <w:color w:val="E26B0A"/>
                    <w:sz w:val="24"/>
                    <w:szCs w:val="24"/>
                    <w:lang w:eastAsia="en-US"/>
                  </w:rPr>
                </w:rPrChange>
              </w:rPr>
            </w:pPr>
            <w:ins w:id="2322" w:author="Bruno Sanchez-Andrade Nuno" w:date="2012-08-17T17:13:00Z">
              <w:r w:rsidRPr="00017F27">
                <w:rPr>
                  <w:rFonts w:ascii="Calibri" w:eastAsia="Times New Roman" w:hAnsi="Calibri" w:cs="Times New Roman"/>
                  <w:color w:val="E26B0A"/>
                  <w:sz w:val="20"/>
                  <w:szCs w:val="20"/>
                  <w:lang w:eastAsia="en-US"/>
                  <w:rPrChange w:id="2323" w:author="Bruno Sanchez-Andrade Nuno" w:date="2012-08-17T17:15:00Z">
                    <w:rPr>
                      <w:rFonts w:ascii="Calibri" w:eastAsia="Times New Roman" w:hAnsi="Calibri" w:cs="Times New Roman"/>
                      <w:color w:val="E26B0A"/>
                      <w:sz w:val="24"/>
                      <w:szCs w:val="24"/>
                      <w:lang w:eastAsia="en-US"/>
                    </w:rPr>
                  </w:rPrChange>
                </w:rPr>
                <w:t>United States</w:t>
              </w:r>
            </w:ins>
          </w:p>
        </w:tc>
        <w:tc>
          <w:tcPr>
            <w:tcW w:w="1260" w:type="dxa"/>
            <w:tcBorders>
              <w:top w:val="nil"/>
              <w:left w:val="nil"/>
              <w:bottom w:val="nil"/>
              <w:right w:val="single" w:sz="4" w:space="0" w:color="auto"/>
            </w:tcBorders>
            <w:shd w:val="clear" w:color="FDE9D9" w:fill="FDE9D9"/>
            <w:noWrap/>
            <w:vAlign w:val="bottom"/>
            <w:hideMark/>
          </w:tcPr>
          <w:p w14:paraId="5250BE28" w14:textId="77777777" w:rsidR="00BB4D99" w:rsidRPr="00017F27" w:rsidRDefault="00BB4D99" w:rsidP="00BB4D99">
            <w:pPr>
              <w:jc w:val="right"/>
              <w:rPr>
                <w:ins w:id="2324" w:author="Bruno Sanchez-Andrade Nuno" w:date="2012-08-17T17:13:00Z"/>
                <w:rFonts w:ascii="Calibri" w:eastAsia="Times New Roman" w:hAnsi="Calibri" w:cs="Times New Roman"/>
                <w:color w:val="E26B0A"/>
                <w:sz w:val="20"/>
                <w:szCs w:val="20"/>
                <w:lang w:eastAsia="en-US"/>
                <w:rPrChange w:id="2325" w:author="Bruno Sanchez-Andrade Nuno" w:date="2012-08-17T17:15:00Z">
                  <w:rPr>
                    <w:ins w:id="2326" w:author="Bruno Sanchez-Andrade Nuno" w:date="2012-08-17T17:13:00Z"/>
                    <w:rFonts w:ascii="Calibri" w:eastAsia="Times New Roman" w:hAnsi="Calibri" w:cs="Times New Roman"/>
                    <w:color w:val="E26B0A"/>
                    <w:sz w:val="24"/>
                    <w:szCs w:val="24"/>
                    <w:lang w:eastAsia="en-US"/>
                  </w:rPr>
                </w:rPrChange>
              </w:rPr>
            </w:pPr>
            <w:ins w:id="2327" w:author="Bruno Sanchez-Andrade Nuno" w:date="2012-08-17T17:13:00Z">
              <w:r w:rsidRPr="00017F27">
                <w:rPr>
                  <w:rFonts w:ascii="Calibri" w:eastAsia="Times New Roman" w:hAnsi="Calibri" w:cs="Times New Roman"/>
                  <w:color w:val="E26B0A"/>
                  <w:sz w:val="20"/>
                  <w:szCs w:val="20"/>
                  <w:lang w:eastAsia="en-US"/>
                  <w:rPrChange w:id="2328" w:author="Bruno Sanchez-Andrade Nuno" w:date="2012-08-17T17:15:00Z">
                    <w:rPr>
                      <w:rFonts w:ascii="Calibri" w:eastAsia="Times New Roman" w:hAnsi="Calibri" w:cs="Times New Roman"/>
                      <w:color w:val="E26B0A"/>
                      <w:sz w:val="24"/>
                      <w:szCs w:val="24"/>
                      <w:lang w:eastAsia="en-US"/>
                    </w:rPr>
                  </w:rPrChange>
                </w:rPr>
                <w:t>78.81</w:t>
              </w:r>
            </w:ins>
          </w:p>
        </w:tc>
        <w:tc>
          <w:tcPr>
            <w:tcW w:w="581" w:type="dxa"/>
            <w:tcBorders>
              <w:top w:val="nil"/>
              <w:left w:val="nil"/>
              <w:bottom w:val="nil"/>
              <w:right w:val="nil"/>
            </w:tcBorders>
            <w:shd w:val="clear" w:color="DAEEF3" w:fill="DAEEF3"/>
            <w:noWrap/>
            <w:vAlign w:val="bottom"/>
            <w:hideMark/>
          </w:tcPr>
          <w:p w14:paraId="7E9BF4D8" w14:textId="77777777" w:rsidR="00BB4D99" w:rsidRPr="00017F27" w:rsidRDefault="00BB4D99" w:rsidP="00BB4D99">
            <w:pPr>
              <w:jc w:val="right"/>
              <w:rPr>
                <w:ins w:id="2329" w:author="Bruno Sanchez-Andrade Nuno" w:date="2012-08-17T17:13:00Z"/>
                <w:rFonts w:ascii="Calibri" w:eastAsia="Times New Roman" w:hAnsi="Calibri" w:cs="Times New Roman"/>
                <w:color w:val="000000"/>
                <w:sz w:val="20"/>
                <w:szCs w:val="20"/>
                <w:lang w:eastAsia="en-US"/>
                <w:rPrChange w:id="2330" w:author="Bruno Sanchez-Andrade Nuno" w:date="2012-08-17T17:15:00Z">
                  <w:rPr>
                    <w:ins w:id="2331" w:author="Bruno Sanchez-Andrade Nuno" w:date="2012-08-17T17:13:00Z"/>
                    <w:rFonts w:ascii="Calibri" w:eastAsia="Times New Roman" w:hAnsi="Calibri" w:cs="Times New Roman"/>
                    <w:color w:val="000000"/>
                    <w:sz w:val="24"/>
                    <w:szCs w:val="24"/>
                    <w:lang w:eastAsia="en-US"/>
                  </w:rPr>
                </w:rPrChange>
              </w:rPr>
            </w:pPr>
            <w:ins w:id="2332" w:author="Bruno Sanchez-Andrade Nuno" w:date="2012-08-17T17:13:00Z">
              <w:r w:rsidRPr="00017F27">
                <w:rPr>
                  <w:rFonts w:ascii="Calibri" w:eastAsia="Times New Roman" w:hAnsi="Calibri" w:cs="Times New Roman"/>
                  <w:color w:val="000000"/>
                  <w:sz w:val="20"/>
                  <w:szCs w:val="20"/>
                  <w:lang w:eastAsia="en-US"/>
                  <w:rPrChange w:id="2333" w:author="Bruno Sanchez-Andrade Nuno" w:date="2012-08-17T17:15:00Z">
                    <w:rPr>
                      <w:rFonts w:ascii="Calibri" w:eastAsia="Times New Roman" w:hAnsi="Calibri" w:cs="Times New Roman"/>
                      <w:color w:val="000000"/>
                      <w:sz w:val="24"/>
                      <w:szCs w:val="24"/>
                      <w:lang w:eastAsia="en-US"/>
                    </w:rPr>
                  </w:rPrChange>
                </w:rPr>
                <w:t>11</w:t>
              </w:r>
            </w:ins>
          </w:p>
        </w:tc>
        <w:tc>
          <w:tcPr>
            <w:tcW w:w="1449" w:type="dxa"/>
            <w:tcBorders>
              <w:top w:val="nil"/>
              <w:left w:val="nil"/>
              <w:bottom w:val="nil"/>
              <w:right w:val="nil"/>
            </w:tcBorders>
            <w:shd w:val="clear" w:color="DAEEF3" w:fill="DAEEF3"/>
            <w:noWrap/>
            <w:vAlign w:val="bottom"/>
            <w:hideMark/>
          </w:tcPr>
          <w:p w14:paraId="400D0D63" w14:textId="77777777" w:rsidR="00BB4D99" w:rsidRPr="00017F27" w:rsidRDefault="00BB4D99" w:rsidP="00BB4D99">
            <w:pPr>
              <w:rPr>
                <w:ins w:id="2334" w:author="Bruno Sanchez-Andrade Nuno" w:date="2012-08-17T17:13:00Z"/>
                <w:rFonts w:ascii="Calibri" w:eastAsia="Times New Roman" w:hAnsi="Calibri" w:cs="Times New Roman"/>
                <w:color w:val="31869B"/>
                <w:sz w:val="20"/>
                <w:szCs w:val="20"/>
                <w:lang w:eastAsia="en-US"/>
                <w:rPrChange w:id="2335" w:author="Bruno Sanchez-Andrade Nuno" w:date="2012-08-17T17:15:00Z">
                  <w:rPr>
                    <w:ins w:id="2336" w:author="Bruno Sanchez-Andrade Nuno" w:date="2012-08-17T17:13:00Z"/>
                    <w:rFonts w:ascii="Calibri" w:eastAsia="Times New Roman" w:hAnsi="Calibri" w:cs="Times New Roman"/>
                    <w:color w:val="31869B"/>
                    <w:sz w:val="24"/>
                    <w:szCs w:val="24"/>
                    <w:lang w:eastAsia="en-US"/>
                  </w:rPr>
                </w:rPrChange>
              </w:rPr>
            </w:pPr>
            <w:ins w:id="2337" w:author="Bruno Sanchez-Andrade Nuno" w:date="2012-08-17T17:13:00Z">
              <w:r w:rsidRPr="00017F27">
                <w:rPr>
                  <w:rFonts w:ascii="Calibri" w:eastAsia="Times New Roman" w:hAnsi="Calibri" w:cs="Times New Roman"/>
                  <w:color w:val="31869B"/>
                  <w:sz w:val="20"/>
                  <w:szCs w:val="20"/>
                  <w:lang w:eastAsia="en-US"/>
                  <w:rPrChange w:id="2338" w:author="Bruno Sanchez-Andrade Nuno" w:date="2012-08-17T17:15:00Z">
                    <w:rPr>
                      <w:rFonts w:ascii="Calibri" w:eastAsia="Times New Roman" w:hAnsi="Calibri" w:cs="Times New Roman"/>
                      <w:color w:val="31869B"/>
                      <w:sz w:val="24"/>
                      <w:szCs w:val="24"/>
                      <w:lang w:eastAsia="en-US"/>
                    </w:rPr>
                  </w:rPrChange>
                </w:rPr>
                <w:t>United States</w:t>
              </w:r>
            </w:ins>
          </w:p>
        </w:tc>
        <w:tc>
          <w:tcPr>
            <w:tcW w:w="1210" w:type="dxa"/>
            <w:tcBorders>
              <w:top w:val="nil"/>
              <w:left w:val="nil"/>
              <w:bottom w:val="nil"/>
              <w:right w:val="single" w:sz="4" w:space="0" w:color="auto"/>
            </w:tcBorders>
            <w:shd w:val="clear" w:color="DAEEF3" w:fill="DAEEF3"/>
            <w:noWrap/>
            <w:vAlign w:val="bottom"/>
            <w:hideMark/>
          </w:tcPr>
          <w:p w14:paraId="4FC75FD0" w14:textId="77777777" w:rsidR="00BB4D99" w:rsidRPr="00017F27" w:rsidRDefault="00BB4D99" w:rsidP="00BB4D99">
            <w:pPr>
              <w:jc w:val="right"/>
              <w:rPr>
                <w:ins w:id="2339" w:author="Bruno Sanchez-Andrade Nuno" w:date="2012-08-17T17:13:00Z"/>
                <w:rFonts w:ascii="Calibri" w:eastAsia="Times New Roman" w:hAnsi="Calibri" w:cs="Times New Roman"/>
                <w:color w:val="31869B"/>
                <w:sz w:val="20"/>
                <w:szCs w:val="20"/>
                <w:lang w:eastAsia="en-US"/>
                <w:rPrChange w:id="2340" w:author="Bruno Sanchez-Andrade Nuno" w:date="2012-08-17T17:15:00Z">
                  <w:rPr>
                    <w:ins w:id="2341" w:author="Bruno Sanchez-Andrade Nuno" w:date="2012-08-17T17:13:00Z"/>
                    <w:rFonts w:ascii="Calibri" w:eastAsia="Times New Roman" w:hAnsi="Calibri" w:cs="Times New Roman"/>
                    <w:color w:val="31869B"/>
                    <w:sz w:val="24"/>
                    <w:szCs w:val="24"/>
                    <w:lang w:eastAsia="en-US"/>
                  </w:rPr>
                </w:rPrChange>
              </w:rPr>
            </w:pPr>
            <w:ins w:id="2342" w:author="Bruno Sanchez-Andrade Nuno" w:date="2012-08-17T17:13:00Z">
              <w:r w:rsidRPr="00017F27">
                <w:rPr>
                  <w:rFonts w:ascii="Calibri" w:eastAsia="Times New Roman" w:hAnsi="Calibri" w:cs="Times New Roman"/>
                  <w:color w:val="31869B"/>
                  <w:sz w:val="20"/>
                  <w:szCs w:val="20"/>
                  <w:lang w:eastAsia="en-US"/>
                  <w:rPrChange w:id="2343" w:author="Bruno Sanchez-Andrade Nuno" w:date="2012-08-17T17:15:00Z">
                    <w:rPr>
                      <w:rFonts w:ascii="Calibri" w:eastAsia="Times New Roman" w:hAnsi="Calibri" w:cs="Times New Roman"/>
                      <w:color w:val="31869B"/>
                      <w:sz w:val="24"/>
                      <w:szCs w:val="24"/>
                      <w:lang w:eastAsia="en-US"/>
                    </w:rPr>
                  </w:rPrChange>
                </w:rPr>
                <w:t>78.44</w:t>
              </w:r>
            </w:ins>
          </w:p>
        </w:tc>
      </w:tr>
      <w:tr w:rsidR="00017F27" w:rsidRPr="00017F27" w14:paraId="48E7450D" w14:textId="77777777" w:rsidTr="00017F27">
        <w:trPr>
          <w:trHeight w:val="300"/>
          <w:ins w:id="2344"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387649BD" w14:textId="77777777" w:rsidR="00BB4D99" w:rsidRPr="00017F27" w:rsidRDefault="00BB4D99" w:rsidP="00BB4D99">
            <w:pPr>
              <w:jc w:val="right"/>
              <w:rPr>
                <w:ins w:id="2345" w:author="Bruno Sanchez-Andrade Nuno" w:date="2012-08-17T17:13:00Z"/>
                <w:rFonts w:ascii="Calibri" w:eastAsia="Times New Roman" w:hAnsi="Calibri" w:cs="Times New Roman"/>
                <w:color w:val="963634"/>
                <w:sz w:val="20"/>
                <w:szCs w:val="20"/>
                <w:lang w:eastAsia="en-US"/>
                <w:rPrChange w:id="2346" w:author="Bruno Sanchez-Andrade Nuno" w:date="2012-08-17T17:15:00Z">
                  <w:rPr>
                    <w:ins w:id="2347" w:author="Bruno Sanchez-Andrade Nuno" w:date="2012-08-17T17:13:00Z"/>
                    <w:rFonts w:ascii="Calibri" w:eastAsia="Times New Roman" w:hAnsi="Calibri" w:cs="Times New Roman"/>
                    <w:color w:val="963634"/>
                    <w:sz w:val="24"/>
                    <w:szCs w:val="24"/>
                    <w:lang w:eastAsia="en-US"/>
                  </w:rPr>
                </w:rPrChange>
              </w:rPr>
            </w:pPr>
            <w:ins w:id="2348" w:author="Bruno Sanchez-Andrade Nuno" w:date="2012-08-17T17:13:00Z">
              <w:r w:rsidRPr="00017F27">
                <w:rPr>
                  <w:rFonts w:ascii="Calibri" w:eastAsia="Times New Roman" w:hAnsi="Calibri" w:cs="Times New Roman"/>
                  <w:color w:val="963634"/>
                  <w:sz w:val="20"/>
                  <w:szCs w:val="20"/>
                  <w:lang w:eastAsia="en-US"/>
                  <w:rPrChange w:id="2349" w:author="Bruno Sanchez-Andrade Nuno" w:date="2012-08-17T17:15:00Z">
                    <w:rPr>
                      <w:rFonts w:ascii="Calibri" w:eastAsia="Times New Roman" w:hAnsi="Calibri" w:cs="Times New Roman"/>
                      <w:color w:val="963634"/>
                      <w:sz w:val="24"/>
                      <w:szCs w:val="24"/>
                      <w:lang w:eastAsia="en-US"/>
                    </w:rPr>
                  </w:rPrChange>
                </w:rPr>
                <w:t>12</w:t>
              </w:r>
            </w:ins>
          </w:p>
        </w:tc>
        <w:tc>
          <w:tcPr>
            <w:tcW w:w="1399" w:type="dxa"/>
            <w:tcBorders>
              <w:top w:val="nil"/>
              <w:left w:val="nil"/>
              <w:bottom w:val="nil"/>
              <w:right w:val="nil"/>
            </w:tcBorders>
            <w:shd w:val="clear" w:color="auto" w:fill="auto"/>
            <w:noWrap/>
            <w:vAlign w:val="bottom"/>
            <w:hideMark/>
          </w:tcPr>
          <w:p w14:paraId="2CF79F4B" w14:textId="162E4314" w:rsidR="00BB4D99" w:rsidRPr="00017F27" w:rsidRDefault="00BB4D99" w:rsidP="00BB4D99">
            <w:pPr>
              <w:rPr>
                <w:ins w:id="2350" w:author="Bruno Sanchez-Andrade Nuno" w:date="2012-08-17T17:13:00Z"/>
                <w:rFonts w:ascii="Calibri" w:eastAsia="Times New Roman" w:hAnsi="Calibri" w:cs="Times New Roman"/>
                <w:color w:val="963634"/>
                <w:sz w:val="20"/>
                <w:szCs w:val="20"/>
                <w:lang w:eastAsia="en-US"/>
                <w:rPrChange w:id="2351" w:author="Bruno Sanchez-Andrade Nuno" w:date="2012-08-17T17:15:00Z">
                  <w:rPr>
                    <w:ins w:id="2352" w:author="Bruno Sanchez-Andrade Nuno" w:date="2012-08-17T17:13:00Z"/>
                    <w:rFonts w:ascii="Calibri" w:eastAsia="Times New Roman" w:hAnsi="Calibri" w:cs="Times New Roman"/>
                    <w:color w:val="963634"/>
                    <w:sz w:val="24"/>
                    <w:szCs w:val="24"/>
                    <w:lang w:eastAsia="en-US"/>
                  </w:rPr>
                </w:rPrChange>
              </w:rPr>
            </w:pPr>
            <w:ins w:id="2353" w:author="Bruno Sanchez-Andrade Nuno" w:date="2012-08-17T17:13:00Z">
              <w:r w:rsidRPr="00017F27">
                <w:rPr>
                  <w:rFonts w:ascii="Calibri" w:eastAsia="Times New Roman" w:hAnsi="Calibri" w:cs="Times New Roman"/>
                  <w:color w:val="963634"/>
                  <w:sz w:val="20"/>
                  <w:szCs w:val="20"/>
                  <w:lang w:eastAsia="en-US"/>
                  <w:rPrChange w:id="2354" w:author="Bruno Sanchez-Andrade Nuno" w:date="2012-08-17T17:15:00Z">
                    <w:rPr>
                      <w:rFonts w:ascii="Calibri" w:eastAsia="Times New Roman" w:hAnsi="Calibri" w:cs="Times New Roman"/>
                      <w:color w:val="963634"/>
                      <w:sz w:val="24"/>
                      <w:szCs w:val="24"/>
                      <w:lang w:eastAsia="en-US"/>
                    </w:rPr>
                  </w:rPrChange>
                </w:rPr>
                <w:t xml:space="preserve">Czech </w:t>
              </w:r>
            </w:ins>
            <w:ins w:id="2355" w:author="Bruno Sanchez-Andrade Nuno" w:date="2012-08-17T17:16:00Z">
              <w:r w:rsidR="00017F27">
                <w:rPr>
                  <w:rFonts w:ascii="Calibri" w:eastAsia="Times New Roman" w:hAnsi="Calibri" w:cs="Times New Roman"/>
                  <w:color w:val="963634"/>
                  <w:sz w:val="20"/>
                  <w:szCs w:val="20"/>
                  <w:lang w:eastAsia="en-US"/>
                </w:rPr>
                <w:t>R.</w:t>
              </w:r>
            </w:ins>
          </w:p>
        </w:tc>
        <w:tc>
          <w:tcPr>
            <w:tcW w:w="1245" w:type="dxa"/>
            <w:tcBorders>
              <w:top w:val="nil"/>
              <w:left w:val="nil"/>
              <w:bottom w:val="nil"/>
              <w:right w:val="single" w:sz="4" w:space="0" w:color="auto"/>
            </w:tcBorders>
            <w:shd w:val="clear" w:color="auto" w:fill="auto"/>
            <w:noWrap/>
            <w:vAlign w:val="bottom"/>
            <w:hideMark/>
          </w:tcPr>
          <w:p w14:paraId="32A6CC99" w14:textId="77777777" w:rsidR="00BB4D99" w:rsidRPr="00017F27" w:rsidRDefault="00BB4D99" w:rsidP="00BB4D99">
            <w:pPr>
              <w:jc w:val="right"/>
              <w:rPr>
                <w:ins w:id="2356" w:author="Bruno Sanchez-Andrade Nuno" w:date="2012-08-17T17:13:00Z"/>
                <w:rFonts w:ascii="Calibri" w:eastAsia="Times New Roman" w:hAnsi="Calibri" w:cs="Times New Roman"/>
                <w:color w:val="963634"/>
                <w:sz w:val="20"/>
                <w:szCs w:val="20"/>
                <w:lang w:eastAsia="en-US"/>
                <w:rPrChange w:id="2357" w:author="Bruno Sanchez-Andrade Nuno" w:date="2012-08-17T17:15:00Z">
                  <w:rPr>
                    <w:ins w:id="2358" w:author="Bruno Sanchez-Andrade Nuno" w:date="2012-08-17T17:13:00Z"/>
                    <w:rFonts w:ascii="Calibri" w:eastAsia="Times New Roman" w:hAnsi="Calibri" w:cs="Times New Roman"/>
                    <w:color w:val="963634"/>
                    <w:sz w:val="24"/>
                    <w:szCs w:val="24"/>
                    <w:lang w:eastAsia="en-US"/>
                  </w:rPr>
                </w:rPrChange>
              </w:rPr>
            </w:pPr>
            <w:ins w:id="2359" w:author="Bruno Sanchez-Andrade Nuno" w:date="2012-08-17T17:13:00Z">
              <w:r w:rsidRPr="00017F27">
                <w:rPr>
                  <w:rFonts w:ascii="Calibri" w:eastAsia="Times New Roman" w:hAnsi="Calibri" w:cs="Times New Roman"/>
                  <w:color w:val="963634"/>
                  <w:sz w:val="20"/>
                  <w:szCs w:val="20"/>
                  <w:lang w:eastAsia="en-US"/>
                  <w:rPrChange w:id="2360" w:author="Bruno Sanchez-Andrade Nuno" w:date="2012-08-17T17:15:00Z">
                    <w:rPr>
                      <w:rFonts w:ascii="Calibri" w:eastAsia="Times New Roman" w:hAnsi="Calibri" w:cs="Times New Roman"/>
                      <w:color w:val="963634"/>
                      <w:sz w:val="24"/>
                      <w:szCs w:val="24"/>
                      <w:lang w:eastAsia="en-US"/>
                    </w:rPr>
                  </w:rPrChange>
                </w:rPr>
                <w:t>79.70</w:t>
              </w:r>
            </w:ins>
          </w:p>
        </w:tc>
        <w:tc>
          <w:tcPr>
            <w:tcW w:w="581" w:type="dxa"/>
            <w:tcBorders>
              <w:top w:val="nil"/>
              <w:left w:val="nil"/>
              <w:bottom w:val="nil"/>
              <w:right w:val="nil"/>
            </w:tcBorders>
            <w:shd w:val="clear" w:color="auto" w:fill="auto"/>
            <w:noWrap/>
            <w:vAlign w:val="bottom"/>
            <w:hideMark/>
          </w:tcPr>
          <w:p w14:paraId="4403E6F1" w14:textId="77777777" w:rsidR="00BB4D99" w:rsidRPr="00017F27" w:rsidRDefault="00BB4D99" w:rsidP="00BB4D99">
            <w:pPr>
              <w:jc w:val="right"/>
              <w:rPr>
                <w:ins w:id="2361" w:author="Bruno Sanchez-Andrade Nuno" w:date="2012-08-17T17:13:00Z"/>
                <w:rFonts w:ascii="Calibri" w:eastAsia="Times New Roman" w:hAnsi="Calibri" w:cs="Times New Roman"/>
                <w:color w:val="E26B0A"/>
                <w:sz w:val="20"/>
                <w:szCs w:val="20"/>
                <w:lang w:eastAsia="en-US"/>
                <w:rPrChange w:id="2362" w:author="Bruno Sanchez-Andrade Nuno" w:date="2012-08-17T17:15:00Z">
                  <w:rPr>
                    <w:ins w:id="2363" w:author="Bruno Sanchez-Andrade Nuno" w:date="2012-08-17T17:13:00Z"/>
                    <w:rFonts w:ascii="Calibri" w:eastAsia="Times New Roman" w:hAnsi="Calibri" w:cs="Times New Roman"/>
                    <w:color w:val="E26B0A"/>
                    <w:sz w:val="24"/>
                    <w:szCs w:val="24"/>
                    <w:lang w:eastAsia="en-US"/>
                  </w:rPr>
                </w:rPrChange>
              </w:rPr>
            </w:pPr>
            <w:ins w:id="2364" w:author="Bruno Sanchez-Andrade Nuno" w:date="2012-08-17T17:13:00Z">
              <w:r w:rsidRPr="00017F27">
                <w:rPr>
                  <w:rFonts w:ascii="Calibri" w:eastAsia="Times New Roman" w:hAnsi="Calibri" w:cs="Times New Roman"/>
                  <w:color w:val="E26B0A"/>
                  <w:sz w:val="20"/>
                  <w:szCs w:val="20"/>
                  <w:lang w:eastAsia="en-US"/>
                  <w:rPrChange w:id="2365" w:author="Bruno Sanchez-Andrade Nuno" w:date="2012-08-17T17:15:00Z">
                    <w:rPr>
                      <w:rFonts w:ascii="Calibri" w:eastAsia="Times New Roman" w:hAnsi="Calibri" w:cs="Times New Roman"/>
                      <w:color w:val="E26B0A"/>
                      <w:sz w:val="24"/>
                      <w:szCs w:val="24"/>
                      <w:lang w:eastAsia="en-US"/>
                    </w:rPr>
                  </w:rPrChange>
                </w:rPr>
                <w:t>12</w:t>
              </w:r>
            </w:ins>
          </w:p>
        </w:tc>
        <w:tc>
          <w:tcPr>
            <w:tcW w:w="1414" w:type="dxa"/>
            <w:tcBorders>
              <w:top w:val="nil"/>
              <w:left w:val="nil"/>
              <w:bottom w:val="nil"/>
              <w:right w:val="nil"/>
            </w:tcBorders>
            <w:shd w:val="clear" w:color="auto" w:fill="auto"/>
            <w:noWrap/>
            <w:vAlign w:val="bottom"/>
            <w:hideMark/>
          </w:tcPr>
          <w:p w14:paraId="64BF91D3" w14:textId="77777777" w:rsidR="00BB4D99" w:rsidRPr="00017F27" w:rsidRDefault="00BB4D99" w:rsidP="00BB4D99">
            <w:pPr>
              <w:rPr>
                <w:ins w:id="2366" w:author="Bruno Sanchez-Andrade Nuno" w:date="2012-08-17T17:13:00Z"/>
                <w:rFonts w:ascii="Calibri" w:eastAsia="Times New Roman" w:hAnsi="Calibri" w:cs="Times New Roman"/>
                <w:color w:val="E26B0A"/>
                <w:sz w:val="20"/>
                <w:szCs w:val="20"/>
                <w:lang w:eastAsia="en-US"/>
                <w:rPrChange w:id="2367" w:author="Bruno Sanchez-Andrade Nuno" w:date="2012-08-17T17:15:00Z">
                  <w:rPr>
                    <w:ins w:id="2368" w:author="Bruno Sanchez-Andrade Nuno" w:date="2012-08-17T17:13:00Z"/>
                    <w:rFonts w:ascii="Calibri" w:eastAsia="Times New Roman" w:hAnsi="Calibri" w:cs="Times New Roman"/>
                    <w:color w:val="E26B0A"/>
                    <w:sz w:val="24"/>
                    <w:szCs w:val="24"/>
                    <w:lang w:eastAsia="en-US"/>
                  </w:rPr>
                </w:rPrChange>
              </w:rPr>
            </w:pPr>
            <w:ins w:id="2369" w:author="Bruno Sanchez-Andrade Nuno" w:date="2012-08-17T17:13:00Z">
              <w:r w:rsidRPr="00017F27">
                <w:rPr>
                  <w:rFonts w:ascii="Calibri" w:eastAsia="Times New Roman" w:hAnsi="Calibri" w:cs="Times New Roman"/>
                  <w:color w:val="E26B0A"/>
                  <w:sz w:val="20"/>
                  <w:szCs w:val="20"/>
                  <w:lang w:eastAsia="en-US"/>
                  <w:rPrChange w:id="2370" w:author="Bruno Sanchez-Andrade Nuno" w:date="2012-08-17T17:15:00Z">
                    <w:rPr>
                      <w:rFonts w:ascii="Calibri" w:eastAsia="Times New Roman" w:hAnsi="Calibri" w:cs="Times New Roman"/>
                      <w:color w:val="E26B0A"/>
                      <w:sz w:val="24"/>
                      <w:szCs w:val="24"/>
                      <w:lang w:eastAsia="en-US"/>
                    </w:rPr>
                  </w:rPrChange>
                </w:rPr>
                <w:t>Canada</w:t>
              </w:r>
            </w:ins>
          </w:p>
        </w:tc>
        <w:tc>
          <w:tcPr>
            <w:tcW w:w="1260" w:type="dxa"/>
            <w:tcBorders>
              <w:top w:val="nil"/>
              <w:left w:val="nil"/>
              <w:bottom w:val="nil"/>
              <w:right w:val="single" w:sz="4" w:space="0" w:color="auto"/>
            </w:tcBorders>
            <w:shd w:val="clear" w:color="auto" w:fill="auto"/>
            <w:noWrap/>
            <w:vAlign w:val="bottom"/>
            <w:hideMark/>
          </w:tcPr>
          <w:p w14:paraId="244A4989" w14:textId="77777777" w:rsidR="00BB4D99" w:rsidRPr="00017F27" w:rsidRDefault="00BB4D99" w:rsidP="00BB4D99">
            <w:pPr>
              <w:jc w:val="right"/>
              <w:rPr>
                <w:ins w:id="2371" w:author="Bruno Sanchez-Andrade Nuno" w:date="2012-08-17T17:13:00Z"/>
                <w:rFonts w:ascii="Calibri" w:eastAsia="Times New Roman" w:hAnsi="Calibri" w:cs="Times New Roman"/>
                <w:color w:val="E26B0A"/>
                <w:sz w:val="20"/>
                <w:szCs w:val="20"/>
                <w:lang w:eastAsia="en-US"/>
                <w:rPrChange w:id="2372" w:author="Bruno Sanchez-Andrade Nuno" w:date="2012-08-17T17:15:00Z">
                  <w:rPr>
                    <w:ins w:id="2373" w:author="Bruno Sanchez-Andrade Nuno" w:date="2012-08-17T17:13:00Z"/>
                    <w:rFonts w:ascii="Calibri" w:eastAsia="Times New Roman" w:hAnsi="Calibri" w:cs="Times New Roman"/>
                    <w:color w:val="E26B0A"/>
                    <w:sz w:val="24"/>
                    <w:szCs w:val="24"/>
                    <w:lang w:eastAsia="en-US"/>
                  </w:rPr>
                </w:rPrChange>
              </w:rPr>
            </w:pPr>
            <w:ins w:id="2374" w:author="Bruno Sanchez-Andrade Nuno" w:date="2012-08-17T17:13:00Z">
              <w:r w:rsidRPr="00017F27">
                <w:rPr>
                  <w:rFonts w:ascii="Calibri" w:eastAsia="Times New Roman" w:hAnsi="Calibri" w:cs="Times New Roman"/>
                  <w:color w:val="E26B0A"/>
                  <w:sz w:val="20"/>
                  <w:szCs w:val="20"/>
                  <w:lang w:eastAsia="en-US"/>
                  <w:rPrChange w:id="2375" w:author="Bruno Sanchez-Andrade Nuno" w:date="2012-08-17T17:15:00Z">
                    <w:rPr>
                      <w:rFonts w:ascii="Calibri" w:eastAsia="Times New Roman" w:hAnsi="Calibri" w:cs="Times New Roman"/>
                      <w:color w:val="E26B0A"/>
                      <w:sz w:val="24"/>
                      <w:szCs w:val="24"/>
                      <w:lang w:eastAsia="en-US"/>
                    </w:rPr>
                  </w:rPrChange>
                </w:rPr>
                <w:t>78.55</w:t>
              </w:r>
            </w:ins>
          </w:p>
        </w:tc>
        <w:tc>
          <w:tcPr>
            <w:tcW w:w="581" w:type="dxa"/>
            <w:tcBorders>
              <w:top w:val="nil"/>
              <w:left w:val="nil"/>
              <w:bottom w:val="nil"/>
              <w:right w:val="nil"/>
            </w:tcBorders>
            <w:shd w:val="clear" w:color="auto" w:fill="auto"/>
            <w:noWrap/>
            <w:vAlign w:val="bottom"/>
            <w:hideMark/>
          </w:tcPr>
          <w:p w14:paraId="50F3C63D" w14:textId="77777777" w:rsidR="00BB4D99" w:rsidRPr="00017F27" w:rsidRDefault="00BB4D99" w:rsidP="00BB4D99">
            <w:pPr>
              <w:jc w:val="right"/>
              <w:rPr>
                <w:ins w:id="2376" w:author="Bruno Sanchez-Andrade Nuno" w:date="2012-08-17T17:13:00Z"/>
                <w:rFonts w:ascii="Calibri" w:eastAsia="Times New Roman" w:hAnsi="Calibri" w:cs="Times New Roman"/>
                <w:color w:val="000000"/>
                <w:sz w:val="20"/>
                <w:szCs w:val="20"/>
                <w:lang w:eastAsia="en-US"/>
                <w:rPrChange w:id="2377" w:author="Bruno Sanchez-Andrade Nuno" w:date="2012-08-17T17:15:00Z">
                  <w:rPr>
                    <w:ins w:id="2378" w:author="Bruno Sanchez-Andrade Nuno" w:date="2012-08-17T17:13:00Z"/>
                    <w:rFonts w:ascii="Calibri" w:eastAsia="Times New Roman" w:hAnsi="Calibri" w:cs="Times New Roman"/>
                    <w:color w:val="000000"/>
                    <w:sz w:val="24"/>
                    <w:szCs w:val="24"/>
                    <w:lang w:eastAsia="en-US"/>
                  </w:rPr>
                </w:rPrChange>
              </w:rPr>
            </w:pPr>
            <w:ins w:id="2379" w:author="Bruno Sanchez-Andrade Nuno" w:date="2012-08-17T17:13:00Z">
              <w:r w:rsidRPr="00017F27">
                <w:rPr>
                  <w:rFonts w:ascii="Calibri" w:eastAsia="Times New Roman" w:hAnsi="Calibri" w:cs="Times New Roman"/>
                  <w:color w:val="000000"/>
                  <w:sz w:val="20"/>
                  <w:szCs w:val="20"/>
                  <w:lang w:eastAsia="en-US"/>
                  <w:rPrChange w:id="2380" w:author="Bruno Sanchez-Andrade Nuno" w:date="2012-08-17T17:15:00Z">
                    <w:rPr>
                      <w:rFonts w:ascii="Calibri" w:eastAsia="Times New Roman" w:hAnsi="Calibri" w:cs="Times New Roman"/>
                      <w:color w:val="000000"/>
                      <w:sz w:val="24"/>
                      <w:szCs w:val="24"/>
                      <w:lang w:eastAsia="en-US"/>
                    </w:rPr>
                  </w:rPrChange>
                </w:rPr>
                <w:t>12</w:t>
              </w:r>
            </w:ins>
          </w:p>
        </w:tc>
        <w:tc>
          <w:tcPr>
            <w:tcW w:w="1449" w:type="dxa"/>
            <w:tcBorders>
              <w:top w:val="nil"/>
              <w:left w:val="nil"/>
              <w:bottom w:val="nil"/>
              <w:right w:val="nil"/>
            </w:tcBorders>
            <w:shd w:val="clear" w:color="auto" w:fill="auto"/>
            <w:noWrap/>
            <w:vAlign w:val="bottom"/>
            <w:hideMark/>
          </w:tcPr>
          <w:p w14:paraId="3308F837" w14:textId="77777777" w:rsidR="00BB4D99" w:rsidRPr="00017F27" w:rsidRDefault="00BB4D99" w:rsidP="00BB4D99">
            <w:pPr>
              <w:rPr>
                <w:ins w:id="2381" w:author="Bruno Sanchez-Andrade Nuno" w:date="2012-08-17T17:13:00Z"/>
                <w:rFonts w:ascii="Calibri" w:eastAsia="Times New Roman" w:hAnsi="Calibri" w:cs="Times New Roman"/>
                <w:color w:val="31869B"/>
                <w:sz w:val="20"/>
                <w:szCs w:val="20"/>
                <w:lang w:eastAsia="en-US"/>
                <w:rPrChange w:id="2382" w:author="Bruno Sanchez-Andrade Nuno" w:date="2012-08-17T17:15:00Z">
                  <w:rPr>
                    <w:ins w:id="2383" w:author="Bruno Sanchez-Andrade Nuno" w:date="2012-08-17T17:13:00Z"/>
                    <w:rFonts w:ascii="Calibri" w:eastAsia="Times New Roman" w:hAnsi="Calibri" w:cs="Times New Roman"/>
                    <w:color w:val="31869B"/>
                    <w:sz w:val="24"/>
                    <w:szCs w:val="24"/>
                    <w:lang w:eastAsia="en-US"/>
                  </w:rPr>
                </w:rPrChange>
              </w:rPr>
            </w:pPr>
            <w:ins w:id="2384" w:author="Bruno Sanchez-Andrade Nuno" w:date="2012-08-17T17:13:00Z">
              <w:r w:rsidRPr="00017F27">
                <w:rPr>
                  <w:rFonts w:ascii="Calibri" w:eastAsia="Times New Roman" w:hAnsi="Calibri" w:cs="Times New Roman"/>
                  <w:color w:val="31869B"/>
                  <w:sz w:val="20"/>
                  <w:szCs w:val="20"/>
                  <w:lang w:eastAsia="en-US"/>
                  <w:rPrChange w:id="2385" w:author="Bruno Sanchez-Andrade Nuno" w:date="2012-08-17T17:15:00Z">
                    <w:rPr>
                      <w:rFonts w:ascii="Calibri" w:eastAsia="Times New Roman" w:hAnsi="Calibri" w:cs="Times New Roman"/>
                      <w:color w:val="31869B"/>
                      <w:sz w:val="24"/>
                      <w:szCs w:val="24"/>
                      <w:lang w:eastAsia="en-US"/>
                    </w:rPr>
                  </w:rPrChange>
                </w:rPr>
                <w:t>Sweden</w:t>
              </w:r>
            </w:ins>
          </w:p>
        </w:tc>
        <w:tc>
          <w:tcPr>
            <w:tcW w:w="1210" w:type="dxa"/>
            <w:tcBorders>
              <w:top w:val="nil"/>
              <w:left w:val="nil"/>
              <w:bottom w:val="nil"/>
              <w:right w:val="single" w:sz="4" w:space="0" w:color="auto"/>
            </w:tcBorders>
            <w:shd w:val="clear" w:color="auto" w:fill="auto"/>
            <w:noWrap/>
            <w:vAlign w:val="bottom"/>
            <w:hideMark/>
          </w:tcPr>
          <w:p w14:paraId="7A271897" w14:textId="77777777" w:rsidR="00BB4D99" w:rsidRPr="00017F27" w:rsidRDefault="00BB4D99" w:rsidP="00BB4D99">
            <w:pPr>
              <w:jc w:val="right"/>
              <w:rPr>
                <w:ins w:id="2386" w:author="Bruno Sanchez-Andrade Nuno" w:date="2012-08-17T17:13:00Z"/>
                <w:rFonts w:ascii="Calibri" w:eastAsia="Times New Roman" w:hAnsi="Calibri" w:cs="Times New Roman"/>
                <w:color w:val="31869B"/>
                <w:sz w:val="20"/>
                <w:szCs w:val="20"/>
                <w:lang w:eastAsia="en-US"/>
                <w:rPrChange w:id="2387" w:author="Bruno Sanchez-Andrade Nuno" w:date="2012-08-17T17:15:00Z">
                  <w:rPr>
                    <w:ins w:id="2388" w:author="Bruno Sanchez-Andrade Nuno" w:date="2012-08-17T17:13:00Z"/>
                    <w:rFonts w:ascii="Calibri" w:eastAsia="Times New Roman" w:hAnsi="Calibri" w:cs="Times New Roman"/>
                    <w:color w:val="31869B"/>
                    <w:sz w:val="24"/>
                    <w:szCs w:val="24"/>
                    <w:lang w:eastAsia="en-US"/>
                  </w:rPr>
                </w:rPrChange>
              </w:rPr>
            </w:pPr>
            <w:ins w:id="2389" w:author="Bruno Sanchez-Andrade Nuno" w:date="2012-08-17T17:13:00Z">
              <w:r w:rsidRPr="00017F27">
                <w:rPr>
                  <w:rFonts w:ascii="Calibri" w:eastAsia="Times New Roman" w:hAnsi="Calibri" w:cs="Times New Roman"/>
                  <w:color w:val="31869B"/>
                  <w:sz w:val="20"/>
                  <w:szCs w:val="20"/>
                  <w:lang w:eastAsia="en-US"/>
                  <w:rPrChange w:id="2390" w:author="Bruno Sanchez-Andrade Nuno" w:date="2012-08-17T17:15:00Z">
                    <w:rPr>
                      <w:rFonts w:ascii="Calibri" w:eastAsia="Times New Roman" w:hAnsi="Calibri" w:cs="Times New Roman"/>
                      <w:color w:val="31869B"/>
                      <w:sz w:val="24"/>
                      <w:szCs w:val="24"/>
                      <w:lang w:eastAsia="en-US"/>
                    </w:rPr>
                  </w:rPrChange>
                </w:rPr>
                <w:t>78.19</w:t>
              </w:r>
            </w:ins>
          </w:p>
        </w:tc>
      </w:tr>
      <w:tr w:rsidR="00017F27" w:rsidRPr="00017F27" w14:paraId="2A8F53F0" w14:textId="77777777" w:rsidTr="00017F27">
        <w:trPr>
          <w:trHeight w:val="300"/>
          <w:ins w:id="2391"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6B50E8A6" w14:textId="77777777" w:rsidR="00BB4D99" w:rsidRPr="00017F27" w:rsidRDefault="00BB4D99" w:rsidP="00BB4D99">
            <w:pPr>
              <w:jc w:val="right"/>
              <w:rPr>
                <w:ins w:id="2392" w:author="Bruno Sanchez-Andrade Nuno" w:date="2012-08-17T17:13:00Z"/>
                <w:rFonts w:ascii="Calibri" w:eastAsia="Times New Roman" w:hAnsi="Calibri" w:cs="Times New Roman"/>
                <w:color w:val="963634"/>
                <w:sz w:val="20"/>
                <w:szCs w:val="20"/>
                <w:lang w:eastAsia="en-US"/>
                <w:rPrChange w:id="2393" w:author="Bruno Sanchez-Andrade Nuno" w:date="2012-08-17T17:15:00Z">
                  <w:rPr>
                    <w:ins w:id="2394" w:author="Bruno Sanchez-Andrade Nuno" w:date="2012-08-17T17:13:00Z"/>
                    <w:rFonts w:ascii="Calibri" w:eastAsia="Times New Roman" w:hAnsi="Calibri" w:cs="Times New Roman"/>
                    <w:color w:val="963634"/>
                    <w:sz w:val="24"/>
                    <w:szCs w:val="24"/>
                    <w:lang w:eastAsia="en-US"/>
                  </w:rPr>
                </w:rPrChange>
              </w:rPr>
            </w:pPr>
            <w:ins w:id="2395" w:author="Bruno Sanchez-Andrade Nuno" w:date="2012-08-17T17:13:00Z">
              <w:r w:rsidRPr="00017F27">
                <w:rPr>
                  <w:rFonts w:ascii="Calibri" w:eastAsia="Times New Roman" w:hAnsi="Calibri" w:cs="Times New Roman"/>
                  <w:color w:val="963634"/>
                  <w:sz w:val="20"/>
                  <w:szCs w:val="20"/>
                  <w:lang w:eastAsia="en-US"/>
                  <w:rPrChange w:id="2396" w:author="Bruno Sanchez-Andrade Nuno" w:date="2012-08-17T17:15:00Z">
                    <w:rPr>
                      <w:rFonts w:ascii="Calibri" w:eastAsia="Times New Roman" w:hAnsi="Calibri" w:cs="Times New Roman"/>
                      <w:color w:val="963634"/>
                      <w:sz w:val="24"/>
                      <w:szCs w:val="24"/>
                      <w:lang w:eastAsia="en-US"/>
                    </w:rPr>
                  </w:rPrChange>
                </w:rPr>
                <w:t>13</w:t>
              </w:r>
            </w:ins>
          </w:p>
        </w:tc>
        <w:tc>
          <w:tcPr>
            <w:tcW w:w="1399" w:type="dxa"/>
            <w:tcBorders>
              <w:top w:val="nil"/>
              <w:left w:val="nil"/>
              <w:bottom w:val="nil"/>
              <w:right w:val="nil"/>
            </w:tcBorders>
            <w:shd w:val="clear" w:color="F2DCDB" w:fill="F2DCDB"/>
            <w:noWrap/>
            <w:vAlign w:val="bottom"/>
            <w:hideMark/>
          </w:tcPr>
          <w:p w14:paraId="19FA1BD9" w14:textId="77777777" w:rsidR="00BB4D99" w:rsidRPr="00017F27" w:rsidRDefault="00BB4D99" w:rsidP="00BB4D99">
            <w:pPr>
              <w:rPr>
                <w:ins w:id="2397" w:author="Bruno Sanchez-Andrade Nuno" w:date="2012-08-17T17:13:00Z"/>
                <w:rFonts w:ascii="Calibri" w:eastAsia="Times New Roman" w:hAnsi="Calibri" w:cs="Times New Roman"/>
                <w:color w:val="963634"/>
                <w:sz w:val="20"/>
                <w:szCs w:val="20"/>
                <w:lang w:eastAsia="en-US"/>
                <w:rPrChange w:id="2398" w:author="Bruno Sanchez-Andrade Nuno" w:date="2012-08-17T17:15:00Z">
                  <w:rPr>
                    <w:ins w:id="2399" w:author="Bruno Sanchez-Andrade Nuno" w:date="2012-08-17T17:13:00Z"/>
                    <w:rFonts w:ascii="Calibri" w:eastAsia="Times New Roman" w:hAnsi="Calibri" w:cs="Times New Roman"/>
                    <w:color w:val="963634"/>
                    <w:sz w:val="24"/>
                    <w:szCs w:val="24"/>
                    <w:lang w:eastAsia="en-US"/>
                  </w:rPr>
                </w:rPrChange>
              </w:rPr>
            </w:pPr>
            <w:ins w:id="2400" w:author="Bruno Sanchez-Andrade Nuno" w:date="2012-08-17T17:13:00Z">
              <w:r w:rsidRPr="00017F27">
                <w:rPr>
                  <w:rFonts w:ascii="Calibri" w:eastAsia="Times New Roman" w:hAnsi="Calibri" w:cs="Times New Roman"/>
                  <w:color w:val="963634"/>
                  <w:sz w:val="20"/>
                  <w:szCs w:val="20"/>
                  <w:lang w:eastAsia="en-US"/>
                  <w:rPrChange w:id="2401" w:author="Bruno Sanchez-Andrade Nuno" w:date="2012-08-17T17:15:00Z">
                    <w:rPr>
                      <w:rFonts w:ascii="Calibri" w:eastAsia="Times New Roman" w:hAnsi="Calibri" w:cs="Times New Roman"/>
                      <w:color w:val="963634"/>
                      <w:sz w:val="24"/>
                      <w:szCs w:val="24"/>
                      <w:lang w:eastAsia="en-US"/>
                    </w:rPr>
                  </w:rPrChange>
                </w:rPr>
                <w:t>Austria</w:t>
              </w:r>
            </w:ins>
          </w:p>
        </w:tc>
        <w:tc>
          <w:tcPr>
            <w:tcW w:w="1245" w:type="dxa"/>
            <w:tcBorders>
              <w:top w:val="nil"/>
              <w:left w:val="nil"/>
              <w:bottom w:val="nil"/>
              <w:right w:val="single" w:sz="4" w:space="0" w:color="auto"/>
            </w:tcBorders>
            <w:shd w:val="clear" w:color="F2DCDB" w:fill="F2DCDB"/>
            <w:noWrap/>
            <w:vAlign w:val="bottom"/>
            <w:hideMark/>
          </w:tcPr>
          <w:p w14:paraId="2B0B0AE8" w14:textId="77777777" w:rsidR="00BB4D99" w:rsidRPr="00017F27" w:rsidRDefault="00BB4D99" w:rsidP="00BB4D99">
            <w:pPr>
              <w:jc w:val="right"/>
              <w:rPr>
                <w:ins w:id="2402" w:author="Bruno Sanchez-Andrade Nuno" w:date="2012-08-17T17:13:00Z"/>
                <w:rFonts w:ascii="Calibri" w:eastAsia="Times New Roman" w:hAnsi="Calibri" w:cs="Times New Roman"/>
                <w:color w:val="963634"/>
                <w:sz w:val="20"/>
                <w:szCs w:val="20"/>
                <w:lang w:eastAsia="en-US"/>
                <w:rPrChange w:id="2403" w:author="Bruno Sanchez-Andrade Nuno" w:date="2012-08-17T17:15:00Z">
                  <w:rPr>
                    <w:ins w:id="2404" w:author="Bruno Sanchez-Andrade Nuno" w:date="2012-08-17T17:13:00Z"/>
                    <w:rFonts w:ascii="Calibri" w:eastAsia="Times New Roman" w:hAnsi="Calibri" w:cs="Times New Roman"/>
                    <w:color w:val="963634"/>
                    <w:sz w:val="24"/>
                    <w:szCs w:val="24"/>
                    <w:lang w:eastAsia="en-US"/>
                  </w:rPr>
                </w:rPrChange>
              </w:rPr>
            </w:pPr>
            <w:ins w:id="2405" w:author="Bruno Sanchez-Andrade Nuno" w:date="2012-08-17T17:13:00Z">
              <w:r w:rsidRPr="00017F27">
                <w:rPr>
                  <w:rFonts w:ascii="Calibri" w:eastAsia="Times New Roman" w:hAnsi="Calibri" w:cs="Times New Roman"/>
                  <w:color w:val="963634"/>
                  <w:sz w:val="20"/>
                  <w:szCs w:val="20"/>
                  <w:lang w:eastAsia="en-US"/>
                  <w:rPrChange w:id="2406" w:author="Bruno Sanchez-Andrade Nuno" w:date="2012-08-17T17:15:00Z">
                    <w:rPr>
                      <w:rFonts w:ascii="Calibri" w:eastAsia="Times New Roman" w:hAnsi="Calibri" w:cs="Times New Roman"/>
                      <w:color w:val="963634"/>
                      <w:sz w:val="24"/>
                      <w:szCs w:val="24"/>
                      <w:lang w:eastAsia="en-US"/>
                    </w:rPr>
                  </w:rPrChange>
                </w:rPr>
                <w:t>79.54</w:t>
              </w:r>
            </w:ins>
          </w:p>
        </w:tc>
        <w:tc>
          <w:tcPr>
            <w:tcW w:w="581" w:type="dxa"/>
            <w:tcBorders>
              <w:top w:val="nil"/>
              <w:left w:val="nil"/>
              <w:bottom w:val="nil"/>
              <w:right w:val="nil"/>
            </w:tcBorders>
            <w:shd w:val="clear" w:color="FDE9D9" w:fill="FDE9D9"/>
            <w:noWrap/>
            <w:vAlign w:val="bottom"/>
            <w:hideMark/>
          </w:tcPr>
          <w:p w14:paraId="61AE2D29" w14:textId="77777777" w:rsidR="00BB4D99" w:rsidRPr="00017F27" w:rsidRDefault="00BB4D99" w:rsidP="00BB4D99">
            <w:pPr>
              <w:jc w:val="right"/>
              <w:rPr>
                <w:ins w:id="2407" w:author="Bruno Sanchez-Andrade Nuno" w:date="2012-08-17T17:13:00Z"/>
                <w:rFonts w:ascii="Calibri" w:eastAsia="Times New Roman" w:hAnsi="Calibri" w:cs="Times New Roman"/>
                <w:color w:val="E26B0A"/>
                <w:sz w:val="20"/>
                <w:szCs w:val="20"/>
                <w:lang w:eastAsia="en-US"/>
                <w:rPrChange w:id="2408" w:author="Bruno Sanchez-Andrade Nuno" w:date="2012-08-17T17:15:00Z">
                  <w:rPr>
                    <w:ins w:id="2409" w:author="Bruno Sanchez-Andrade Nuno" w:date="2012-08-17T17:13:00Z"/>
                    <w:rFonts w:ascii="Calibri" w:eastAsia="Times New Roman" w:hAnsi="Calibri" w:cs="Times New Roman"/>
                    <w:color w:val="E26B0A"/>
                    <w:sz w:val="24"/>
                    <w:szCs w:val="24"/>
                    <w:lang w:eastAsia="en-US"/>
                  </w:rPr>
                </w:rPrChange>
              </w:rPr>
            </w:pPr>
            <w:ins w:id="2410" w:author="Bruno Sanchez-Andrade Nuno" w:date="2012-08-17T17:13:00Z">
              <w:r w:rsidRPr="00017F27">
                <w:rPr>
                  <w:rFonts w:ascii="Calibri" w:eastAsia="Times New Roman" w:hAnsi="Calibri" w:cs="Times New Roman"/>
                  <w:color w:val="E26B0A"/>
                  <w:sz w:val="20"/>
                  <w:szCs w:val="20"/>
                  <w:lang w:eastAsia="en-US"/>
                  <w:rPrChange w:id="2411" w:author="Bruno Sanchez-Andrade Nuno" w:date="2012-08-17T17:15:00Z">
                    <w:rPr>
                      <w:rFonts w:ascii="Calibri" w:eastAsia="Times New Roman" w:hAnsi="Calibri" w:cs="Times New Roman"/>
                      <w:color w:val="E26B0A"/>
                      <w:sz w:val="24"/>
                      <w:szCs w:val="24"/>
                      <w:lang w:eastAsia="en-US"/>
                    </w:rPr>
                  </w:rPrChange>
                </w:rPr>
                <w:t>13</w:t>
              </w:r>
            </w:ins>
          </w:p>
        </w:tc>
        <w:tc>
          <w:tcPr>
            <w:tcW w:w="1414" w:type="dxa"/>
            <w:tcBorders>
              <w:top w:val="nil"/>
              <w:left w:val="nil"/>
              <w:bottom w:val="nil"/>
              <w:right w:val="nil"/>
            </w:tcBorders>
            <w:shd w:val="clear" w:color="FDE9D9" w:fill="FDE9D9"/>
            <w:noWrap/>
            <w:vAlign w:val="bottom"/>
            <w:hideMark/>
          </w:tcPr>
          <w:p w14:paraId="720777A6" w14:textId="77777777" w:rsidR="00BB4D99" w:rsidRPr="00017F27" w:rsidRDefault="00BB4D99" w:rsidP="00BB4D99">
            <w:pPr>
              <w:rPr>
                <w:ins w:id="2412" w:author="Bruno Sanchez-Andrade Nuno" w:date="2012-08-17T17:13:00Z"/>
                <w:rFonts w:ascii="Calibri" w:eastAsia="Times New Roman" w:hAnsi="Calibri" w:cs="Times New Roman"/>
                <w:color w:val="E26B0A"/>
                <w:sz w:val="20"/>
                <w:szCs w:val="20"/>
                <w:lang w:eastAsia="en-US"/>
                <w:rPrChange w:id="2413" w:author="Bruno Sanchez-Andrade Nuno" w:date="2012-08-17T17:15:00Z">
                  <w:rPr>
                    <w:ins w:id="2414" w:author="Bruno Sanchez-Andrade Nuno" w:date="2012-08-17T17:13:00Z"/>
                    <w:rFonts w:ascii="Calibri" w:eastAsia="Times New Roman" w:hAnsi="Calibri" w:cs="Times New Roman"/>
                    <w:color w:val="E26B0A"/>
                    <w:sz w:val="24"/>
                    <w:szCs w:val="24"/>
                    <w:lang w:eastAsia="en-US"/>
                  </w:rPr>
                </w:rPrChange>
              </w:rPr>
            </w:pPr>
            <w:ins w:id="2415" w:author="Bruno Sanchez-Andrade Nuno" w:date="2012-08-17T17:13:00Z">
              <w:r w:rsidRPr="00017F27">
                <w:rPr>
                  <w:rFonts w:ascii="Calibri" w:eastAsia="Times New Roman" w:hAnsi="Calibri" w:cs="Times New Roman"/>
                  <w:color w:val="E26B0A"/>
                  <w:sz w:val="20"/>
                  <w:szCs w:val="20"/>
                  <w:lang w:eastAsia="en-US"/>
                  <w:rPrChange w:id="2416" w:author="Bruno Sanchez-Andrade Nuno" w:date="2012-08-17T17:15:00Z">
                    <w:rPr>
                      <w:rFonts w:ascii="Calibri" w:eastAsia="Times New Roman" w:hAnsi="Calibri" w:cs="Times New Roman"/>
                      <w:color w:val="E26B0A"/>
                      <w:sz w:val="24"/>
                      <w:szCs w:val="24"/>
                      <w:lang w:eastAsia="en-US"/>
                    </w:rPr>
                  </w:rPrChange>
                </w:rPr>
                <w:t>Sweden</w:t>
              </w:r>
            </w:ins>
          </w:p>
        </w:tc>
        <w:tc>
          <w:tcPr>
            <w:tcW w:w="1260" w:type="dxa"/>
            <w:tcBorders>
              <w:top w:val="nil"/>
              <w:left w:val="nil"/>
              <w:bottom w:val="nil"/>
              <w:right w:val="single" w:sz="4" w:space="0" w:color="auto"/>
            </w:tcBorders>
            <w:shd w:val="clear" w:color="FDE9D9" w:fill="FDE9D9"/>
            <w:noWrap/>
            <w:vAlign w:val="bottom"/>
            <w:hideMark/>
          </w:tcPr>
          <w:p w14:paraId="238621E1" w14:textId="77777777" w:rsidR="00BB4D99" w:rsidRPr="00017F27" w:rsidRDefault="00BB4D99" w:rsidP="00BB4D99">
            <w:pPr>
              <w:jc w:val="right"/>
              <w:rPr>
                <w:ins w:id="2417" w:author="Bruno Sanchez-Andrade Nuno" w:date="2012-08-17T17:13:00Z"/>
                <w:rFonts w:ascii="Calibri" w:eastAsia="Times New Roman" w:hAnsi="Calibri" w:cs="Times New Roman"/>
                <w:color w:val="E26B0A"/>
                <w:sz w:val="20"/>
                <w:szCs w:val="20"/>
                <w:lang w:eastAsia="en-US"/>
                <w:rPrChange w:id="2418" w:author="Bruno Sanchez-Andrade Nuno" w:date="2012-08-17T17:15:00Z">
                  <w:rPr>
                    <w:ins w:id="2419" w:author="Bruno Sanchez-Andrade Nuno" w:date="2012-08-17T17:13:00Z"/>
                    <w:rFonts w:ascii="Calibri" w:eastAsia="Times New Roman" w:hAnsi="Calibri" w:cs="Times New Roman"/>
                    <w:color w:val="E26B0A"/>
                    <w:sz w:val="24"/>
                    <w:szCs w:val="24"/>
                    <w:lang w:eastAsia="en-US"/>
                  </w:rPr>
                </w:rPrChange>
              </w:rPr>
            </w:pPr>
            <w:ins w:id="2420" w:author="Bruno Sanchez-Andrade Nuno" w:date="2012-08-17T17:13:00Z">
              <w:r w:rsidRPr="00017F27">
                <w:rPr>
                  <w:rFonts w:ascii="Calibri" w:eastAsia="Times New Roman" w:hAnsi="Calibri" w:cs="Times New Roman"/>
                  <w:color w:val="E26B0A"/>
                  <w:sz w:val="20"/>
                  <w:szCs w:val="20"/>
                  <w:lang w:eastAsia="en-US"/>
                  <w:rPrChange w:id="2421" w:author="Bruno Sanchez-Andrade Nuno" w:date="2012-08-17T17:15:00Z">
                    <w:rPr>
                      <w:rFonts w:ascii="Calibri" w:eastAsia="Times New Roman" w:hAnsi="Calibri" w:cs="Times New Roman"/>
                      <w:color w:val="E26B0A"/>
                      <w:sz w:val="24"/>
                      <w:szCs w:val="24"/>
                      <w:lang w:eastAsia="en-US"/>
                    </w:rPr>
                  </w:rPrChange>
                </w:rPr>
                <w:t>78.50</w:t>
              </w:r>
            </w:ins>
          </w:p>
        </w:tc>
        <w:tc>
          <w:tcPr>
            <w:tcW w:w="581" w:type="dxa"/>
            <w:tcBorders>
              <w:top w:val="nil"/>
              <w:left w:val="nil"/>
              <w:bottom w:val="nil"/>
              <w:right w:val="nil"/>
            </w:tcBorders>
            <w:shd w:val="clear" w:color="DAEEF3" w:fill="DAEEF3"/>
            <w:noWrap/>
            <w:vAlign w:val="bottom"/>
            <w:hideMark/>
          </w:tcPr>
          <w:p w14:paraId="6BCE70E7" w14:textId="77777777" w:rsidR="00BB4D99" w:rsidRPr="00017F27" w:rsidRDefault="00BB4D99" w:rsidP="00BB4D99">
            <w:pPr>
              <w:jc w:val="right"/>
              <w:rPr>
                <w:ins w:id="2422" w:author="Bruno Sanchez-Andrade Nuno" w:date="2012-08-17T17:13:00Z"/>
                <w:rFonts w:ascii="Calibri" w:eastAsia="Times New Roman" w:hAnsi="Calibri" w:cs="Times New Roman"/>
                <w:color w:val="000000"/>
                <w:sz w:val="20"/>
                <w:szCs w:val="20"/>
                <w:lang w:eastAsia="en-US"/>
                <w:rPrChange w:id="2423" w:author="Bruno Sanchez-Andrade Nuno" w:date="2012-08-17T17:15:00Z">
                  <w:rPr>
                    <w:ins w:id="2424" w:author="Bruno Sanchez-Andrade Nuno" w:date="2012-08-17T17:13:00Z"/>
                    <w:rFonts w:ascii="Calibri" w:eastAsia="Times New Roman" w:hAnsi="Calibri" w:cs="Times New Roman"/>
                    <w:color w:val="000000"/>
                    <w:sz w:val="24"/>
                    <w:szCs w:val="24"/>
                    <w:lang w:eastAsia="en-US"/>
                  </w:rPr>
                </w:rPrChange>
              </w:rPr>
            </w:pPr>
            <w:ins w:id="2425" w:author="Bruno Sanchez-Andrade Nuno" w:date="2012-08-17T17:13:00Z">
              <w:r w:rsidRPr="00017F27">
                <w:rPr>
                  <w:rFonts w:ascii="Calibri" w:eastAsia="Times New Roman" w:hAnsi="Calibri" w:cs="Times New Roman"/>
                  <w:color w:val="000000"/>
                  <w:sz w:val="20"/>
                  <w:szCs w:val="20"/>
                  <w:lang w:eastAsia="en-US"/>
                  <w:rPrChange w:id="2426" w:author="Bruno Sanchez-Andrade Nuno" w:date="2012-08-17T17:15:00Z">
                    <w:rPr>
                      <w:rFonts w:ascii="Calibri" w:eastAsia="Times New Roman" w:hAnsi="Calibri" w:cs="Times New Roman"/>
                      <w:color w:val="000000"/>
                      <w:sz w:val="24"/>
                      <w:szCs w:val="24"/>
                      <w:lang w:eastAsia="en-US"/>
                    </w:rPr>
                  </w:rPrChange>
                </w:rPr>
                <w:t>13</w:t>
              </w:r>
            </w:ins>
          </w:p>
        </w:tc>
        <w:tc>
          <w:tcPr>
            <w:tcW w:w="1449" w:type="dxa"/>
            <w:tcBorders>
              <w:top w:val="nil"/>
              <w:left w:val="nil"/>
              <w:bottom w:val="nil"/>
              <w:right w:val="nil"/>
            </w:tcBorders>
            <w:shd w:val="clear" w:color="DAEEF3" w:fill="DAEEF3"/>
            <w:noWrap/>
            <w:vAlign w:val="bottom"/>
            <w:hideMark/>
          </w:tcPr>
          <w:p w14:paraId="69CE48A6" w14:textId="77777777" w:rsidR="00BB4D99" w:rsidRPr="00017F27" w:rsidRDefault="00BB4D99" w:rsidP="00BB4D99">
            <w:pPr>
              <w:rPr>
                <w:ins w:id="2427" w:author="Bruno Sanchez-Andrade Nuno" w:date="2012-08-17T17:13:00Z"/>
                <w:rFonts w:ascii="Calibri" w:eastAsia="Times New Roman" w:hAnsi="Calibri" w:cs="Times New Roman"/>
                <w:color w:val="31869B"/>
                <w:sz w:val="20"/>
                <w:szCs w:val="20"/>
                <w:lang w:eastAsia="en-US"/>
                <w:rPrChange w:id="2428" w:author="Bruno Sanchez-Andrade Nuno" w:date="2012-08-17T17:15:00Z">
                  <w:rPr>
                    <w:ins w:id="2429" w:author="Bruno Sanchez-Andrade Nuno" w:date="2012-08-17T17:13:00Z"/>
                    <w:rFonts w:ascii="Calibri" w:eastAsia="Times New Roman" w:hAnsi="Calibri" w:cs="Times New Roman"/>
                    <w:color w:val="31869B"/>
                    <w:sz w:val="24"/>
                    <w:szCs w:val="24"/>
                    <w:lang w:eastAsia="en-US"/>
                  </w:rPr>
                </w:rPrChange>
              </w:rPr>
            </w:pPr>
            <w:ins w:id="2430" w:author="Bruno Sanchez-Andrade Nuno" w:date="2012-08-17T17:13:00Z">
              <w:r w:rsidRPr="00017F27">
                <w:rPr>
                  <w:rFonts w:ascii="Calibri" w:eastAsia="Times New Roman" w:hAnsi="Calibri" w:cs="Times New Roman"/>
                  <w:color w:val="31869B"/>
                  <w:sz w:val="20"/>
                  <w:szCs w:val="20"/>
                  <w:lang w:eastAsia="en-US"/>
                  <w:rPrChange w:id="2431" w:author="Bruno Sanchez-Andrade Nuno" w:date="2012-08-17T17:15:00Z">
                    <w:rPr>
                      <w:rFonts w:ascii="Calibri" w:eastAsia="Times New Roman" w:hAnsi="Calibri" w:cs="Times New Roman"/>
                      <w:color w:val="31869B"/>
                      <w:sz w:val="24"/>
                      <w:szCs w:val="24"/>
                      <w:lang w:eastAsia="en-US"/>
                    </w:rPr>
                  </w:rPrChange>
                </w:rPr>
                <w:t>Canada</w:t>
              </w:r>
            </w:ins>
          </w:p>
        </w:tc>
        <w:tc>
          <w:tcPr>
            <w:tcW w:w="1210" w:type="dxa"/>
            <w:tcBorders>
              <w:top w:val="nil"/>
              <w:left w:val="nil"/>
              <w:bottom w:val="nil"/>
              <w:right w:val="single" w:sz="4" w:space="0" w:color="auto"/>
            </w:tcBorders>
            <w:shd w:val="clear" w:color="DAEEF3" w:fill="DAEEF3"/>
            <w:noWrap/>
            <w:vAlign w:val="bottom"/>
            <w:hideMark/>
          </w:tcPr>
          <w:p w14:paraId="29C5F687" w14:textId="77777777" w:rsidR="00BB4D99" w:rsidRPr="00017F27" w:rsidRDefault="00BB4D99" w:rsidP="00BB4D99">
            <w:pPr>
              <w:jc w:val="right"/>
              <w:rPr>
                <w:ins w:id="2432" w:author="Bruno Sanchez-Andrade Nuno" w:date="2012-08-17T17:13:00Z"/>
                <w:rFonts w:ascii="Calibri" w:eastAsia="Times New Roman" w:hAnsi="Calibri" w:cs="Times New Roman"/>
                <w:color w:val="31869B"/>
                <w:sz w:val="20"/>
                <w:szCs w:val="20"/>
                <w:lang w:eastAsia="en-US"/>
                <w:rPrChange w:id="2433" w:author="Bruno Sanchez-Andrade Nuno" w:date="2012-08-17T17:15:00Z">
                  <w:rPr>
                    <w:ins w:id="2434" w:author="Bruno Sanchez-Andrade Nuno" w:date="2012-08-17T17:13:00Z"/>
                    <w:rFonts w:ascii="Calibri" w:eastAsia="Times New Roman" w:hAnsi="Calibri" w:cs="Times New Roman"/>
                    <w:color w:val="31869B"/>
                    <w:sz w:val="24"/>
                    <w:szCs w:val="24"/>
                    <w:lang w:eastAsia="en-US"/>
                  </w:rPr>
                </w:rPrChange>
              </w:rPr>
            </w:pPr>
            <w:ins w:id="2435" w:author="Bruno Sanchez-Andrade Nuno" w:date="2012-08-17T17:13:00Z">
              <w:r w:rsidRPr="00017F27">
                <w:rPr>
                  <w:rFonts w:ascii="Calibri" w:eastAsia="Times New Roman" w:hAnsi="Calibri" w:cs="Times New Roman"/>
                  <w:color w:val="31869B"/>
                  <w:sz w:val="20"/>
                  <w:szCs w:val="20"/>
                  <w:lang w:eastAsia="en-US"/>
                  <w:rPrChange w:id="2436" w:author="Bruno Sanchez-Andrade Nuno" w:date="2012-08-17T17:15:00Z">
                    <w:rPr>
                      <w:rFonts w:ascii="Calibri" w:eastAsia="Times New Roman" w:hAnsi="Calibri" w:cs="Times New Roman"/>
                      <w:color w:val="31869B"/>
                      <w:sz w:val="24"/>
                      <w:szCs w:val="24"/>
                      <w:lang w:eastAsia="en-US"/>
                    </w:rPr>
                  </w:rPrChange>
                </w:rPr>
                <w:t>78.41</w:t>
              </w:r>
            </w:ins>
          </w:p>
        </w:tc>
      </w:tr>
      <w:tr w:rsidR="00017F27" w:rsidRPr="00017F27" w14:paraId="01DF5800" w14:textId="77777777" w:rsidTr="00017F27">
        <w:trPr>
          <w:trHeight w:val="300"/>
          <w:ins w:id="2437"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5793EF2F" w14:textId="77777777" w:rsidR="00BB4D99" w:rsidRPr="00017F27" w:rsidRDefault="00BB4D99" w:rsidP="00BB4D99">
            <w:pPr>
              <w:jc w:val="right"/>
              <w:rPr>
                <w:ins w:id="2438" w:author="Bruno Sanchez-Andrade Nuno" w:date="2012-08-17T17:13:00Z"/>
                <w:rFonts w:ascii="Calibri" w:eastAsia="Times New Roman" w:hAnsi="Calibri" w:cs="Times New Roman"/>
                <w:color w:val="963634"/>
                <w:sz w:val="20"/>
                <w:szCs w:val="20"/>
                <w:lang w:eastAsia="en-US"/>
                <w:rPrChange w:id="2439" w:author="Bruno Sanchez-Andrade Nuno" w:date="2012-08-17T17:15:00Z">
                  <w:rPr>
                    <w:ins w:id="2440" w:author="Bruno Sanchez-Andrade Nuno" w:date="2012-08-17T17:13:00Z"/>
                    <w:rFonts w:ascii="Calibri" w:eastAsia="Times New Roman" w:hAnsi="Calibri" w:cs="Times New Roman"/>
                    <w:color w:val="963634"/>
                    <w:sz w:val="24"/>
                    <w:szCs w:val="24"/>
                    <w:lang w:eastAsia="en-US"/>
                  </w:rPr>
                </w:rPrChange>
              </w:rPr>
            </w:pPr>
            <w:ins w:id="2441" w:author="Bruno Sanchez-Andrade Nuno" w:date="2012-08-17T17:13:00Z">
              <w:r w:rsidRPr="00017F27">
                <w:rPr>
                  <w:rFonts w:ascii="Calibri" w:eastAsia="Times New Roman" w:hAnsi="Calibri" w:cs="Times New Roman"/>
                  <w:color w:val="963634"/>
                  <w:sz w:val="20"/>
                  <w:szCs w:val="20"/>
                  <w:lang w:eastAsia="en-US"/>
                  <w:rPrChange w:id="2442" w:author="Bruno Sanchez-Andrade Nuno" w:date="2012-08-17T17:15:00Z">
                    <w:rPr>
                      <w:rFonts w:ascii="Calibri" w:eastAsia="Times New Roman" w:hAnsi="Calibri" w:cs="Times New Roman"/>
                      <w:color w:val="963634"/>
                      <w:sz w:val="24"/>
                      <w:szCs w:val="24"/>
                      <w:lang w:eastAsia="en-US"/>
                    </w:rPr>
                  </w:rPrChange>
                </w:rPr>
                <w:t>14</w:t>
              </w:r>
            </w:ins>
          </w:p>
        </w:tc>
        <w:tc>
          <w:tcPr>
            <w:tcW w:w="1399" w:type="dxa"/>
            <w:tcBorders>
              <w:top w:val="nil"/>
              <w:left w:val="nil"/>
              <w:bottom w:val="nil"/>
              <w:right w:val="nil"/>
            </w:tcBorders>
            <w:shd w:val="clear" w:color="auto" w:fill="auto"/>
            <w:noWrap/>
            <w:vAlign w:val="bottom"/>
            <w:hideMark/>
          </w:tcPr>
          <w:p w14:paraId="614BC579" w14:textId="77777777" w:rsidR="00BB4D99" w:rsidRPr="00017F27" w:rsidRDefault="00BB4D99" w:rsidP="00BB4D99">
            <w:pPr>
              <w:rPr>
                <w:ins w:id="2443" w:author="Bruno Sanchez-Andrade Nuno" w:date="2012-08-17T17:13:00Z"/>
                <w:rFonts w:ascii="Calibri" w:eastAsia="Times New Roman" w:hAnsi="Calibri" w:cs="Times New Roman"/>
                <w:color w:val="963634"/>
                <w:sz w:val="20"/>
                <w:szCs w:val="20"/>
                <w:lang w:eastAsia="en-US"/>
                <w:rPrChange w:id="2444" w:author="Bruno Sanchez-Andrade Nuno" w:date="2012-08-17T17:15:00Z">
                  <w:rPr>
                    <w:ins w:id="2445" w:author="Bruno Sanchez-Andrade Nuno" w:date="2012-08-17T17:13:00Z"/>
                    <w:rFonts w:ascii="Calibri" w:eastAsia="Times New Roman" w:hAnsi="Calibri" w:cs="Times New Roman"/>
                    <w:color w:val="963634"/>
                    <w:sz w:val="24"/>
                    <w:szCs w:val="24"/>
                    <w:lang w:eastAsia="en-US"/>
                  </w:rPr>
                </w:rPrChange>
              </w:rPr>
            </w:pPr>
            <w:ins w:id="2446" w:author="Bruno Sanchez-Andrade Nuno" w:date="2012-08-17T17:13:00Z">
              <w:r w:rsidRPr="00017F27">
                <w:rPr>
                  <w:rFonts w:ascii="Calibri" w:eastAsia="Times New Roman" w:hAnsi="Calibri" w:cs="Times New Roman"/>
                  <w:color w:val="963634"/>
                  <w:sz w:val="20"/>
                  <w:szCs w:val="20"/>
                  <w:lang w:eastAsia="en-US"/>
                  <w:rPrChange w:id="2447" w:author="Bruno Sanchez-Andrade Nuno" w:date="2012-08-17T17:15:00Z">
                    <w:rPr>
                      <w:rFonts w:ascii="Calibri" w:eastAsia="Times New Roman" w:hAnsi="Calibri" w:cs="Times New Roman"/>
                      <w:color w:val="963634"/>
                      <w:sz w:val="24"/>
                      <w:szCs w:val="24"/>
                      <w:lang w:eastAsia="en-US"/>
                    </w:rPr>
                  </w:rPrChange>
                </w:rPr>
                <w:t>Netherlands</w:t>
              </w:r>
            </w:ins>
          </w:p>
        </w:tc>
        <w:tc>
          <w:tcPr>
            <w:tcW w:w="1245" w:type="dxa"/>
            <w:tcBorders>
              <w:top w:val="nil"/>
              <w:left w:val="nil"/>
              <w:bottom w:val="nil"/>
              <w:right w:val="single" w:sz="4" w:space="0" w:color="auto"/>
            </w:tcBorders>
            <w:shd w:val="clear" w:color="auto" w:fill="auto"/>
            <w:noWrap/>
            <w:vAlign w:val="bottom"/>
            <w:hideMark/>
          </w:tcPr>
          <w:p w14:paraId="32E3A646" w14:textId="77777777" w:rsidR="00BB4D99" w:rsidRPr="00017F27" w:rsidRDefault="00BB4D99" w:rsidP="00BB4D99">
            <w:pPr>
              <w:jc w:val="right"/>
              <w:rPr>
                <w:ins w:id="2448" w:author="Bruno Sanchez-Andrade Nuno" w:date="2012-08-17T17:13:00Z"/>
                <w:rFonts w:ascii="Calibri" w:eastAsia="Times New Roman" w:hAnsi="Calibri" w:cs="Times New Roman"/>
                <w:color w:val="963634"/>
                <w:sz w:val="20"/>
                <w:szCs w:val="20"/>
                <w:lang w:eastAsia="en-US"/>
                <w:rPrChange w:id="2449" w:author="Bruno Sanchez-Andrade Nuno" w:date="2012-08-17T17:15:00Z">
                  <w:rPr>
                    <w:ins w:id="2450" w:author="Bruno Sanchez-Andrade Nuno" w:date="2012-08-17T17:13:00Z"/>
                    <w:rFonts w:ascii="Calibri" w:eastAsia="Times New Roman" w:hAnsi="Calibri" w:cs="Times New Roman"/>
                    <w:color w:val="963634"/>
                    <w:sz w:val="24"/>
                    <w:szCs w:val="24"/>
                    <w:lang w:eastAsia="en-US"/>
                  </w:rPr>
                </w:rPrChange>
              </w:rPr>
            </w:pPr>
            <w:ins w:id="2451" w:author="Bruno Sanchez-Andrade Nuno" w:date="2012-08-17T17:13:00Z">
              <w:r w:rsidRPr="00017F27">
                <w:rPr>
                  <w:rFonts w:ascii="Calibri" w:eastAsia="Times New Roman" w:hAnsi="Calibri" w:cs="Times New Roman"/>
                  <w:color w:val="963634"/>
                  <w:sz w:val="20"/>
                  <w:szCs w:val="20"/>
                  <w:lang w:eastAsia="en-US"/>
                  <w:rPrChange w:id="2452" w:author="Bruno Sanchez-Andrade Nuno" w:date="2012-08-17T17:15:00Z">
                    <w:rPr>
                      <w:rFonts w:ascii="Calibri" w:eastAsia="Times New Roman" w:hAnsi="Calibri" w:cs="Times New Roman"/>
                      <w:color w:val="963634"/>
                      <w:sz w:val="24"/>
                      <w:szCs w:val="24"/>
                      <w:lang w:eastAsia="en-US"/>
                    </w:rPr>
                  </w:rPrChange>
                </w:rPr>
                <w:t>79.21</w:t>
              </w:r>
            </w:ins>
          </w:p>
        </w:tc>
        <w:tc>
          <w:tcPr>
            <w:tcW w:w="581" w:type="dxa"/>
            <w:tcBorders>
              <w:top w:val="nil"/>
              <w:left w:val="nil"/>
              <w:bottom w:val="nil"/>
              <w:right w:val="nil"/>
            </w:tcBorders>
            <w:shd w:val="clear" w:color="auto" w:fill="auto"/>
            <w:noWrap/>
            <w:vAlign w:val="bottom"/>
            <w:hideMark/>
          </w:tcPr>
          <w:p w14:paraId="626E93CF" w14:textId="77777777" w:rsidR="00BB4D99" w:rsidRPr="00017F27" w:rsidRDefault="00BB4D99" w:rsidP="00BB4D99">
            <w:pPr>
              <w:jc w:val="right"/>
              <w:rPr>
                <w:ins w:id="2453" w:author="Bruno Sanchez-Andrade Nuno" w:date="2012-08-17T17:13:00Z"/>
                <w:rFonts w:ascii="Calibri" w:eastAsia="Times New Roman" w:hAnsi="Calibri" w:cs="Times New Roman"/>
                <w:color w:val="E26B0A"/>
                <w:sz w:val="20"/>
                <w:szCs w:val="20"/>
                <w:lang w:eastAsia="en-US"/>
                <w:rPrChange w:id="2454" w:author="Bruno Sanchez-Andrade Nuno" w:date="2012-08-17T17:15:00Z">
                  <w:rPr>
                    <w:ins w:id="2455" w:author="Bruno Sanchez-Andrade Nuno" w:date="2012-08-17T17:13:00Z"/>
                    <w:rFonts w:ascii="Calibri" w:eastAsia="Times New Roman" w:hAnsi="Calibri" w:cs="Times New Roman"/>
                    <w:color w:val="E26B0A"/>
                    <w:sz w:val="24"/>
                    <w:szCs w:val="24"/>
                    <w:lang w:eastAsia="en-US"/>
                  </w:rPr>
                </w:rPrChange>
              </w:rPr>
            </w:pPr>
            <w:ins w:id="2456" w:author="Bruno Sanchez-Andrade Nuno" w:date="2012-08-17T17:13:00Z">
              <w:r w:rsidRPr="00017F27">
                <w:rPr>
                  <w:rFonts w:ascii="Calibri" w:eastAsia="Times New Roman" w:hAnsi="Calibri" w:cs="Times New Roman"/>
                  <w:color w:val="E26B0A"/>
                  <w:sz w:val="20"/>
                  <w:szCs w:val="20"/>
                  <w:lang w:eastAsia="en-US"/>
                  <w:rPrChange w:id="2457" w:author="Bruno Sanchez-Andrade Nuno" w:date="2012-08-17T17:15:00Z">
                    <w:rPr>
                      <w:rFonts w:ascii="Calibri" w:eastAsia="Times New Roman" w:hAnsi="Calibri" w:cs="Times New Roman"/>
                      <w:color w:val="E26B0A"/>
                      <w:sz w:val="24"/>
                      <w:szCs w:val="24"/>
                      <w:lang w:eastAsia="en-US"/>
                    </w:rPr>
                  </w:rPrChange>
                </w:rPr>
                <w:t>14</w:t>
              </w:r>
            </w:ins>
          </w:p>
        </w:tc>
        <w:tc>
          <w:tcPr>
            <w:tcW w:w="1414" w:type="dxa"/>
            <w:tcBorders>
              <w:top w:val="nil"/>
              <w:left w:val="nil"/>
              <w:bottom w:val="nil"/>
              <w:right w:val="nil"/>
            </w:tcBorders>
            <w:shd w:val="clear" w:color="auto" w:fill="auto"/>
            <w:noWrap/>
            <w:vAlign w:val="bottom"/>
            <w:hideMark/>
          </w:tcPr>
          <w:p w14:paraId="472957DF" w14:textId="557C93E4" w:rsidR="00BB4D99" w:rsidRPr="00017F27" w:rsidRDefault="00BB4D99" w:rsidP="00BB4D99">
            <w:pPr>
              <w:rPr>
                <w:ins w:id="2458" w:author="Bruno Sanchez-Andrade Nuno" w:date="2012-08-17T17:13:00Z"/>
                <w:rFonts w:ascii="Calibri" w:eastAsia="Times New Roman" w:hAnsi="Calibri" w:cs="Times New Roman"/>
                <w:color w:val="E26B0A"/>
                <w:sz w:val="20"/>
                <w:szCs w:val="20"/>
                <w:lang w:eastAsia="en-US"/>
                <w:rPrChange w:id="2459" w:author="Bruno Sanchez-Andrade Nuno" w:date="2012-08-17T17:15:00Z">
                  <w:rPr>
                    <w:ins w:id="2460" w:author="Bruno Sanchez-Andrade Nuno" w:date="2012-08-17T17:13:00Z"/>
                    <w:rFonts w:ascii="Calibri" w:eastAsia="Times New Roman" w:hAnsi="Calibri" w:cs="Times New Roman"/>
                    <w:color w:val="E26B0A"/>
                    <w:sz w:val="24"/>
                    <w:szCs w:val="24"/>
                    <w:lang w:eastAsia="en-US"/>
                  </w:rPr>
                </w:rPrChange>
              </w:rPr>
            </w:pPr>
            <w:ins w:id="2461" w:author="Bruno Sanchez-Andrade Nuno" w:date="2012-08-17T17:13:00Z">
              <w:r w:rsidRPr="00017F27">
                <w:rPr>
                  <w:rFonts w:ascii="Calibri" w:eastAsia="Times New Roman" w:hAnsi="Calibri" w:cs="Times New Roman"/>
                  <w:color w:val="E26B0A"/>
                  <w:sz w:val="20"/>
                  <w:szCs w:val="20"/>
                  <w:lang w:eastAsia="en-US"/>
                  <w:rPrChange w:id="2462" w:author="Bruno Sanchez-Andrade Nuno" w:date="2012-08-17T17:15:00Z">
                    <w:rPr>
                      <w:rFonts w:ascii="Calibri" w:eastAsia="Times New Roman" w:hAnsi="Calibri" w:cs="Times New Roman"/>
                      <w:color w:val="E26B0A"/>
                      <w:sz w:val="24"/>
                      <w:szCs w:val="24"/>
                      <w:lang w:eastAsia="en-US"/>
                    </w:rPr>
                  </w:rPrChange>
                </w:rPr>
                <w:t xml:space="preserve">Czech </w:t>
              </w:r>
            </w:ins>
            <w:ins w:id="2463" w:author="Bruno Sanchez-Andrade Nuno" w:date="2012-08-17T17:16:00Z">
              <w:r w:rsidR="00017F27">
                <w:rPr>
                  <w:rFonts w:ascii="Calibri" w:eastAsia="Times New Roman" w:hAnsi="Calibri" w:cs="Times New Roman"/>
                  <w:color w:val="E26B0A"/>
                  <w:sz w:val="20"/>
                  <w:szCs w:val="20"/>
                  <w:lang w:eastAsia="en-US"/>
                </w:rPr>
                <w:t>R.</w:t>
              </w:r>
            </w:ins>
          </w:p>
        </w:tc>
        <w:tc>
          <w:tcPr>
            <w:tcW w:w="1260" w:type="dxa"/>
            <w:tcBorders>
              <w:top w:val="nil"/>
              <w:left w:val="nil"/>
              <w:bottom w:val="nil"/>
              <w:right w:val="single" w:sz="4" w:space="0" w:color="auto"/>
            </w:tcBorders>
            <w:shd w:val="clear" w:color="auto" w:fill="auto"/>
            <w:noWrap/>
            <w:vAlign w:val="bottom"/>
            <w:hideMark/>
          </w:tcPr>
          <w:p w14:paraId="181CE087" w14:textId="77777777" w:rsidR="00BB4D99" w:rsidRPr="00017F27" w:rsidRDefault="00BB4D99" w:rsidP="00BB4D99">
            <w:pPr>
              <w:jc w:val="right"/>
              <w:rPr>
                <w:ins w:id="2464" w:author="Bruno Sanchez-Andrade Nuno" w:date="2012-08-17T17:13:00Z"/>
                <w:rFonts w:ascii="Calibri" w:eastAsia="Times New Roman" w:hAnsi="Calibri" w:cs="Times New Roman"/>
                <w:color w:val="E26B0A"/>
                <w:sz w:val="20"/>
                <w:szCs w:val="20"/>
                <w:lang w:eastAsia="en-US"/>
                <w:rPrChange w:id="2465" w:author="Bruno Sanchez-Andrade Nuno" w:date="2012-08-17T17:15:00Z">
                  <w:rPr>
                    <w:ins w:id="2466" w:author="Bruno Sanchez-Andrade Nuno" w:date="2012-08-17T17:13:00Z"/>
                    <w:rFonts w:ascii="Calibri" w:eastAsia="Times New Roman" w:hAnsi="Calibri" w:cs="Times New Roman"/>
                    <w:color w:val="E26B0A"/>
                    <w:sz w:val="24"/>
                    <w:szCs w:val="24"/>
                    <w:lang w:eastAsia="en-US"/>
                  </w:rPr>
                </w:rPrChange>
              </w:rPr>
            </w:pPr>
            <w:ins w:id="2467" w:author="Bruno Sanchez-Andrade Nuno" w:date="2012-08-17T17:13:00Z">
              <w:r w:rsidRPr="00017F27">
                <w:rPr>
                  <w:rFonts w:ascii="Calibri" w:eastAsia="Times New Roman" w:hAnsi="Calibri" w:cs="Times New Roman"/>
                  <w:color w:val="E26B0A"/>
                  <w:sz w:val="20"/>
                  <w:szCs w:val="20"/>
                  <w:lang w:eastAsia="en-US"/>
                  <w:rPrChange w:id="2468" w:author="Bruno Sanchez-Andrade Nuno" w:date="2012-08-17T17:15:00Z">
                    <w:rPr>
                      <w:rFonts w:ascii="Calibri" w:eastAsia="Times New Roman" w:hAnsi="Calibri" w:cs="Times New Roman"/>
                      <w:color w:val="E26B0A"/>
                      <w:sz w:val="24"/>
                      <w:szCs w:val="24"/>
                      <w:lang w:eastAsia="en-US"/>
                    </w:rPr>
                  </w:rPrChange>
                </w:rPr>
                <w:t>78.20</w:t>
              </w:r>
            </w:ins>
          </w:p>
        </w:tc>
        <w:tc>
          <w:tcPr>
            <w:tcW w:w="581" w:type="dxa"/>
            <w:tcBorders>
              <w:top w:val="nil"/>
              <w:left w:val="nil"/>
              <w:bottom w:val="nil"/>
              <w:right w:val="nil"/>
            </w:tcBorders>
            <w:shd w:val="clear" w:color="auto" w:fill="auto"/>
            <w:noWrap/>
            <w:vAlign w:val="bottom"/>
            <w:hideMark/>
          </w:tcPr>
          <w:p w14:paraId="26DE5EB5" w14:textId="77777777" w:rsidR="00BB4D99" w:rsidRPr="00017F27" w:rsidRDefault="00BB4D99" w:rsidP="00BB4D99">
            <w:pPr>
              <w:jc w:val="right"/>
              <w:rPr>
                <w:ins w:id="2469" w:author="Bruno Sanchez-Andrade Nuno" w:date="2012-08-17T17:13:00Z"/>
                <w:rFonts w:ascii="Calibri" w:eastAsia="Times New Roman" w:hAnsi="Calibri" w:cs="Times New Roman"/>
                <w:color w:val="000000"/>
                <w:sz w:val="20"/>
                <w:szCs w:val="20"/>
                <w:lang w:eastAsia="en-US"/>
                <w:rPrChange w:id="2470" w:author="Bruno Sanchez-Andrade Nuno" w:date="2012-08-17T17:15:00Z">
                  <w:rPr>
                    <w:ins w:id="2471" w:author="Bruno Sanchez-Andrade Nuno" w:date="2012-08-17T17:13:00Z"/>
                    <w:rFonts w:ascii="Calibri" w:eastAsia="Times New Roman" w:hAnsi="Calibri" w:cs="Times New Roman"/>
                    <w:color w:val="000000"/>
                    <w:sz w:val="24"/>
                    <w:szCs w:val="24"/>
                    <w:lang w:eastAsia="en-US"/>
                  </w:rPr>
                </w:rPrChange>
              </w:rPr>
            </w:pPr>
            <w:ins w:id="2472" w:author="Bruno Sanchez-Andrade Nuno" w:date="2012-08-17T17:13:00Z">
              <w:r w:rsidRPr="00017F27">
                <w:rPr>
                  <w:rFonts w:ascii="Calibri" w:eastAsia="Times New Roman" w:hAnsi="Calibri" w:cs="Times New Roman"/>
                  <w:color w:val="000000"/>
                  <w:sz w:val="20"/>
                  <w:szCs w:val="20"/>
                  <w:lang w:eastAsia="en-US"/>
                  <w:rPrChange w:id="2473" w:author="Bruno Sanchez-Andrade Nuno" w:date="2012-08-17T17:15:00Z">
                    <w:rPr>
                      <w:rFonts w:ascii="Calibri" w:eastAsia="Times New Roman" w:hAnsi="Calibri" w:cs="Times New Roman"/>
                      <w:color w:val="000000"/>
                      <w:sz w:val="24"/>
                      <w:szCs w:val="24"/>
                      <w:lang w:eastAsia="en-US"/>
                    </w:rPr>
                  </w:rPrChange>
                </w:rPr>
                <w:t>14</w:t>
              </w:r>
            </w:ins>
          </w:p>
        </w:tc>
        <w:tc>
          <w:tcPr>
            <w:tcW w:w="1449" w:type="dxa"/>
            <w:tcBorders>
              <w:top w:val="nil"/>
              <w:left w:val="nil"/>
              <w:bottom w:val="nil"/>
              <w:right w:val="nil"/>
            </w:tcBorders>
            <w:shd w:val="clear" w:color="auto" w:fill="auto"/>
            <w:noWrap/>
            <w:vAlign w:val="bottom"/>
            <w:hideMark/>
          </w:tcPr>
          <w:p w14:paraId="3BE3FA0E" w14:textId="398B37E8" w:rsidR="00BB4D99" w:rsidRPr="00017F27" w:rsidRDefault="00BB4D99" w:rsidP="00BB4D99">
            <w:pPr>
              <w:rPr>
                <w:ins w:id="2474" w:author="Bruno Sanchez-Andrade Nuno" w:date="2012-08-17T17:13:00Z"/>
                <w:rFonts w:ascii="Calibri" w:eastAsia="Times New Roman" w:hAnsi="Calibri" w:cs="Times New Roman"/>
                <w:color w:val="31869B"/>
                <w:sz w:val="20"/>
                <w:szCs w:val="20"/>
                <w:lang w:eastAsia="en-US"/>
                <w:rPrChange w:id="2475" w:author="Bruno Sanchez-Andrade Nuno" w:date="2012-08-17T17:15:00Z">
                  <w:rPr>
                    <w:ins w:id="2476" w:author="Bruno Sanchez-Andrade Nuno" w:date="2012-08-17T17:13:00Z"/>
                    <w:rFonts w:ascii="Calibri" w:eastAsia="Times New Roman" w:hAnsi="Calibri" w:cs="Times New Roman"/>
                    <w:color w:val="31869B"/>
                    <w:sz w:val="24"/>
                    <w:szCs w:val="24"/>
                    <w:lang w:eastAsia="en-US"/>
                  </w:rPr>
                </w:rPrChange>
              </w:rPr>
            </w:pPr>
            <w:ins w:id="2477" w:author="Bruno Sanchez-Andrade Nuno" w:date="2012-08-17T17:13:00Z">
              <w:r w:rsidRPr="00017F27">
                <w:rPr>
                  <w:rFonts w:ascii="Calibri" w:eastAsia="Times New Roman" w:hAnsi="Calibri" w:cs="Times New Roman"/>
                  <w:color w:val="31869B"/>
                  <w:sz w:val="20"/>
                  <w:szCs w:val="20"/>
                  <w:lang w:eastAsia="en-US"/>
                  <w:rPrChange w:id="2478" w:author="Bruno Sanchez-Andrade Nuno" w:date="2012-08-17T17:15:00Z">
                    <w:rPr>
                      <w:rFonts w:ascii="Calibri" w:eastAsia="Times New Roman" w:hAnsi="Calibri" w:cs="Times New Roman"/>
                      <w:color w:val="31869B"/>
                      <w:sz w:val="24"/>
                      <w:szCs w:val="24"/>
                      <w:lang w:eastAsia="en-US"/>
                    </w:rPr>
                  </w:rPrChange>
                </w:rPr>
                <w:t xml:space="preserve">Czech </w:t>
              </w:r>
            </w:ins>
            <w:ins w:id="2479" w:author="Bruno Sanchez-Andrade Nuno" w:date="2012-08-17T17:16:00Z">
              <w:r w:rsidR="00017F27">
                <w:rPr>
                  <w:rFonts w:ascii="Calibri" w:eastAsia="Times New Roman" w:hAnsi="Calibri" w:cs="Times New Roman"/>
                  <w:color w:val="31869B"/>
                  <w:sz w:val="20"/>
                  <w:szCs w:val="20"/>
                  <w:lang w:eastAsia="en-US"/>
                </w:rPr>
                <w:t>R.</w:t>
              </w:r>
            </w:ins>
          </w:p>
        </w:tc>
        <w:tc>
          <w:tcPr>
            <w:tcW w:w="1210" w:type="dxa"/>
            <w:tcBorders>
              <w:top w:val="nil"/>
              <w:left w:val="nil"/>
              <w:bottom w:val="nil"/>
              <w:right w:val="single" w:sz="4" w:space="0" w:color="auto"/>
            </w:tcBorders>
            <w:shd w:val="clear" w:color="auto" w:fill="auto"/>
            <w:noWrap/>
            <w:vAlign w:val="bottom"/>
            <w:hideMark/>
          </w:tcPr>
          <w:p w14:paraId="33FCBCAF" w14:textId="77777777" w:rsidR="00BB4D99" w:rsidRPr="00017F27" w:rsidRDefault="00BB4D99" w:rsidP="00BB4D99">
            <w:pPr>
              <w:jc w:val="right"/>
              <w:rPr>
                <w:ins w:id="2480" w:author="Bruno Sanchez-Andrade Nuno" w:date="2012-08-17T17:13:00Z"/>
                <w:rFonts w:ascii="Calibri" w:eastAsia="Times New Roman" w:hAnsi="Calibri" w:cs="Times New Roman"/>
                <w:color w:val="31869B"/>
                <w:sz w:val="20"/>
                <w:szCs w:val="20"/>
                <w:lang w:eastAsia="en-US"/>
                <w:rPrChange w:id="2481" w:author="Bruno Sanchez-Andrade Nuno" w:date="2012-08-17T17:15:00Z">
                  <w:rPr>
                    <w:ins w:id="2482" w:author="Bruno Sanchez-Andrade Nuno" w:date="2012-08-17T17:13:00Z"/>
                    <w:rFonts w:ascii="Calibri" w:eastAsia="Times New Roman" w:hAnsi="Calibri" w:cs="Times New Roman"/>
                    <w:color w:val="31869B"/>
                    <w:sz w:val="24"/>
                    <w:szCs w:val="24"/>
                    <w:lang w:eastAsia="en-US"/>
                  </w:rPr>
                </w:rPrChange>
              </w:rPr>
            </w:pPr>
            <w:ins w:id="2483" w:author="Bruno Sanchez-Andrade Nuno" w:date="2012-08-17T17:13:00Z">
              <w:r w:rsidRPr="00017F27">
                <w:rPr>
                  <w:rFonts w:ascii="Calibri" w:eastAsia="Times New Roman" w:hAnsi="Calibri" w:cs="Times New Roman"/>
                  <w:color w:val="31869B"/>
                  <w:sz w:val="20"/>
                  <w:szCs w:val="20"/>
                  <w:lang w:eastAsia="en-US"/>
                  <w:rPrChange w:id="2484" w:author="Bruno Sanchez-Andrade Nuno" w:date="2012-08-17T17:15:00Z">
                    <w:rPr>
                      <w:rFonts w:ascii="Calibri" w:eastAsia="Times New Roman" w:hAnsi="Calibri" w:cs="Times New Roman"/>
                      <w:color w:val="31869B"/>
                      <w:sz w:val="24"/>
                      <w:szCs w:val="24"/>
                      <w:lang w:eastAsia="en-US"/>
                    </w:rPr>
                  </w:rPrChange>
                </w:rPr>
                <w:t>77.97</w:t>
              </w:r>
            </w:ins>
          </w:p>
        </w:tc>
      </w:tr>
      <w:tr w:rsidR="00017F27" w:rsidRPr="00017F27" w14:paraId="3BC3AC05" w14:textId="77777777" w:rsidTr="00017F27">
        <w:trPr>
          <w:trHeight w:val="300"/>
          <w:ins w:id="2485"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703FA3FB" w14:textId="77777777" w:rsidR="00BB4D99" w:rsidRPr="00017F27" w:rsidRDefault="00BB4D99" w:rsidP="00BB4D99">
            <w:pPr>
              <w:jc w:val="right"/>
              <w:rPr>
                <w:ins w:id="2486" w:author="Bruno Sanchez-Andrade Nuno" w:date="2012-08-17T17:13:00Z"/>
                <w:rFonts w:ascii="Calibri" w:eastAsia="Times New Roman" w:hAnsi="Calibri" w:cs="Times New Roman"/>
                <w:color w:val="963634"/>
                <w:sz w:val="20"/>
                <w:szCs w:val="20"/>
                <w:lang w:eastAsia="en-US"/>
                <w:rPrChange w:id="2487" w:author="Bruno Sanchez-Andrade Nuno" w:date="2012-08-17T17:15:00Z">
                  <w:rPr>
                    <w:ins w:id="2488" w:author="Bruno Sanchez-Andrade Nuno" w:date="2012-08-17T17:13:00Z"/>
                    <w:rFonts w:ascii="Calibri" w:eastAsia="Times New Roman" w:hAnsi="Calibri" w:cs="Times New Roman"/>
                    <w:color w:val="963634"/>
                    <w:sz w:val="24"/>
                    <w:szCs w:val="24"/>
                    <w:lang w:eastAsia="en-US"/>
                  </w:rPr>
                </w:rPrChange>
              </w:rPr>
            </w:pPr>
            <w:ins w:id="2489" w:author="Bruno Sanchez-Andrade Nuno" w:date="2012-08-17T17:13:00Z">
              <w:r w:rsidRPr="00017F27">
                <w:rPr>
                  <w:rFonts w:ascii="Calibri" w:eastAsia="Times New Roman" w:hAnsi="Calibri" w:cs="Times New Roman"/>
                  <w:color w:val="963634"/>
                  <w:sz w:val="20"/>
                  <w:szCs w:val="20"/>
                  <w:lang w:eastAsia="en-US"/>
                  <w:rPrChange w:id="2490" w:author="Bruno Sanchez-Andrade Nuno" w:date="2012-08-17T17:15:00Z">
                    <w:rPr>
                      <w:rFonts w:ascii="Calibri" w:eastAsia="Times New Roman" w:hAnsi="Calibri" w:cs="Times New Roman"/>
                      <w:color w:val="963634"/>
                      <w:sz w:val="24"/>
                      <w:szCs w:val="24"/>
                      <w:lang w:eastAsia="en-US"/>
                    </w:rPr>
                  </w:rPrChange>
                </w:rPr>
                <w:t>15</w:t>
              </w:r>
            </w:ins>
          </w:p>
        </w:tc>
        <w:tc>
          <w:tcPr>
            <w:tcW w:w="1399" w:type="dxa"/>
            <w:tcBorders>
              <w:top w:val="nil"/>
              <w:left w:val="nil"/>
              <w:bottom w:val="nil"/>
              <w:right w:val="nil"/>
            </w:tcBorders>
            <w:shd w:val="clear" w:color="F2DCDB" w:fill="F2DCDB"/>
            <w:noWrap/>
            <w:vAlign w:val="bottom"/>
            <w:hideMark/>
          </w:tcPr>
          <w:p w14:paraId="5482C5ED" w14:textId="77777777" w:rsidR="00BB4D99" w:rsidRPr="00017F27" w:rsidRDefault="00BB4D99" w:rsidP="00BB4D99">
            <w:pPr>
              <w:rPr>
                <w:ins w:id="2491" w:author="Bruno Sanchez-Andrade Nuno" w:date="2012-08-17T17:13:00Z"/>
                <w:rFonts w:ascii="Calibri" w:eastAsia="Times New Roman" w:hAnsi="Calibri" w:cs="Times New Roman"/>
                <w:color w:val="963634"/>
                <w:sz w:val="20"/>
                <w:szCs w:val="20"/>
                <w:lang w:eastAsia="en-US"/>
                <w:rPrChange w:id="2492" w:author="Bruno Sanchez-Andrade Nuno" w:date="2012-08-17T17:15:00Z">
                  <w:rPr>
                    <w:ins w:id="2493" w:author="Bruno Sanchez-Andrade Nuno" w:date="2012-08-17T17:13:00Z"/>
                    <w:rFonts w:ascii="Calibri" w:eastAsia="Times New Roman" w:hAnsi="Calibri" w:cs="Times New Roman"/>
                    <w:color w:val="963634"/>
                    <w:sz w:val="24"/>
                    <w:szCs w:val="24"/>
                    <w:lang w:eastAsia="en-US"/>
                  </w:rPr>
                </w:rPrChange>
              </w:rPr>
            </w:pPr>
            <w:ins w:id="2494" w:author="Bruno Sanchez-Andrade Nuno" w:date="2012-08-17T17:13:00Z">
              <w:r w:rsidRPr="00017F27">
                <w:rPr>
                  <w:rFonts w:ascii="Calibri" w:eastAsia="Times New Roman" w:hAnsi="Calibri" w:cs="Times New Roman"/>
                  <w:color w:val="963634"/>
                  <w:sz w:val="20"/>
                  <w:szCs w:val="20"/>
                  <w:lang w:eastAsia="en-US"/>
                  <w:rPrChange w:id="2495" w:author="Bruno Sanchez-Andrade Nuno" w:date="2012-08-17T17:15:00Z">
                    <w:rPr>
                      <w:rFonts w:ascii="Calibri" w:eastAsia="Times New Roman" w:hAnsi="Calibri" w:cs="Times New Roman"/>
                      <w:color w:val="963634"/>
                      <w:sz w:val="24"/>
                      <w:szCs w:val="24"/>
                      <w:lang w:eastAsia="en-US"/>
                    </w:rPr>
                  </w:rPrChange>
                </w:rPr>
                <w:t>Iceland</w:t>
              </w:r>
            </w:ins>
          </w:p>
        </w:tc>
        <w:tc>
          <w:tcPr>
            <w:tcW w:w="1245" w:type="dxa"/>
            <w:tcBorders>
              <w:top w:val="nil"/>
              <w:left w:val="nil"/>
              <w:bottom w:val="nil"/>
              <w:right w:val="single" w:sz="4" w:space="0" w:color="auto"/>
            </w:tcBorders>
            <w:shd w:val="clear" w:color="F2DCDB" w:fill="F2DCDB"/>
            <w:noWrap/>
            <w:vAlign w:val="bottom"/>
            <w:hideMark/>
          </w:tcPr>
          <w:p w14:paraId="37EFFBAD" w14:textId="77777777" w:rsidR="00BB4D99" w:rsidRPr="00017F27" w:rsidRDefault="00BB4D99" w:rsidP="00BB4D99">
            <w:pPr>
              <w:jc w:val="right"/>
              <w:rPr>
                <w:ins w:id="2496" w:author="Bruno Sanchez-Andrade Nuno" w:date="2012-08-17T17:13:00Z"/>
                <w:rFonts w:ascii="Calibri" w:eastAsia="Times New Roman" w:hAnsi="Calibri" w:cs="Times New Roman"/>
                <w:color w:val="963634"/>
                <w:sz w:val="20"/>
                <w:szCs w:val="20"/>
                <w:lang w:eastAsia="en-US"/>
                <w:rPrChange w:id="2497" w:author="Bruno Sanchez-Andrade Nuno" w:date="2012-08-17T17:15:00Z">
                  <w:rPr>
                    <w:ins w:id="2498" w:author="Bruno Sanchez-Andrade Nuno" w:date="2012-08-17T17:13:00Z"/>
                    <w:rFonts w:ascii="Calibri" w:eastAsia="Times New Roman" w:hAnsi="Calibri" w:cs="Times New Roman"/>
                    <w:color w:val="963634"/>
                    <w:sz w:val="24"/>
                    <w:szCs w:val="24"/>
                    <w:lang w:eastAsia="en-US"/>
                  </w:rPr>
                </w:rPrChange>
              </w:rPr>
            </w:pPr>
            <w:ins w:id="2499" w:author="Bruno Sanchez-Andrade Nuno" w:date="2012-08-17T17:13:00Z">
              <w:r w:rsidRPr="00017F27">
                <w:rPr>
                  <w:rFonts w:ascii="Calibri" w:eastAsia="Times New Roman" w:hAnsi="Calibri" w:cs="Times New Roman"/>
                  <w:color w:val="963634"/>
                  <w:sz w:val="20"/>
                  <w:szCs w:val="20"/>
                  <w:lang w:eastAsia="en-US"/>
                  <w:rPrChange w:id="2500" w:author="Bruno Sanchez-Andrade Nuno" w:date="2012-08-17T17:15:00Z">
                    <w:rPr>
                      <w:rFonts w:ascii="Calibri" w:eastAsia="Times New Roman" w:hAnsi="Calibri" w:cs="Times New Roman"/>
                      <w:color w:val="963634"/>
                      <w:sz w:val="24"/>
                      <w:szCs w:val="24"/>
                      <w:lang w:eastAsia="en-US"/>
                    </w:rPr>
                  </w:rPrChange>
                </w:rPr>
                <w:t>78.72</w:t>
              </w:r>
            </w:ins>
          </w:p>
        </w:tc>
        <w:tc>
          <w:tcPr>
            <w:tcW w:w="581" w:type="dxa"/>
            <w:tcBorders>
              <w:top w:val="nil"/>
              <w:left w:val="nil"/>
              <w:bottom w:val="nil"/>
              <w:right w:val="nil"/>
            </w:tcBorders>
            <w:shd w:val="clear" w:color="FDE9D9" w:fill="FDE9D9"/>
            <w:noWrap/>
            <w:vAlign w:val="bottom"/>
            <w:hideMark/>
          </w:tcPr>
          <w:p w14:paraId="0C96E8E1" w14:textId="77777777" w:rsidR="00BB4D99" w:rsidRPr="00017F27" w:rsidRDefault="00BB4D99" w:rsidP="00BB4D99">
            <w:pPr>
              <w:jc w:val="right"/>
              <w:rPr>
                <w:ins w:id="2501" w:author="Bruno Sanchez-Andrade Nuno" w:date="2012-08-17T17:13:00Z"/>
                <w:rFonts w:ascii="Calibri" w:eastAsia="Times New Roman" w:hAnsi="Calibri" w:cs="Times New Roman"/>
                <w:color w:val="E26B0A"/>
                <w:sz w:val="20"/>
                <w:szCs w:val="20"/>
                <w:lang w:eastAsia="en-US"/>
                <w:rPrChange w:id="2502" w:author="Bruno Sanchez-Andrade Nuno" w:date="2012-08-17T17:15:00Z">
                  <w:rPr>
                    <w:ins w:id="2503" w:author="Bruno Sanchez-Andrade Nuno" w:date="2012-08-17T17:13:00Z"/>
                    <w:rFonts w:ascii="Calibri" w:eastAsia="Times New Roman" w:hAnsi="Calibri" w:cs="Times New Roman"/>
                    <w:color w:val="E26B0A"/>
                    <w:sz w:val="24"/>
                    <w:szCs w:val="24"/>
                    <w:lang w:eastAsia="en-US"/>
                  </w:rPr>
                </w:rPrChange>
              </w:rPr>
            </w:pPr>
            <w:ins w:id="2504" w:author="Bruno Sanchez-Andrade Nuno" w:date="2012-08-17T17:13:00Z">
              <w:r w:rsidRPr="00017F27">
                <w:rPr>
                  <w:rFonts w:ascii="Calibri" w:eastAsia="Times New Roman" w:hAnsi="Calibri" w:cs="Times New Roman"/>
                  <w:color w:val="E26B0A"/>
                  <w:sz w:val="20"/>
                  <w:szCs w:val="20"/>
                  <w:lang w:eastAsia="en-US"/>
                  <w:rPrChange w:id="2505" w:author="Bruno Sanchez-Andrade Nuno" w:date="2012-08-17T17:15:00Z">
                    <w:rPr>
                      <w:rFonts w:ascii="Calibri" w:eastAsia="Times New Roman" w:hAnsi="Calibri" w:cs="Times New Roman"/>
                      <w:color w:val="E26B0A"/>
                      <w:sz w:val="24"/>
                      <w:szCs w:val="24"/>
                      <w:lang w:eastAsia="en-US"/>
                    </w:rPr>
                  </w:rPrChange>
                </w:rPr>
                <w:t>15</w:t>
              </w:r>
            </w:ins>
          </w:p>
        </w:tc>
        <w:tc>
          <w:tcPr>
            <w:tcW w:w="1414" w:type="dxa"/>
            <w:tcBorders>
              <w:top w:val="nil"/>
              <w:left w:val="nil"/>
              <w:bottom w:val="nil"/>
              <w:right w:val="nil"/>
            </w:tcBorders>
            <w:shd w:val="clear" w:color="FDE9D9" w:fill="FDE9D9"/>
            <w:noWrap/>
            <w:vAlign w:val="bottom"/>
            <w:hideMark/>
          </w:tcPr>
          <w:p w14:paraId="1470A8BA" w14:textId="77777777" w:rsidR="00BB4D99" w:rsidRPr="00017F27" w:rsidRDefault="00BB4D99" w:rsidP="00BB4D99">
            <w:pPr>
              <w:rPr>
                <w:ins w:id="2506" w:author="Bruno Sanchez-Andrade Nuno" w:date="2012-08-17T17:13:00Z"/>
                <w:rFonts w:ascii="Calibri" w:eastAsia="Times New Roman" w:hAnsi="Calibri" w:cs="Times New Roman"/>
                <w:color w:val="E26B0A"/>
                <w:sz w:val="20"/>
                <w:szCs w:val="20"/>
                <w:lang w:eastAsia="en-US"/>
                <w:rPrChange w:id="2507" w:author="Bruno Sanchez-Andrade Nuno" w:date="2012-08-17T17:15:00Z">
                  <w:rPr>
                    <w:ins w:id="2508" w:author="Bruno Sanchez-Andrade Nuno" w:date="2012-08-17T17:13:00Z"/>
                    <w:rFonts w:ascii="Calibri" w:eastAsia="Times New Roman" w:hAnsi="Calibri" w:cs="Times New Roman"/>
                    <w:color w:val="E26B0A"/>
                    <w:sz w:val="24"/>
                    <w:szCs w:val="24"/>
                    <w:lang w:eastAsia="en-US"/>
                  </w:rPr>
                </w:rPrChange>
              </w:rPr>
            </w:pPr>
            <w:ins w:id="2509" w:author="Bruno Sanchez-Andrade Nuno" w:date="2012-08-17T17:13:00Z">
              <w:r w:rsidRPr="00017F27">
                <w:rPr>
                  <w:rFonts w:ascii="Calibri" w:eastAsia="Times New Roman" w:hAnsi="Calibri" w:cs="Times New Roman"/>
                  <w:color w:val="E26B0A"/>
                  <w:sz w:val="20"/>
                  <w:szCs w:val="20"/>
                  <w:lang w:eastAsia="en-US"/>
                  <w:rPrChange w:id="2510" w:author="Bruno Sanchez-Andrade Nuno" w:date="2012-08-17T17:15:00Z">
                    <w:rPr>
                      <w:rFonts w:ascii="Calibri" w:eastAsia="Times New Roman" w:hAnsi="Calibri" w:cs="Times New Roman"/>
                      <w:color w:val="E26B0A"/>
                      <w:sz w:val="24"/>
                      <w:szCs w:val="24"/>
                      <w:lang w:eastAsia="en-US"/>
                    </w:rPr>
                  </w:rPrChange>
                </w:rPr>
                <w:t>Germany</w:t>
              </w:r>
            </w:ins>
          </w:p>
        </w:tc>
        <w:tc>
          <w:tcPr>
            <w:tcW w:w="1260" w:type="dxa"/>
            <w:tcBorders>
              <w:top w:val="nil"/>
              <w:left w:val="nil"/>
              <w:bottom w:val="nil"/>
              <w:right w:val="single" w:sz="4" w:space="0" w:color="auto"/>
            </w:tcBorders>
            <w:shd w:val="clear" w:color="FDE9D9" w:fill="FDE9D9"/>
            <w:noWrap/>
            <w:vAlign w:val="bottom"/>
            <w:hideMark/>
          </w:tcPr>
          <w:p w14:paraId="4105A8C2" w14:textId="77777777" w:rsidR="00BB4D99" w:rsidRPr="00017F27" w:rsidRDefault="00BB4D99" w:rsidP="00BB4D99">
            <w:pPr>
              <w:jc w:val="right"/>
              <w:rPr>
                <w:ins w:id="2511" w:author="Bruno Sanchez-Andrade Nuno" w:date="2012-08-17T17:13:00Z"/>
                <w:rFonts w:ascii="Calibri" w:eastAsia="Times New Roman" w:hAnsi="Calibri" w:cs="Times New Roman"/>
                <w:color w:val="E26B0A"/>
                <w:sz w:val="20"/>
                <w:szCs w:val="20"/>
                <w:lang w:eastAsia="en-US"/>
                <w:rPrChange w:id="2512" w:author="Bruno Sanchez-Andrade Nuno" w:date="2012-08-17T17:15:00Z">
                  <w:rPr>
                    <w:ins w:id="2513" w:author="Bruno Sanchez-Andrade Nuno" w:date="2012-08-17T17:13:00Z"/>
                    <w:rFonts w:ascii="Calibri" w:eastAsia="Times New Roman" w:hAnsi="Calibri" w:cs="Times New Roman"/>
                    <w:color w:val="E26B0A"/>
                    <w:sz w:val="24"/>
                    <w:szCs w:val="24"/>
                    <w:lang w:eastAsia="en-US"/>
                  </w:rPr>
                </w:rPrChange>
              </w:rPr>
            </w:pPr>
            <w:ins w:id="2514" w:author="Bruno Sanchez-Andrade Nuno" w:date="2012-08-17T17:13:00Z">
              <w:r w:rsidRPr="00017F27">
                <w:rPr>
                  <w:rFonts w:ascii="Calibri" w:eastAsia="Times New Roman" w:hAnsi="Calibri" w:cs="Times New Roman"/>
                  <w:color w:val="E26B0A"/>
                  <w:sz w:val="20"/>
                  <w:szCs w:val="20"/>
                  <w:lang w:eastAsia="en-US"/>
                  <w:rPrChange w:id="2515" w:author="Bruno Sanchez-Andrade Nuno" w:date="2012-08-17T17:15:00Z">
                    <w:rPr>
                      <w:rFonts w:ascii="Calibri" w:eastAsia="Times New Roman" w:hAnsi="Calibri" w:cs="Times New Roman"/>
                      <w:color w:val="E26B0A"/>
                      <w:sz w:val="24"/>
                      <w:szCs w:val="24"/>
                      <w:lang w:eastAsia="en-US"/>
                    </w:rPr>
                  </w:rPrChange>
                </w:rPr>
                <w:t>77.90</w:t>
              </w:r>
            </w:ins>
          </w:p>
        </w:tc>
        <w:tc>
          <w:tcPr>
            <w:tcW w:w="581" w:type="dxa"/>
            <w:tcBorders>
              <w:top w:val="nil"/>
              <w:left w:val="nil"/>
              <w:bottom w:val="nil"/>
              <w:right w:val="nil"/>
            </w:tcBorders>
            <w:shd w:val="clear" w:color="DAEEF3" w:fill="DAEEF3"/>
            <w:noWrap/>
            <w:vAlign w:val="bottom"/>
            <w:hideMark/>
          </w:tcPr>
          <w:p w14:paraId="1127F55E" w14:textId="77777777" w:rsidR="00BB4D99" w:rsidRPr="00017F27" w:rsidRDefault="00BB4D99" w:rsidP="00BB4D99">
            <w:pPr>
              <w:jc w:val="right"/>
              <w:rPr>
                <w:ins w:id="2516" w:author="Bruno Sanchez-Andrade Nuno" w:date="2012-08-17T17:13:00Z"/>
                <w:rFonts w:ascii="Calibri" w:eastAsia="Times New Roman" w:hAnsi="Calibri" w:cs="Times New Roman"/>
                <w:color w:val="000000"/>
                <w:sz w:val="20"/>
                <w:szCs w:val="20"/>
                <w:lang w:eastAsia="en-US"/>
                <w:rPrChange w:id="2517" w:author="Bruno Sanchez-Andrade Nuno" w:date="2012-08-17T17:15:00Z">
                  <w:rPr>
                    <w:ins w:id="2518" w:author="Bruno Sanchez-Andrade Nuno" w:date="2012-08-17T17:13:00Z"/>
                    <w:rFonts w:ascii="Calibri" w:eastAsia="Times New Roman" w:hAnsi="Calibri" w:cs="Times New Roman"/>
                    <w:color w:val="000000"/>
                    <w:sz w:val="24"/>
                    <w:szCs w:val="24"/>
                    <w:lang w:eastAsia="en-US"/>
                  </w:rPr>
                </w:rPrChange>
              </w:rPr>
            </w:pPr>
            <w:ins w:id="2519" w:author="Bruno Sanchez-Andrade Nuno" w:date="2012-08-17T17:13:00Z">
              <w:r w:rsidRPr="00017F27">
                <w:rPr>
                  <w:rFonts w:ascii="Calibri" w:eastAsia="Times New Roman" w:hAnsi="Calibri" w:cs="Times New Roman"/>
                  <w:color w:val="000000"/>
                  <w:sz w:val="20"/>
                  <w:szCs w:val="20"/>
                  <w:lang w:eastAsia="en-US"/>
                  <w:rPrChange w:id="2520" w:author="Bruno Sanchez-Andrade Nuno" w:date="2012-08-17T17:15:00Z">
                    <w:rPr>
                      <w:rFonts w:ascii="Calibri" w:eastAsia="Times New Roman" w:hAnsi="Calibri" w:cs="Times New Roman"/>
                      <w:color w:val="000000"/>
                      <w:sz w:val="24"/>
                      <w:szCs w:val="24"/>
                      <w:lang w:eastAsia="en-US"/>
                    </w:rPr>
                  </w:rPrChange>
                </w:rPr>
                <w:t>15</w:t>
              </w:r>
            </w:ins>
          </w:p>
        </w:tc>
        <w:tc>
          <w:tcPr>
            <w:tcW w:w="1449" w:type="dxa"/>
            <w:tcBorders>
              <w:top w:val="nil"/>
              <w:left w:val="nil"/>
              <w:bottom w:val="nil"/>
              <w:right w:val="nil"/>
            </w:tcBorders>
            <w:shd w:val="clear" w:color="DAEEF3" w:fill="DAEEF3"/>
            <w:noWrap/>
            <w:vAlign w:val="bottom"/>
            <w:hideMark/>
          </w:tcPr>
          <w:p w14:paraId="44FCD749" w14:textId="77777777" w:rsidR="00BB4D99" w:rsidRPr="00017F27" w:rsidRDefault="00BB4D99" w:rsidP="00BB4D99">
            <w:pPr>
              <w:rPr>
                <w:ins w:id="2521" w:author="Bruno Sanchez-Andrade Nuno" w:date="2012-08-17T17:13:00Z"/>
                <w:rFonts w:ascii="Calibri" w:eastAsia="Times New Roman" w:hAnsi="Calibri" w:cs="Times New Roman"/>
                <w:color w:val="31869B"/>
                <w:sz w:val="20"/>
                <w:szCs w:val="20"/>
                <w:lang w:eastAsia="en-US"/>
                <w:rPrChange w:id="2522" w:author="Bruno Sanchez-Andrade Nuno" w:date="2012-08-17T17:15:00Z">
                  <w:rPr>
                    <w:ins w:id="2523" w:author="Bruno Sanchez-Andrade Nuno" w:date="2012-08-17T17:13:00Z"/>
                    <w:rFonts w:ascii="Calibri" w:eastAsia="Times New Roman" w:hAnsi="Calibri" w:cs="Times New Roman"/>
                    <w:color w:val="31869B"/>
                    <w:sz w:val="24"/>
                    <w:szCs w:val="24"/>
                    <w:lang w:eastAsia="en-US"/>
                  </w:rPr>
                </w:rPrChange>
              </w:rPr>
            </w:pPr>
            <w:ins w:id="2524" w:author="Bruno Sanchez-Andrade Nuno" w:date="2012-08-17T17:13:00Z">
              <w:r w:rsidRPr="00017F27">
                <w:rPr>
                  <w:rFonts w:ascii="Calibri" w:eastAsia="Times New Roman" w:hAnsi="Calibri" w:cs="Times New Roman"/>
                  <w:color w:val="31869B"/>
                  <w:sz w:val="20"/>
                  <w:szCs w:val="20"/>
                  <w:lang w:eastAsia="en-US"/>
                  <w:rPrChange w:id="2525" w:author="Bruno Sanchez-Andrade Nuno" w:date="2012-08-17T17:15:00Z">
                    <w:rPr>
                      <w:rFonts w:ascii="Calibri" w:eastAsia="Times New Roman" w:hAnsi="Calibri" w:cs="Times New Roman"/>
                      <w:color w:val="31869B"/>
                      <w:sz w:val="24"/>
                      <w:szCs w:val="24"/>
                      <w:lang w:eastAsia="en-US"/>
                    </w:rPr>
                  </w:rPrChange>
                </w:rPr>
                <w:t>Germany</w:t>
              </w:r>
            </w:ins>
          </w:p>
        </w:tc>
        <w:tc>
          <w:tcPr>
            <w:tcW w:w="1210" w:type="dxa"/>
            <w:tcBorders>
              <w:top w:val="nil"/>
              <w:left w:val="nil"/>
              <w:bottom w:val="nil"/>
              <w:right w:val="single" w:sz="4" w:space="0" w:color="auto"/>
            </w:tcBorders>
            <w:shd w:val="clear" w:color="DAEEF3" w:fill="DAEEF3"/>
            <w:noWrap/>
            <w:vAlign w:val="bottom"/>
            <w:hideMark/>
          </w:tcPr>
          <w:p w14:paraId="32DBF7F1" w14:textId="77777777" w:rsidR="00BB4D99" w:rsidRPr="00017F27" w:rsidRDefault="00BB4D99" w:rsidP="00BB4D99">
            <w:pPr>
              <w:jc w:val="right"/>
              <w:rPr>
                <w:ins w:id="2526" w:author="Bruno Sanchez-Andrade Nuno" w:date="2012-08-17T17:13:00Z"/>
                <w:rFonts w:ascii="Calibri" w:eastAsia="Times New Roman" w:hAnsi="Calibri" w:cs="Times New Roman"/>
                <w:color w:val="31869B"/>
                <w:sz w:val="20"/>
                <w:szCs w:val="20"/>
                <w:lang w:eastAsia="en-US"/>
                <w:rPrChange w:id="2527" w:author="Bruno Sanchez-Andrade Nuno" w:date="2012-08-17T17:15:00Z">
                  <w:rPr>
                    <w:ins w:id="2528" w:author="Bruno Sanchez-Andrade Nuno" w:date="2012-08-17T17:13:00Z"/>
                    <w:rFonts w:ascii="Calibri" w:eastAsia="Times New Roman" w:hAnsi="Calibri" w:cs="Times New Roman"/>
                    <w:color w:val="31869B"/>
                    <w:sz w:val="24"/>
                    <w:szCs w:val="24"/>
                    <w:lang w:eastAsia="en-US"/>
                  </w:rPr>
                </w:rPrChange>
              </w:rPr>
            </w:pPr>
            <w:ins w:id="2529" w:author="Bruno Sanchez-Andrade Nuno" w:date="2012-08-17T17:13:00Z">
              <w:r w:rsidRPr="00017F27">
                <w:rPr>
                  <w:rFonts w:ascii="Calibri" w:eastAsia="Times New Roman" w:hAnsi="Calibri" w:cs="Times New Roman"/>
                  <w:color w:val="31869B"/>
                  <w:sz w:val="20"/>
                  <w:szCs w:val="20"/>
                  <w:lang w:eastAsia="en-US"/>
                  <w:rPrChange w:id="2530" w:author="Bruno Sanchez-Andrade Nuno" w:date="2012-08-17T17:15:00Z">
                    <w:rPr>
                      <w:rFonts w:ascii="Calibri" w:eastAsia="Times New Roman" w:hAnsi="Calibri" w:cs="Times New Roman"/>
                      <w:color w:val="31869B"/>
                      <w:sz w:val="24"/>
                      <w:szCs w:val="24"/>
                      <w:lang w:eastAsia="en-US"/>
                    </w:rPr>
                  </w:rPrChange>
                </w:rPr>
                <w:t>77.62</w:t>
              </w:r>
            </w:ins>
          </w:p>
        </w:tc>
      </w:tr>
      <w:tr w:rsidR="00017F27" w:rsidRPr="00017F27" w14:paraId="3D1EC00A" w14:textId="77777777" w:rsidTr="00017F27">
        <w:trPr>
          <w:trHeight w:val="300"/>
          <w:ins w:id="2531"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5CAB22FE" w14:textId="77777777" w:rsidR="00BB4D99" w:rsidRPr="00017F27" w:rsidRDefault="00BB4D99" w:rsidP="00BB4D99">
            <w:pPr>
              <w:jc w:val="right"/>
              <w:rPr>
                <w:ins w:id="2532" w:author="Bruno Sanchez-Andrade Nuno" w:date="2012-08-17T17:13:00Z"/>
                <w:rFonts w:ascii="Calibri" w:eastAsia="Times New Roman" w:hAnsi="Calibri" w:cs="Times New Roman"/>
                <w:color w:val="963634"/>
                <w:sz w:val="20"/>
                <w:szCs w:val="20"/>
                <w:lang w:eastAsia="en-US"/>
                <w:rPrChange w:id="2533" w:author="Bruno Sanchez-Andrade Nuno" w:date="2012-08-17T17:15:00Z">
                  <w:rPr>
                    <w:ins w:id="2534" w:author="Bruno Sanchez-Andrade Nuno" w:date="2012-08-17T17:13:00Z"/>
                    <w:rFonts w:ascii="Calibri" w:eastAsia="Times New Roman" w:hAnsi="Calibri" w:cs="Times New Roman"/>
                    <w:color w:val="963634"/>
                    <w:sz w:val="24"/>
                    <w:szCs w:val="24"/>
                    <w:lang w:eastAsia="en-US"/>
                  </w:rPr>
                </w:rPrChange>
              </w:rPr>
            </w:pPr>
            <w:ins w:id="2535" w:author="Bruno Sanchez-Andrade Nuno" w:date="2012-08-17T17:13:00Z">
              <w:r w:rsidRPr="00017F27">
                <w:rPr>
                  <w:rFonts w:ascii="Calibri" w:eastAsia="Times New Roman" w:hAnsi="Calibri" w:cs="Times New Roman"/>
                  <w:color w:val="963634"/>
                  <w:sz w:val="20"/>
                  <w:szCs w:val="20"/>
                  <w:lang w:eastAsia="en-US"/>
                  <w:rPrChange w:id="2536" w:author="Bruno Sanchez-Andrade Nuno" w:date="2012-08-17T17:15:00Z">
                    <w:rPr>
                      <w:rFonts w:ascii="Calibri" w:eastAsia="Times New Roman" w:hAnsi="Calibri" w:cs="Times New Roman"/>
                      <w:color w:val="963634"/>
                      <w:sz w:val="24"/>
                      <w:szCs w:val="24"/>
                      <w:lang w:eastAsia="en-US"/>
                    </w:rPr>
                  </w:rPrChange>
                </w:rPr>
                <w:t>16</w:t>
              </w:r>
            </w:ins>
          </w:p>
        </w:tc>
        <w:tc>
          <w:tcPr>
            <w:tcW w:w="1399" w:type="dxa"/>
            <w:tcBorders>
              <w:top w:val="nil"/>
              <w:left w:val="nil"/>
              <w:bottom w:val="nil"/>
              <w:right w:val="nil"/>
            </w:tcBorders>
            <w:shd w:val="clear" w:color="auto" w:fill="auto"/>
            <w:noWrap/>
            <w:vAlign w:val="bottom"/>
            <w:hideMark/>
          </w:tcPr>
          <w:p w14:paraId="2C6A48AF" w14:textId="77777777" w:rsidR="00BB4D99" w:rsidRPr="00017F27" w:rsidRDefault="00BB4D99" w:rsidP="00BB4D99">
            <w:pPr>
              <w:rPr>
                <w:ins w:id="2537" w:author="Bruno Sanchez-Andrade Nuno" w:date="2012-08-17T17:13:00Z"/>
                <w:rFonts w:ascii="Calibri" w:eastAsia="Times New Roman" w:hAnsi="Calibri" w:cs="Times New Roman"/>
                <w:color w:val="963634"/>
                <w:sz w:val="20"/>
                <w:szCs w:val="20"/>
                <w:lang w:eastAsia="en-US"/>
                <w:rPrChange w:id="2538" w:author="Bruno Sanchez-Andrade Nuno" w:date="2012-08-17T17:15:00Z">
                  <w:rPr>
                    <w:ins w:id="2539" w:author="Bruno Sanchez-Andrade Nuno" w:date="2012-08-17T17:13:00Z"/>
                    <w:rFonts w:ascii="Calibri" w:eastAsia="Times New Roman" w:hAnsi="Calibri" w:cs="Times New Roman"/>
                    <w:color w:val="963634"/>
                    <w:sz w:val="24"/>
                    <w:szCs w:val="24"/>
                    <w:lang w:eastAsia="en-US"/>
                  </w:rPr>
                </w:rPrChange>
              </w:rPr>
            </w:pPr>
            <w:ins w:id="2540" w:author="Bruno Sanchez-Andrade Nuno" w:date="2012-08-17T17:13:00Z">
              <w:r w:rsidRPr="00017F27">
                <w:rPr>
                  <w:rFonts w:ascii="Calibri" w:eastAsia="Times New Roman" w:hAnsi="Calibri" w:cs="Times New Roman"/>
                  <w:color w:val="963634"/>
                  <w:sz w:val="20"/>
                  <w:szCs w:val="20"/>
                  <w:lang w:eastAsia="en-US"/>
                  <w:rPrChange w:id="2541" w:author="Bruno Sanchez-Andrade Nuno" w:date="2012-08-17T17:15:00Z">
                    <w:rPr>
                      <w:rFonts w:ascii="Calibri" w:eastAsia="Times New Roman" w:hAnsi="Calibri" w:cs="Times New Roman"/>
                      <w:color w:val="963634"/>
                      <w:sz w:val="24"/>
                      <w:szCs w:val="24"/>
                      <w:lang w:eastAsia="en-US"/>
                    </w:rPr>
                  </w:rPrChange>
                </w:rPr>
                <w:t>France</w:t>
              </w:r>
            </w:ins>
          </w:p>
        </w:tc>
        <w:tc>
          <w:tcPr>
            <w:tcW w:w="1245" w:type="dxa"/>
            <w:tcBorders>
              <w:top w:val="nil"/>
              <w:left w:val="nil"/>
              <w:bottom w:val="nil"/>
              <w:right w:val="single" w:sz="4" w:space="0" w:color="auto"/>
            </w:tcBorders>
            <w:shd w:val="clear" w:color="auto" w:fill="auto"/>
            <w:noWrap/>
            <w:vAlign w:val="bottom"/>
            <w:hideMark/>
          </w:tcPr>
          <w:p w14:paraId="04733652" w14:textId="77777777" w:rsidR="00BB4D99" w:rsidRPr="00017F27" w:rsidRDefault="00BB4D99" w:rsidP="00BB4D99">
            <w:pPr>
              <w:jc w:val="right"/>
              <w:rPr>
                <w:ins w:id="2542" w:author="Bruno Sanchez-Andrade Nuno" w:date="2012-08-17T17:13:00Z"/>
                <w:rFonts w:ascii="Calibri" w:eastAsia="Times New Roman" w:hAnsi="Calibri" w:cs="Times New Roman"/>
                <w:color w:val="963634"/>
                <w:sz w:val="20"/>
                <w:szCs w:val="20"/>
                <w:lang w:eastAsia="en-US"/>
                <w:rPrChange w:id="2543" w:author="Bruno Sanchez-Andrade Nuno" w:date="2012-08-17T17:15:00Z">
                  <w:rPr>
                    <w:ins w:id="2544" w:author="Bruno Sanchez-Andrade Nuno" w:date="2012-08-17T17:13:00Z"/>
                    <w:rFonts w:ascii="Calibri" w:eastAsia="Times New Roman" w:hAnsi="Calibri" w:cs="Times New Roman"/>
                    <w:color w:val="963634"/>
                    <w:sz w:val="24"/>
                    <w:szCs w:val="24"/>
                    <w:lang w:eastAsia="en-US"/>
                  </w:rPr>
                </w:rPrChange>
              </w:rPr>
            </w:pPr>
            <w:ins w:id="2545" w:author="Bruno Sanchez-Andrade Nuno" w:date="2012-08-17T17:13:00Z">
              <w:r w:rsidRPr="00017F27">
                <w:rPr>
                  <w:rFonts w:ascii="Calibri" w:eastAsia="Times New Roman" w:hAnsi="Calibri" w:cs="Times New Roman"/>
                  <w:color w:val="963634"/>
                  <w:sz w:val="20"/>
                  <w:szCs w:val="20"/>
                  <w:lang w:eastAsia="en-US"/>
                  <w:rPrChange w:id="2546" w:author="Bruno Sanchez-Andrade Nuno" w:date="2012-08-17T17:15:00Z">
                    <w:rPr>
                      <w:rFonts w:ascii="Calibri" w:eastAsia="Times New Roman" w:hAnsi="Calibri" w:cs="Times New Roman"/>
                      <w:color w:val="963634"/>
                      <w:sz w:val="24"/>
                      <w:szCs w:val="24"/>
                      <w:lang w:eastAsia="en-US"/>
                    </w:rPr>
                  </w:rPrChange>
                </w:rPr>
                <w:t>78.71</w:t>
              </w:r>
            </w:ins>
          </w:p>
        </w:tc>
        <w:tc>
          <w:tcPr>
            <w:tcW w:w="581" w:type="dxa"/>
            <w:tcBorders>
              <w:top w:val="nil"/>
              <w:left w:val="nil"/>
              <w:bottom w:val="nil"/>
              <w:right w:val="nil"/>
            </w:tcBorders>
            <w:shd w:val="clear" w:color="auto" w:fill="auto"/>
            <w:noWrap/>
            <w:vAlign w:val="bottom"/>
            <w:hideMark/>
          </w:tcPr>
          <w:p w14:paraId="52F7ABF9" w14:textId="77777777" w:rsidR="00BB4D99" w:rsidRPr="00017F27" w:rsidRDefault="00BB4D99" w:rsidP="00BB4D99">
            <w:pPr>
              <w:jc w:val="right"/>
              <w:rPr>
                <w:ins w:id="2547" w:author="Bruno Sanchez-Andrade Nuno" w:date="2012-08-17T17:13:00Z"/>
                <w:rFonts w:ascii="Calibri" w:eastAsia="Times New Roman" w:hAnsi="Calibri" w:cs="Times New Roman"/>
                <w:color w:val="E26B0A"/>
                <w:sz w:val="20"/>
                <w:szCs w:val="20"/>
                <w:lang w:eastAsia="en-US"/>
                <w:rPrChange w:id="2548" w:author="Bruno Sanchez-Andrade Nuno" w:date="2012-08-17T17:15:00Z">
                  <w:rPr>
                    <w:ins w:id="2549" w:author="Bruno Sanchez-Andrade Nuno" w:date="2012-08-17T17:13:00Z"/>
                    <w:rFonts w:ascii="Calibri" w:eastAsia="Times New Roman" w:hAnsi="Calibri" w:cs="Times New Roman"/>
                    <w:color w:val="E26B0A"/>
                    <w:sz w:val="24"/>
                    <w:szCs w:val="24"/>
                    <w:lang w:eastAsia="en-US"/>
                  </w:rPr>
                </w:rPrChange>
              </w:rPr>
            </w:pPr>
            <w:ins w:id="2550" w:author="Bruno Sanchez-Andrade Nuno" w:date="2012-08-17T17:13:00Z">
              <w:r w:rsidRPr="00017F27">
                <w:rPr>
                  <w:rFonts w:ascii="Calibri" w:eastAsia="Times New Roman" w:hAnsi="Calibri" w:cs="Times New Roman"/>
                  <w:color w:val="E26B0A"/>
                  <w:sz w:val="20"/>
                  <w:szCs w:val="20"/>
                  <w:lang w:eastAsia="en-US"/>
                  <w:rPrChange w:id="2551" w:author="Bruno Sanchez-Andrade Nuno" w:date="2012-08-17T17:15:00Z">
                    <w:rPr>
                      <w:rFonts w:ascii="Calibri" w:eastAsia="Times New Roman" w:hAnsi="Calibri" w:cs="Times New Roman"/>
                      <w:color w:val="E26B0A"/>
                      <w:sz w:val="24"/>
                      <w:szCs w:val="24"/>
                      <w:lang w:eastAsia="en-US"/>
                    </w:rPr>
                  </w:rPrChange>
                </w:rPr>
                <w:t>16</w:t>
              </w:r>
            </w:ins>
          </w:p>
        </w:tc>
        <w:tc>
          <w:tcPr>
            <w:tcW w:w="1414" w:type="dxa"/>
            <w:tcBorders>
              <w:top w:val="nil"/>
              <w:left w:val="nil"/>
              <w:bottom w:val="nil"/>
              <w:right w:val="nil"/>
            </w:tcBorders>
            <w:shd w:val="clear" w:color="auto" w:fill="auto"/>
            <w:noWrap/>
            <w:vAlign w:val="bottom"/>
            <w:hideMark/>
          </w:tcPr>
          <w:p w14:paraId="028D548A" w14:textId="77777777" w:rsidR="00BB4D99" w:rsidRPr="00017F27" w:rsidRDefault="00BB4D99" w:rsidP="00BB4D99">
            <w:pPr>
              <w:rPr>
                <w:ins w:id="2552" w:author="Bruno Sanchez-Andrade Nuno" w:date="2012-08-17T17:13:00Z"/>
                <w:rFonts w:ascii="Calibri" w:eastAsia="Times New Roman" w:hAnsi="Calibri" w:cs="Times New Roman"/>
                <w:color w:val="E26B0A"/>
                <w:sz w:val="20"/>
                <w:szCs w:val="20"/>
                <w:lang w:eastAsia="en-US"/>
                <w:rPrChange w:id="2553" w:author="Bruno Sanchez-Andrade Nuno" w:date="2012-08-17T17:15:00Z">
                  <w:rPr>
                    <w:ins w:id="2554" w:author="Bruno Sanchez-Andrade Nuno" w:date="2012-08-17T17:13:00Z"/>
                    <w:rFonts w:ascii="Calibri" w:eastAsia="Times New Roman" w:hAnsi="Calibri" w:cs="Times New Roman"/>
                    <w:color w:val="E26B0A"/>
                    <w:sz w:val="24"/>
                    <w:szCs w:val="24"/>
                    <w:lang w:eastAsia="en-US"/>
                  </w:rPr>
                </w:rPrChange>
              </w:rPr>
            </w:pPr>
            <w:ins w:id="2555" w:author="Bruno Sanchez-Andrade Nuno" w:date="2012-08-17T17:13:00Z">
              <w:r w:rsidRPr="00017F27">
                <w:rPr>
                  <w:rFonts w:ascii="Calibri" w:eastAsia="Times New Roman" w:hAnsi="Calibri" w:cs="Times New Roman"/>
                  <w:color w:val="E26B0A"/>
                  <w:sz w:val="20"/>
                  <w:szCs w:val="20"/>
                  <w:lang w:eastAsia="en-US"/>
                  <w:rPrChange w:id="2556" w:author="Bruno Sanchez-Andrade Nuno" w:date="2012-08-17T17:15:00Z">
                    <w:rPr>
                      <w:rFonts w:ascii="Calibri" w:eastAsia="Times New Roman" w:hAnsi="Calibri" w:cs="Times New Roman"/>
                      <w:color w:val="E26B0A"/>
                      <w:sz w:val="24"/>
                      <w:szCs w:val="24"/>
                      <w:lang w:eastAsia="en-US"/>
                    </w:rPr>
                  </w:rPrChange>
                </w:rPr>
                <w:t>France</w:t>
              </w:r>
            </w:ins>
          </w:p>
        </w:tc>
        <w:tc>
          <w:tcPr>
            <w:tcW w:w="1260" w:type="dxa"/>
            <w:tcBorders>
              <w:top w:val="nil"/>
              <w:left w:val="nil"/>
              <w:bottom w:val="nil"/>
              <w:right w:val="single" w:sz="4" w:space="0" w:color="auto"/>
            </w:tcBorders>
            <w:shd w:val="clear" w:color="auto" w:fill="auto"/>
            <w:noWrap/>
            <w:vAlign w:val="bottom"/>
            <w:hideMark/>
          </w:tcPr>
          <w:p w14:paraId="02F0E6E3" w14:textId="77777777" w:rsidR="00BB4D99" w:rsidRPr="00017F27" w:rsidRDefault="00BB4D99" w:rsidP="00BB4D99">
            <w:pPr>
              <w:jc w:val="right"/>
              <w:rPr>
                <w:ins w:id="2557" w:author="Bruno Sanchez-Andrade Nuno" w:date="2012-08-17T17:13:00Z"/>
                <w:rFonts w:ascii="Calibri" w:eastAsia="Times New Roman" w:hAnsi="Calibri" w:cs="Times New Roman"/>
                <w:color w:val="E26B0A"/>
                <w:sz w:val="20"/>
                <w:szCs w:val="20"/>
                <w:lang w:eastAsia="en-US"/>
                <w:rPrChange w:id="2558" w:author="Bruno Sanchez-Andrade Nuno" w:date="2012-08-17T17:15:00Z">
                  <w:rPr>
                    <w:ins w:id="2559" w:author="Bruno Sanchez-Andrade Nuno" w:date="2012-08-17T17:13:00Z"/>
                    <w:rFonts w:ascii="Calibri" w:eastAsia="Times New Roman" w:hAnsi="Calibri" w:cs="Times New Roman"/>
                    <w:color w:val="E26B0A"/>
                    <w:sz w:val="24"/>
                    <w:szCs w:val="24"/>
                    <w:lang w:eastAsia="en-US"/>
                  </w:rPr>
                </w:rPrChange>
              </w:rPr>
            </w:pPr>
            <w:ins w:id="2560" w:author="Bruno Sanchez-Andrade Nuno" w:date="2012-08-17T17:13:00Z">
              <w:r w:rsidRPr="00017F27">
                <w:rPr>
                  <w:rFonts w:ascii="Calibri" w:eastAsia="Times New Roman" w:hAnsi="Calibri" w:cs="Times New Roman"/>
                  <w:color w:val="E26B0A"/>
                  <w:sz w:val="20"/>
                  <w:szCs w:val="20"/>
                  <w:lang w:eastAsia="en-US"/>
                  <w:rPrChange w:id="2561" w:author="Bruno Sanchez-Andrade Nuno" w:date="2012-08-17T17:15:00Z">
                    <w:rPr>
                      <w:rFonts w:ascii="Calibri" w:eastAsia="Times New Roman" w:hAnsi="Calibri" w:cs="Times New Roman"/>
                      <w:color w:val="E26B0A"/>
                      <w:sz w:val="24"/>
                      <w:szCs w:val="24"/>
                      <w:lang w:eastAsia="en-US"/>
                    </w:rPr>
                  </w:rPrChange>
                </w:rPr>
                <w:t>77.52</w:t>
              </w:r>
            </w:ins>
          </w:p>
        </w:tc>
        <w:tc>
          <w:tcPr>
            <w:tcW w:w="581" w:type="dxa"/>
            <w:tcBorders>
              <w:top w:val="nil"/>
              <w:left w:val="nil"/>
              <w:bottom w:val="nil"/>
              <w:right w:val="nil"/>
            </w:tcBorders>
            <w:shd w:val="clear" w:color="auto" w:fill="auto"/>
            <w:noWrap/>
            <w:vAlign w:val="bottom"/>
            <w:hideMark/>
          </w:tcPr>
          <w:p w14:paraId="6ED64125" w14:textId="77777777" w:rsidR="00BB4D99" w:rsidRPr="00017F27" w:rsidRDefault="00BB4D99" w:rsidP="00BB4D99">
            <w:pPr>
              <w:jc w:val="right"/>
              <w:rPr>
                <w:ins w:id="2562" w:author="Bruno Sanchez-Andrade Nuno" w:date="2012-08-17T17:13:00Z"/>
                <w:rFonts w:ascii="Calibri" w:eastAsia="Times New Roman" w:hAnsi="Calibri" w:cs="Times New Roman"/>
                <w:color w:val="000000"/>
                <w:sz w:val="20"/>
                <w:szCs w:val="20"/>
                <w:lang w:eastAsia="en-US"/>
                <w:rPrChange w:id="2563" w:author="Bruno Sanchez-Andrade Nuno" w:date="2012-08-17T17:15:00Z">
                  <w:rPr>
                    <w:ins w:id="2564" w:author="Bruno Sanchez-Andrade Nuno" w:date="2012-08-17T17:13:00Z"/>
                    <w:rFonts w:ascii="Calibri" w:eastAsia="Times New Roman" w:hAnsi="Calibri" w:cs="Times New Roman"/>
                    <w:color w:val="000000"/>
                    <w:sz w:val="24"/>
                    <w:szCs w:val="24"/>
                    <w:lang w:eastAsia="en-US"/>
                  </w:rPr>
                </w:rPrChange>
              </w:rPr>
            </w:pPr>
            <w:ins w:id="2565" w:author="Bruno Sanchez-Andrade Nuno" w:date="2012-08-17T17:13:00Z">
              <w:r w:rsidRPr="00017F27">
                <w:rPr>
                  <w:rFonts w:ascii="Calibri" w:eastAsia="Times New Roman" w:hAnsi="Calibri" w:cs="Times New Roman"/>
                  <w:color w:val="000000"/>
                  <w:sz w:val="20"/>
                  <w:szCs w:val="20"/>
                  <w:lang w:eastAsia="en-US"/>
                  <w:rPrChange w:id="2566" w:author="Bruno Sanchez-Andrade Nuno" w:date="2012-08-17T17:15:00Z">
                    <w:rPr>
                      <w:rFonts w:ascii="Calibri" w:eastAsia="Times New Roman" w:hAnsi="Calibri" w:cs="Times New Roman"/>
                      <w:color w:val="000000"/>
                      <w:sz w:val="24"/>
                      <w:szCs w:val="24"/>
                      <w:lang w:eastAsia="en-US"/>
                    </w:rPr>
                  </w:rPrChange>
                </w:rPr>
                <w:t>16</w:t>
              </w:r>
            </w:ins>
          </w:p>
        </w:tc>
        <w:tc>
          <w:tcPr>
            <w:tcW w:w="1449" w:type="dxa"/>
            <w:tcBorders>
              <w:top w:val="nil"/>
              <w:left w:val="nil"/>
              <w:bottom w:val="nil"/>
              <w:right w:val="nil"/>
            </w:tcBorders>
            <w:shd w:val="clear" w:color="auto" w:fill="auto"/>
            <w:noWrap/>
            <w:vAlign w:val="bottom"/>
            <w:hideMark/>
          </w:tcPr>
          <w:p w14:paraId="2C8E1F80" w14:textId="77777777" w:rsidR="00BB4D99" w:rsidRPr="00017F27" w:rsidRDefault="00BB4D99" w:rsidP="00BB4D99">
            <w:pPr>
              <w:rPr>
                <w:ins w:id="2567" w:author="Bruno Sanchez-Andrade Nuno" w:date="2012-08-17T17:13:00Z"/>
                <w:rFonts w:ascii="Calibri" w:eastAsia="Times New Roman" w:hAnsi="Calibri" w:cs="Times New Roman"/>
                <w:color w:val="31869B"/>
                <w:sz w:val="20"/>
                <w:szCs w:val="20"/>
                <w:lang w:eastAsia="en-US"/>
                <w:rPrChange w:id="2568" w:author="Bruno Sanchez-Andrade Nuno" w:date="2012-08-17T17:15:00Z">
                  <w:rPr>
                    <w:ins w:id="2569" w:author="Bruno Sanchez-Andrade Nuno" w:date="2012-08-17T17:13:00Z"/>
                    <w:rFonts w:ascii="Calibri" w:eastAsia="Times New Roman" w:hAnsi="Calibri" w:cs="Times New Roman"/>
                    <w:color w:val="31869B"/>
                    <w:sz w:val="24"/>
                    <w:szCs w:val="24"/>
                    <w:lang w:eastAsia="en-US"/>
                  </w:rPr>
                </w:rPrChange>
              </w:rPr>
            </w:pPr>
            <w:ins w:id="2570" w:author="Bruno Sanchez-Andrade Nuno" w:date="2012-08-17T17:13:00Z">
              <w:r w:rsidRPr="00017F27">
                <w:rPr>
                  <w:rFonts w:ascii="Calibri" w:eastAsia="Times New Roman" w:hAnsi="Calibri" w:cs="Times New Roman"/>
                  <w:color w:val="31869B"/>
                  <w:sz w:val="20"/>
                  <w:szCs w:val="20"/>
                  <w:lang w:eastAsia="en-US"/>
                  <w:rPrChange w:id="2571" w:author="Bruno Sanchez-Andrade Nuno" w:date="2012-08-17T17:15:00Z">
                    <w:rPr>
                      <w:rFonts w:ascii="Calibri" w:eastAsia="Times New Roman" w:hAnsi="Calibri" w:cs="Times New Roman"/>
                      <w:color w:val="31869B"/>
                      <w:sz w:val="24"/>
                      <w:szCs w:val="24"/>
                      <w:lang w:eastAsia="en-US"/>
                    </w:rPr>
                  </w:rPrChange>
                </w:rPr>
                <w:t>Singapore</w:t>
              </w:r>
            </w:ins>
          </w:p>
        </w:tc>
        <w:tc>
          <w:tcPr>
            <w:tcW w:w="1210" w:type="dxa"/>
            <w:tcBorders>
              <w:top w:val="nil"/>
              <w:left w:val="nil"/>
              <w:bottom w:val="nil"/>
              <w:right w:val="single" w:sz="4" w:space="0" w:color="auto"/>
            </w:tcBorders>
            <w:shd w:val="clear" w:color="auto" w:fill="auto"/>
            <w:noWrap/>
            <w:vAlign w:val="bottom"/>
            <w:hideMark/>
          </w:tcPr>
          <w:p w14:paraId="635B3575" w14:textId="77777777" w:rsidR="00BB4D99" w:rsidRPr="00017F27" w:rsidRDefault="00BB4D99" w:rsidP="00BB4D99">
            <w:pPr>
              <w:jc w:val="right"/>
              <w:rPr>
                <w:ins w:id="2572" w:author="Bruno Sanchez-Andrade Nuno" w:date="2012-08-17T17:13:00Z"/>
                <w:rFonts w:ascii="Calibri" w:eastAsia="Times New Roman" w:hAnsi="Calibri" w:cs="Times New Roman"/>
                <w:color w:val="31869B"/>
                <w:sz w:val="20"/>
                <w:szCs w:val="20"/>
                <w:lang w:eastAsia="en-US"/>
                <w:rPrChange w:id="2573" w:author="Bruno Sanchez-Andrade Nuno" w:date="2012-08-17T17:15:00Z">
                  <w:rPr>
                    <w:ins w:id="2574" w:author="Bruno Sanchez-Andrade Nuno" w:date="2012-08-17T17:13:00Z"/>
                    <w:rFonts w:ascii="Calibri" w:eastAsia="Times New Roman" w:hAnsi="Calibri" w:cs="Times New Roman"/>
                    <w:color w:val="31869B"/>
                    <w:sz w:val="24"/>
                    <w:szCs w:val="24"/>
                    <w:lang w:eastAsia="en-US"/>
                  </w:rPr>
                </w:rPrChange>
              </w:rPr>
            </w:pPr>
            <w:ins w:id="2575" w:author="Bruno Sanchez-Andrade Nuno" w:date="2012-08-17T17:13:00Z">
              <w:r w:rsidRPr="00017F27">
                <w:rPr>
                  <w:rFonts w:ascii="Calibri" w:eastAsia="Times New Roman" w:hAnsi="Calibri" w:cs="Times New Roman"/>
                  <w:color w:val="31869B"/>
                  <w:sz w:val="20"/>
                  <w:szCs w:val="20"/>
                  <w:lang w:eastAsia="en-US"/>
                  <w:rPrChange w:id="2576" w:author="Bruno Sanchez-Andrade Nuno" w:date="2012-08-17T17:15:00Z">
                    <w:rPr>
                      <w:rFonts w:ascii="Calibri" w:eastAsia="Times New Roman" w:hAnsi="Calibri" w:cs="Times New Roman"/>
                      <w:color w:val="31869B"/>
                      <w:sz w:val="24"/>
                      <w:szCs w:val="24"/>
                      <w:lang w:eastAsia="en-US"/>
                    </w:rPr>
                  </w:rPrChange>
                </w:rPr>
                <w:t>77.10</w:t>
              </w:r>
            </w:ins>
          </w:p>
        </w:tc>
      </w:tr>
      <w:tr w:rsidR="00017F27" w:rsidRPr="00017F27" w14:paraId="0D52FB49" w14:textId="77777777" w:rsidTr="00017F27">
        <w:trPr>
          <w:trHeight w:val="300"/>
          <w:ins w:id="2577"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5FBA271B" w14:textId="77777777" w:rsidR="00BB4D99" w:rsidRPr="00017F27" w:rsidRDefault="00BB4D99" w:rsidP="00BB4D99">
            <w:pPr>
              <w:jc w:val="right"/>
              <w:rPr>
                <w:ins w:id="2578" w:author="Bruno Sanchez-Andrade Nuno" w:date="2012-08-17T17:13:00Z"/>
                <w:rFonts w:ascii="Calibri" w:eastAsia="Times New Roman" w:hAnsi="Calibri" w:cs="Times New Roman"/>
                <w:color w:val="963634"/>
                <w:sz w:val="20"/>
                <w:szCs w:val="20"/>
                <w:lang w:eastAsia="en-US"/>
                <w:rPrChange w:id="2579" w:author="Bruno Sanchez-Andrade Nuno" w:date="2012-08-17T17:15:00Z">
                  <w:rPr>
                    <w:ins w:id="2580" w:author="Bruno Sanchez-Andrade Nuno" w:date="2012-08-17T17:13:00Z"/>
                    <w:rFonts w:ascii="Calibri" w:eastAsia="Times New Roman" w:hAnsi="Calibri" w:cs="Times New Roman"/>
                    <w:color w:val="963634"/>
                    <w:sz w:val="24"/>
                    <w:szCs w:val="24"/>
                    <w:lang w:eastAsia="en-US"/>
                  </w:rPr>
                </w:rPrChange>
              </w:rPr>
            </w:pPr>
            <w:ins w:id="2581" w:author="Bruno Sanchez-Andrade Nuno" w:date="2012-08-17T17:13:00Z">
              <w:r w:rsidRPr="00017F27">
                <w:rPr>
                  <w:rFonts w:ascii="Calibri" w:eastAsia="Times New Roman" w:hAnsi="Calibri" w:cs="Times New Roman"/>
                  <w:color w:val="963634"/>
                  <w:sz w:val="20"/>
                  <w:szCs w:val="20"/>
                  <w:lang w:eastAsia="en-US"/>
                  <w:rPrChange w:id="2582" w:author="Bruno Sanchez-Andrade Nuno" w:date="2012-08-17T17:15:00Z">
                    <w:rPr>
                      <w:rFonts w:ascii="Calibri" w:eastAsia="Times New Roman" w:hAnsi="Calibri" w:cs="Times New Roman"/>
                      <w:color w:val="963634"/>
                      <w:sz w:val="24"/>
                      <w:szCs w:val="24"/>
                      <w:lang w:eastAsia="en-US"/>
                    </w:rPr>
                  </w:rPrChange>
                </w:rPr>
                <w:t>17</w:t>
              </w:r>
            </w:ins>
          </w:p>
        </w:tc>
        <w:tc>
          <w:tcPr>
            <w:tcW w:w="1399" w:type="dxa"/>
            <w:tcBorders>
              <w:top w:val="nil"/>
              <w:left w:val="nil"/>
              <w:bottom w:val="nil"/>
              <w:right w:val="nil"/>
            </w:tcBorders>
            <w:shd w:val="clear" w:color="F2DCDB" w:fill="F2DCDB"/>
            <w:noWrap/>
            <w:vAlign w:val="bottom"/>
            <w:hideMark/>
          </w:tcPr>
          <w:p w14:paraId="037B3118" w14:textId="77777777" w:rsidR="00BB4D99" w:rsidRPr="00017F27" w:rsidRDefault="00BB4D99" w:rsidP="00BB4D99">
            <w:pPr>
              <w:rPr>
                <w:ins w:id="2583" w:author="Bruno Sanchez-Andrade Nuno" w:date="2012-08-17T17:13:00Z"/>
                <w:rFonts w:ascii="Calibri" w:eastAsia="Times New Roman" w:hAnsi="Calibri" w:cs="Times New Roman"/>
                <w:color w:val="963634"/>
                <w:sz w:val="20"/>
                <w:szCs w:val="20"/>
                <w:lang w:eastAsia="en-US"/>
                <w:rPrChange w:id="2584" w:author="Bruno Sanchez-Andrade Nuno" w:date="2012-08-17T17:15:00Z">
                  <w:rPr>
                    <w:ins w:id="2585" w:author="Bruno Sanchez-Andrade Nuno" w:date="2012-08-17T17:13:00Z"/>
                    <w:rFonts w:ascii="Calibri" w:eastAsia="Times New Roman" w:hAnsi="Calibri" w:cs="Times New Roman"/>
                    <w:color w:val="963634"/>
                    <w:sz w:val="24"/>
                    <w:szCs w:val="24"/>
                    <w:lang w:eastAsia="en-US"/>
                  </w:rPr>
                </w:rPrChange>
              </w:rPr>
            </w:pPr>
            <w:ins w:id="2586" w:author="Bruno Sanchez-Andrade Nuno" w:date="2012-08-17T17:13:00Z">
              <w:r w:rsidRPr="00017F27">
                <w:rPr>
                  <w:rFonts w:ascii="Calibri" w:eastAsia="Times New Roman" w:hAnsi="Calibri" w:cs="Times New Roman"/>
                  <w:color w:val="963634"/>
                  <w:sz w:val="20"/>
                  <w:szCs w:val="20"/>
                  <w:lang w:eastAsia="en-US"/>
                  <w:rPrChange w:id="2587" w:author="Bruno Sanchez-Andrade Nuno" w:date="2012-08-17T17:15:00Z">
                    <w:rPr>
                      <w:rFonts w:ascii="Calibri" w:eastAsia="Times New Roman" w:hAnsi="Calibri" w:cs="Times New Roman"/>
                      <w:color w:val="963634"/>
                      <w:sz w:val="24"/>
                      <w:szCs w:val="24"/>
                      <w:lang w:eastAsia="en-US"/>
                    </w:rPr>
                  </w:rPrChange>
                </w:rPr>
                <w:t>Luxembourg</w:t>
              </w:r>
            </w:ins>
          </w:p>
        </w:tc>
        <w:tc>
          <w:tcPr>
            <w:tcW w:w="1245" w:type="dxa"/>
            <w:tcBorders>
              <w:top w:val="nil"/>
              <w:left w:val="nil"/>
              <w:bottom w:val="nil"/>
              <w:right w:val="single" w:sz="4" w:space="0" w:color="auto"/>
            </w:tcBorders>
            <w:shd w:val="clear" w:color="F2DCDB" w:fill="F2DCDB"/>
            <w:noWrap/>
            <w:vAlign w:val="bottom"/>
            <w:hideMark/>
          </w:tcPr>
          <w:p w14:paraId="281729FB" w14:textId="77777777" w:rsidR="00BB4D99" w:rsidRPr="00017F27" w:rsidRDefault="00BB4D99" w:rsidP="00BB4D99">
            <w:pPr>
              <w:jc w:val="right"/>
              <w:rPr>
                <w:ins w:id="2588" w:author="Bruno Sanchez-Andrade Nuno" w:date="2012-08-17T17:13:00Z"/>
                <w:rFonts w:ascii="Calibri" w:eastAsia="Times New Roman" w:hAnsi="Calibri" w:cs="Times New Roman"/>
                <w:color w:val="963634"/>
                <w:sz w:val="20"/>
                <w:szCs w:val="20"/>
                <w:lang w:eastAsia="en-US"/>
                <w:rPrChange w:id="2589" w:author="Bruno Sanchez-Andrade Nuno" w:date="2012-08-17T17:15:00Z">
                  <w:rPr>
                    <w:ins w:id="2590" w:author="Bruno Sanchez-Andrade Nuno" w:date="2012-08-17T17:13:00Z"/>
                    <w:rFonts w:ascii="Calibri" w:eastAsia="Times New Roman" w:hAnsi="Calibri" w:cs="Times New Roman"/>
                    <w:color w:val="963634"/>
                    <w:sz w:val="24"/>
                    <w:szCs w:val="24"/>
                    <w:lang w:eastAsia="en-US"/>
                  </w:rPr>
                </w:rPrChange>
              </w:rPr>
            </w:pPr>
            <w:ins w:id="2591" w:author="Bruno Sanchez-Andrade Nuno" w:date="2012-08-17T17:13:00Z">
              <w:r w:rsidRPr="00017F27">
                <w:rPr>
                  <w:rFonts w:ascii="Calibri" w:eastAsia="Times New Roman" w:hAnsi="Calibri" w:cs="Times New Roman"/>
                  <w:color w:val="963634"/>
                  <w:sz w:val="20"/>
                  <w:szCs w:val="20"/>
                  <w:lang w:eastAsia="en-US"/>
                  <w:rPrChange w:id="2592" w:author="Bruno Sanchez-Andrade Nuno" w:date="2012-08-17T17:15:00Z">
                    <w:rPr>
                      <w:rFonts w:ascii="Calibri" w:eastAsia="Times New Roman" w:hAnsi="Calibri" w:cs="Times New Roman"/>
                      <w:color w:val="963634"/>
                      <w:sz w:val="24"/>
                      <w:szCs w:val="24"/>
                      <w:lang w:eastAsia="en-US"/>
                    </w:rPr>
                  </w:rPrChange>
                </w:rPr>
                <w:t>78.53</w:t>
              </w:r>
            </w:ins>
          </w:p>
        </w:tc>
        <w:tc>
          <w:tcPr>
            <w:tcW w:w="581" w:type="dxa"/>
            <w:tcBorders>
              <w:top w:val="nil"/>
              <w:left w:val="nil"/>
              <w:bottom w:val="nil"/>
              <w:right w:val="nil"/>
            </w:tcBorders>
            <w:shd w:val="clear" w:color="FDE9D9" w:fill="FDE9D9"/>
            <w:noWrap/>
            <w:vAlign w:val="bottom"/>
            <w:hideMark/>
          </w:tcPr>
          <w:p w14:paraId="1BB247DF" w14:textId="77777777" w:rsidR="00BB4D99" w:rsidRPr="00017F27" w:rsidRDefault="00BB4D99" w:rsidP="00BB4D99">
            <w:pPr>
              <w:jc w:val="right"/>
              <w:rPr>
                <w:ins w:id="2593" w:author="Bruno Sanchez-Andrade Nuno" w:date="2012-08-17T17:13:00Z"/>
                <w:rFonts w:ascii="Calibri" w:eastAsia="Times New Roman" w:hAnsi="Calibri" w:cs="Times New Roman"/>
                <w:color w:val="E26B0A"/>
                <w:sz w:val="20"/>
                <w:szCs w:val="20"/>
                <w:lang w:eastAsia="en-US"/>
                <w:rPrChange w:id="2594" w:author="Bruno Sanchez-Andrade Nuno" w:date="2012-08-17T17:15:00Z">
                  <w:rPr>
                    <w:ins w:id="2595" w:author="Bruno Sanchez-Andrade Nuno" w:date="2012-08-17T17:13:00Z"/>
                    <w:rFonts w:ascii="Calibri" w:eastAsia="Times New Roman" w:hAnsi="Calibri" w:cs="Times New Roman"/>
                    <w:color w:val="E26B0A"/>
                    <w:sz w:val="24"/>
                    <w:szCs w:val="24"/>
                    <w:lang w:eastAsia="en-US"/>
                  </w:rPr>
                </w:rPrChange>
              </w:rPr>
            </w:pPr>
            <w:ins w:id="2596" w:author="Bruno Sanchez-Andrade Nuno" w:date="2012-08-17T17:13:00Z">
              <w:r w:rsidRPr="00017F27">
                <w:rPr>
                  <w:rFonts w:ascii="Calibri" w:eastAsia="Times New Roman" w:hAnsi="Calibri" w:cs="Times New Roman"/>
                  <w:color w:val="E26B0A"/>
                  <w:sz w:val="20"/>
                  <w:szCs w:val="20"/>
                  <w:lang w:eastAsia="en-US"/>
                  <w:rPrChange w:id="2597" w:author="Bruno Sanchez-Andrade Nuno" w:date="2012-08-17T17:15:00Z">
                    <w:rPr>
                      <w:rFonts w:ascii="Calibri" w:eastAsia="Times New Roman" w:hAnsi="Calibri" w:cs="Times New Roman"/>
                      <w:color w:val="E26B0A"/>
                      <w:sz w:val="24"/>
                      <w:szCs w:val="24"/>
                      <w:lang w:eastAsia="en-US"/>
                    </w:rPr>
                  </w:rPrChange>
                </w:rPr>
                <w:t>17</w:t>
              </w:r>
            </w:ins>
          </w:p>
        </w:tc>
        <w:tc>
          <w:tcPr>
            <w:tcW w:w="1414" w:type="dxa"/>
            <w:tcBorders>
              <w:top w:val="nil"/>
              <w:left w:val="nil"/>
              <w:bottom w:val="nil"/>
              <w:right w:val="nil"/>
            </w:tcBorders>
            <w:shd w:val="clear" w:color="FDE9D9" w:fill="FDE9D9"/>
            <w:noWrap/>
            <w:vAlign w:val="bottom"/>
            <w:hideMark/>
          </w:tcPr>
          <w:p w14:paraId="217BE6A4" w14:textId="77777777" w:rsidR="00BB4D99" w:rsidRPr="00017F27" w:rsidRDefault="00BB4D99" w:rsidP="00BB4D99">
            <w:pPr>
              <w:rPr>
                <w:ins w:id="2598" w:author="Bruno Sanchez-Andrade Nuno" w:date="2012-08-17T17:13:00Z"/>
                <w:rFonts w:ascii="Calibri" w:eastAsia="Times New Roman" w:hAnsi="Calibri" w:cs="Times New Roman"/>
                <w:color w:val="E26B0A"/>
                <w:sz w:val="20"/>
                <w:szCs w:val="20"/>
                <w:lang w:eastAsia="en-US"/>
                <w:rPrChange w:id="2599" w:author="Bruno Sanchez-Andrade Nuno" w:date="2012-08-17T17:15:00Z">
                  <w:rPr>
                    <w:ins w:id="2600" w:author="Bruno Sanchez-Andrade Nuno" w:date="2012-08-17T17:13:00Z"/>
                    <w:rFonts w:ascii="Calibri" w:eastAsia="Times New Roman" w:hAnsi="Calibri" w:cs="Times New Roman"/>
                    <w:color w:val="E26B0A"/>
                    <w:sz w:val="24"/>
                    <w:szCs w:val="24"/>
                    <w:lang w:eastAsia="en-US"/>
                  </w:rPr>
                </w:rPrChange>
              </w:rPr>
            </w:pPr>
            <w:ins w:id="2601" w:author="Bruno Sanchez-Andrade Nuno" w:date="2012-08-17T17:13:00Z">
              <w:r w:rsidRPr="00017F27">
                <w:rPr>
                  <w:rFonts w:ascii="Calibri" w:eastAsia="Times New Roman" w:hAnsi="Calibri" w:cs="Times New Roman"/>
                  <w:color w:val="E26B0A"/>
                  <w:sz w:val="20"/>
                  <w:szCs w:val="20"/>
                  <w:lang w:eastAsia="en-US"/>
                  <w:rPrChange w:id="2602" w:author="Bruno Sanchez-Andrade Nuno" w:date="2012-08-17T17:15:00Z">
                    <w:rPr>
                      <w:rFonts w:ascii="Calibri" w:eastAsia="Times New Roman" w:hAnsi="Calibri" w:cs="Times New Roman"/>
                      <w:color w:val="E26B0A"/>
                      <w:sz w:val="24"/>
                      <w:szCs w:val="24"/>
                      <w:lang w:eastAsia="en-US"/>
                    </w:rPr>
                  </w:rPrChange>
                </w:rPr>
                <w:t>Singapore</w:t>
              </w:r>
            </w:ins>
          </w:p>
        </w:tc>
        <w:tc>
          <w:tcPr>
            <w:tcW w:w="1260" w:type="dxa"/>
            <w:tcBorders>
              <w:top w:val="nil"/>
              <w:left w:val="nil"/>
              <w:bottom w:val="nil"/>
              <w:right w:val="single" w:sz="4" w:space="0" w:color="auto"/>
            </w:tcBorders>
            <w:shd w:val="clear" w:color="FDE9D9" w:fill="FDE9D9"/>
            <w:noWrap/>
            <w:vAlign w:val="bottom"/>
            <w:hideMark/>
          </w:tcPr>
          <w:p w14:paraId="294BF700" w14:textId="77777777" w:rsidR="00BB4D99" w:rsidRPr="00017F27" w:rsidRDefault="00BB4D99" w:rsidP="00BB4D99">
            <w:pPr>
              <w:jc w:val="right"/>
              <w:rPr>
                <w:ins w:id="2603" w:author="Bruno Sanchez-Andrade Nuno" w:date="2012-08-17T17:13:00Z"/>
                <w:rFonts w:ascii="Calibri" w:eastAsia="Times New Roman" w:hAnsi="Calibri" w:cs="Times New Roman"/>
                <w:color w:val="E26B0A"/>
                <w:sz w:val="20"/>
                <w:szCs w:val="20"/>
                <w:lang w:eastAsia="en-US"/>
                <w:rPrChange w:id="2604" w:author="Bruno Sanchez-Andrade Nuno" w:date="2012-08-17T17:15:00Z">
                  <w:rPr>
                    <w:ins w:id="2605" w:author="Bruno Sanchez-Andrade Nuno" w:date="2012-08-17T17:13:00Z"/>
                    <w:rFonts w:ascii="Calibri" w:eastAsia="Times New Roman" w:hAnsi="Calibri" w:cs="Times New Roman"/>
                    <w:color w:val="E26B0A"/>
                    <w:sz w:val="24"/>
                    <w:szCs w:val="24"/>
                    <w:lang w:eastAsia="en-US"/>
                  </w:rPr>
                </w:rPrChange>
              </w:rPr>
            </w:pPr>
            <w:ins w:id="2606" w:author="Bruno Sanchez-Andrade Nuno" w:date="2012-08-17T17:13:00Z">
              <w:r w:rsidRPr="00017F27">
                <w:rPr>
                  <w:rFonts w:ascii="Calibri" w:eastAsia="Times New Roman" w:hAnsi="Calibri" w:cs="Times New Roman"/>
                  <w:color w:val="E26B0A"/>
                  <w:sz w:val="20"/>
                  <w:szCs w:val="20"/>
                  <w:lang w:eastAsia="en-US"/>
                  <w:rPrChange w:id="2607" w:author="Bruno Sanchez-Andrade Nuno" w:date="2012-08-17T17:15:00Z">
                    <w:rPr>
                      <w:rFonts w:ascii="Calibri" w:eastAsia="Times New Roman" w:hAnsi="Calibri" w:cs="Times New Roman"/>
                      <w:color w:val="E26B0A"/>
                      <w:sz w:val="24"/>
                      <w:szCs w:val="24"/>
                      <w:lang w:eastAsia="en-US"/>
                    </w:rPr>
                  </w:rPrChange>
                </w:rPr>
                <w:t>77.52</w:t>
              </w:r>
            </w:ins>
          </w:p>
        </w:tc>
        <w:tc>
          <w:tcPr>
            <w:tcW w:w="581" w:type="dxa"/>
            <w:tcBorders>
              <w:top w:val="nil"/>
              <w:left w:val="nil"/>
              <w:bottom w:val="nil"/>
              <w:right w:val="nil"/>
            </w:tcBorders>
            <w:shd w:val="clear" w:color="DAEEF3" w:fill="DAEEF3"/>
            <w:noWrap/>
            <w:vAlign w:val="bottom"/>
            <w:hideMark/>
          </w:tcPr>
          <w:p w14:paraId="624F712C" w14:textId="77777777" w:rsidR="00BB4D99" w:rsidRPr="00017F27" w:rsidRDefault="00BB4D99" w:rsidP="00BB4D99">
            <w:pPr>
              <w:jc w:val="right"/>
              <w:rPr>
                <w:ins w:id="2608" w:author="Bruno Sanchez-Andrade Nuno" w:date="2012-08-17T17:13:00Z"/>
                <w:rFonts w:ascii="Calibri" w:eastAsia="Times New Roman" w:hAnsi="Calibri" w:cs="Times New Roman"/>
                <w:color w:val="000000"/>
                <w:sz w:val="20"/>
                <w:szCs w:val="20"/>
                <w:lang w:eastAsia="en-US"/>
                <w:rPrChange w:id="2609" w:author="Bruno Sanchez-Andrade Nuno" w:date="2012-08-17T17:15:00Z">
                  <w:rPr>
                    <w:ins w:id="2610" w:author="Bruno Sanchez-Andrade Nuno" w:date="2012-08-17T17:13:00Z"/>
                    <w:rFonts w:ascii="Calibri" w:eastAsia="Times New Roman" w:hAnsi="Calibri" w:cs="Times New Roman"/>
                    <w:color w:val="000000"/>
                    <w:sz w:val="24"/>
                    <w:szCs w:val="24"/>
                    <w:lang w:eastAsia="en-US"/>
                  </w:rPr>
                </w:rPrChange>
              </w:rPr>
            </w:pPr>
            <w:ins w:id="2611" w:author="Bruno Sanchez-Andrade Nuno" w:date="2012-08-17T17:13:00Z">
              <w:r w:rsidRPr="00017F27">
                <w:rPr>
                  <w:rFonts w:ascii="Calibri" w:eastAsia="Times New Roman" w:hAnsi="Calibri" w:cs="Times New Roman"/>
                  <w:color w:val="000000"/>
                  <w:sz w:val="20"/>
                  <w:szCs w:val="20"/>
                  <w:lang w:eastAsia="en-US"/>
                  <w:rPrChange w:id="2612" w:author="Bruno Sanchez-Andrade Nuno" w:date="2012-08-17T17:15:00Z">
                    <w:rPr>
                      <w:rFonts w:ascii="Calibri" w:eastAsia="Times New Roman" w:hAnsi="Calibri" w:cs="Times New Roman"/>
                      <w:color w:val="000000"/>
                      <w:sz w:val="24"/>
                      <w:szCs w:val="24"/>
                      <w:lang w:eastAsia="en-US"/>
                    </w:rPr>
                  </w:rPrChange>
                </w:rPr>
                <w:t>17</w:t>
              </w:r>
            </w:ins>
          </w:p>
        </w:tc>
        <w:tc>
          <w:tcPr>
            <w:tcW w:w="1449" w:type="dxa"/>
            <w:tcBorders>
              <w:top w:val="nil"/>
              <w:left w:val="nil"/>
              <w:bottom w:val="nil"/>
              <w:right w:val="nil"/>
            </w:tcBorders>
            <w:shd w:val="clear" w:color="DAEEF3" w:fill="DAEEF3"/>
            <w:noWrap/>
            <w:vAlign w:val="bottom"/>
            <w:hideMark/>
          </w:tcPr>
          <w:p w14:paraId="1CB58B57" w14:textId="77777777" w:rsidR="00BB4D99" w:rsidRPr="00017F27" w:rsidRDefault="00BB4D99" w:rsidP="00BB4D99">
            <w:pPr>
              <w:rPr>
                <w:ins w:id="2613" w:author="Bruno Sanchez-Andrade Nuno" w:date="2012-08-17T17:13:00Z"/>
                <w:rFonts w:ascii="Calibri" w:eastAsia="Times New Roman" w:hAnsi="Calibri" w:cs="Times New Roman"/>
                <w:color w:val="31869B"/>
                <w:sz w:val="20"/>
                <w:szCs w:val="20"/>
                <w:lang w:eastAsia="en-US"/>
                <w:rPrChange w:id="2614" w:author="Bruno Sanchez-Andrade Nuno" w:date="2012-08-17T17:15:00Z">
                  <w:rPr>
                    <w:ins w:id="2615" w:author="Bruno Sanchez-Andrade Nuno" w:date="2012-08-17T17:13:00Z"/>
                    <w:rFonts w:ascii="Calibri" w:eastAsia="Times New Roman" w:hAnsi="Calibri" w:cs="Times New Roman"/>
                    <w:color w:val="31869B"/>
                    <w:sz w:val="24"/>
                    <w:szCs w:val="24"/>
                    <w:lang w:eastAsia="en-US"/>
                  </w:rPr>
                </w:rPrChange>
              </w:rPr>
            </w:pPr>
            <w:ins w:id="2616" w:author="Bruno Sanchez-Andrade Nuno" w:date="2012-08-17T17:13:00Z">
              <w:r w:rsidRPr="00017F27">
                <w:rPr>
                  <w:rFonts w:ascii="Calibri" w:eastAsia="Times New Roman" w:hAnsi="Calibri" w:cs="Times New Roman"/>
                  <w:color w:val="31869B"/>
                  <w:sz w:val="20"/>
                  <w:szCs w:val="20"/>
                  <w:lang w:eastAsia="en-US"/>
                  <w:rPrChange w:id="2617" w:author="Bruno Sanchez-Andrade Nuno" w:date="2012-08-17T17:15:00Z">
                    <w:rPr>
                      <w:rFonts w:ascii="Calibri" w:eastAsia="Times New Roman" w:hAnsi="Calibri" w:cs="Times New Roman"/>
                      <w:color w:val="31869B"/>
                      <w:sz w:val="24"/>
                      <w:szCs w:val="24"/>
                      <w:lang w:eastAsia="en-US"/>
                    </w:rPr>
                  </w:rPrChange>
                </w:rPr>
                <w:t>France</w:t>
              </w:r>
            </w:ins>
          </w:p>
        </w:tc>
        <w:tc>
          <w:tcPr>
            <w:tcW w:w="1210" w:type="dxa"/>
            <w:tcBorders>
              <w:top w:val="nil"/>
              <w:left w:val="nil"/>
              <w:bottom w:val="nil"/>
              <w:right w:val="single" w:sz="4" w:space="0" w:color="auto"/>
            </w:tcBorders>
            <w:shd w:val="clear" w:color="DAEEF3" w:fill="DAEEF3"/>
            <w:noWrap/>
            <w:vAlign w:val="bottom"/>
            <w:hideMark/>
          </w:tcPr>
          <w:p w14:paraId="7BAF40B9" w14:textId="77777777" w:rsidR="00BB4D99" w:rsidRPr="00017F27" w:rsidRDefault="00BB4D99" w:rsidP="00BB4D99">
            <w:pPr>
              <w:jc w:val="right"/>
              <w:rPr>
                <w:ins w:id="2618" w:author="Bruno Sanchez-Andrade Nuno" w:date="2012-08-17T17:13:00Z"/>
                <w:rFonts w:ascii="Calibri" w:eastAsia="Times New Roman" w:hAnsi="Calibri" w:cs="Times New Roman"/>
                <w:color w:val="31869B"/>
                <w:sz w:val="20"/>
                <w:szCs w:val="20"/>
                <w:lang w:eastAsia="en-US"/>
                <w:rPrChange w:id="2619" w:author="Bruno Sanchez-Andrade Nuno" w:date="2012-08-17T17:15:00Z">
                  <w:rPr>
                    <w:ins w:id="2620" w:author="Bruno Sanchez-Andrade Nuno" w:date="2012-08-17T17:13:00Z"/>
                    <w:rFonts w:ascii="Calibri" w:eastAsia="Times New Roman" w:hAnsi="Calibri" w:cs="Times New Roman"/>
                    <w:color w:val="31869B"/>
                    <w:sz w:val="24"/>
                    <w:szCs w:val="24"/>
                    <w:lang w:eastAsia="en-US"/>
                  </w:rPr>
                </w:rPrChange>
              </w:rPr>
            </w:pPr>
            <w:ins w:id="2621" w:author="Bruno Sanchez-Andrade Nuno" w:date="2012-08-17T17:13:00Z">
              <w:r w:rsidRPr="00017F27">
                <w:rPr>
                  <w:rFonts w:ascii="Calibri" w:eastAsia="Times New Roman" w:hAnsi="Calibri" w:cs="Times New Roman"/>
                  <w:color w:val="31869B"/>
                  <w:sz w:val="20"/>
                  <w:szCs w:val="20"/>
                  <w:lang w:eastAsia="en-US"/>
                  <w:rPrChange w:id="2622" w:author="Bruno Sanchez-Andrade Nuno" w:date="2012-08-17T17:15:00Z">
                    <w:rPr>
                      <w:rFonts w:ascii="Calibri" w:eastAsia="Times New Roman" w:hAnsi="Calibri" w:cs="Times New Roman"/>
                      <w:color w:val="31869B"/>
                      <w:sz w:val="24"/>
                      <w:szCs w:val="24"/>
                      <w:lang w:eastAsia="en-US"/>
                    </w:rPr>
                  </w:rPrChange>
                </w:rPr>
                <w:t>77.60</w:t>
              </w:r>
            </w:ins>
          </w:p>
        </w:tc>
      </w:tr>
      <w:tr w:rsidR="00017F27" w:rsidRPr="00017F27" w14:paraId="0ADAB337" w14:textId="77777777" w:rsidTr="00017F27">
        <w:trPr>
          <w:trHeight w:val="300"/>
          <w:ins w:id="2623"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437EDF95" w14:textId="77777777" w:rsidR="00BB4D99" w:rsidRPr="00017F27" w:rsidRDefault="00BB4D99" w:rsidP="00BB4D99">
            <w:pPr>
              <w:jc w:val="right"/>
              <w:rPr>
                <w:ins w:id="2624" w:author="Bruno Sanchez-Andrade Nuno" w:date="2012-08-17T17:13:00Z"/>
                <w:rFonts w:ascii="Calibri" w:eastAsia="Times New Roman" w:hAnsi="Calibri" w:cs="Times New Roman"/>
                <w:color w:val="963634"/>
                <w:sz w:val="20"/>
                <w:szCs w:val="20"/>
                <w:lang w:eastAsia="en-US"/>
                <w:rPrChange w:id="2625" w:author="Bruno Sanchez-Andrade Nuno" w:date="2012-08-17T17:15:00Z">
                  <w:rPr>
                    <w:ins w:id="2626" w:author="Bruno Sanchez-Andrade Nuno" w:date="2012-08-17T17:13:00Z"/>
                    <w:rFonts w:ascii="Calibri" w:eastAsia="Times New Roman" w:hAnsi="Calibri" w:cs="Times New Roman"/>
                    <w:color w:val="963634"/>
                    <w:sz w:val="24"/>
                    <w:szCs w:val="24"/>
                    <w:lang w:eastAsia="en-US"/>
                  </w:rPr>
                </w:rPrChange>
              </w:rPr>
            </w:pPr>
            <w:ins w:id="2627" w:author="Bruno Sanchez-Andrade Nuno" w:date="2012-08-17T17:13:00Z">
              <w:r w:rsidRPr="00017F27">
                <w:rPr>
                  <w:rFonts w:ascii="Calibri" w:eastAsia="Times New Roman" w:hAnsi="Calibri" w:cs="Times New Roman"/>
                  <w:color w:val="963634"/>
                  <w:sz w:val="20"/>
                  <w:szCs w:val="20"/>
                  <w:lang w:eastAsia="en-US"/>
                  <w:rPrChange w:id="2628" w:author="Bruno Sanchez-Andrade Nuno" w:date="2012-08-17T17:15:00Z">
                    <w:rPr>
                      <w:rFonts w:ascii="Calibri" w:eastAsia="Times New Roman" w:hAnsi="Calibri" w:cs="Times New Roman"/>
                      <w:color w:val="963634"/>
                      <w:sz w:val="24"/>
                      <w:szCs w:val="24"/>
                      <w:lang w:eastAsia="en-US"/>
                    </w:rPr>
                  </w:rPrChange>
                </w:rPr>
                <w:t>18</w:t>
              </w:r>
            </w:ins>
          </w:p>
        </w:tc>
        <w:tc>
          <w:tcPr>
            <w:tcW w:w="1399" w:type="dxa"/>
            <w:tcBorders>
              <w:top w:val="nil"/>
              <w:left w:val="nil"/>
              <w:bottom w:val="nil"/>
              <w:right w:val="nil"/>
            </w:tcBorders>
            <w:shd w:val="clear" w:color="auto" w:fill="auto"/>
            <w:noWrap/>
            <w:vAlign w:val="bottom"/>
            <w:hideMark/>
          </w:tcPr>
          <w:p w14:paraId="75543C94" w14:textId="77777777" w:rsidR="00BB4D99" w:rsidRPr="00017F27" w:rsidRDefault="00BB4D99" w:rsidP="00BB4D99">
            <w:pPr>
              <w:rPr>
                <w:ins w:id="2629" w:author="Bruno Sanchez-Andrade Nuno" w:date="2012-08-17T17:13:00Z"/>
                <w:rFonts w:ascii="Calibri" w:eastAsia="Times New Roman" w:hAnsi="Calibri" w:cs="Times New Roman"/>
                <w:color w:val="963634"/>
                <w:sz w:val="20"/>
                <w:szCs w:val="20"/>
                <w:lang w:eastAsia="en-US"/>
                <w:rPrChange w:id="2630" w:author="Bruno Sanchez-Andrade Nuno" w:date="2012-08-17T17:15:00Z">
                  <w:rPr>
                    <w:ins w:id="2631" w:author="Bruno Sanchez-Andrade Nuno" w:date="2012-08-17T17:13:00Z"/>
                    <w:rFonts w:ascii="Calibri" w:eastAsia="Times New Roman" w:hAnsi="Calibri" w:cs="Times New Roman"/>
                    <w:color w:val="963634"/>
                    <w:sz w:val="24"/>
                    <w:szCs w:val="24"/>
                    <w:lang w:eastAsia="en-US"/>
                  </w:rPr>
                </w:rPrChange>
              </w:rPr>
            </w:pPr>
            <w:ins w:id="2632" w:author="Bruno Sanchez-Andrade Nuno" w:date="2012-08-17T17:13:00Z">
              <w:r w:rsidRPr="00017F27">
                <w:rPr>
                  <w:rFonts w:ascii="Calibri" w:eastAsia="Times New Roman" w:hAnsi="Calibri" w:cs="Times New Roman"/>
                  <w:color w:val="963634"/>
                  <w:sz w:val="20"/>
                  <w:szCs w:val="20"/>
                  <w:lang w:eastAsia="en-US"/>
                  <w:rPrChange w:id="2633" w:author="Bruno Sanchez-Andrade Nuno" w:date="2012-08-17T17:15:00Z">
                    <w:rPr>
                      <w:rFonts w:ascii="Calibri" w:eastAsia="Times New Roman" w:hAnsi="Calibri" w:cs="Times New Roman"/>
                      <w:color w:val="963634"/>
                      <w:sz w:val="24"/>
                      <w:szCs w:val="24"/>
                      <w:lang w:eastAsia="en-US"/>
                    </w:rPr>
                  </w:rPrChange>
                </w:rPr>
                <w:t>Poland</w:t>
              </w:r>
            </w:ins>
          </w:p>
        </w:tc>
        <w:tc>
          <w:tcPr>
            <w:tcW w:w="1245" w:type="dxa"/>
            <w:tcBorders>
              <w:top w:val="nil"/>
              <w:left w:val="nil"/>
              <w:bottom w:val="nil"/>
              <w:right w:val="single" w:sz="4" w:space="0" w:color="auto"/>
            </w:tcBorders>
            <w:shd w:val="clear" w:color="auto" w:fill="auto"/>
            <w:noWrap/>
            <w:vAlign w:val="bottom"/>
            <w:hideMark/>
          </w:tcPr>
          <w:p w14:paraId="3BA4F7B8" w14:textId="77777777" w:rsidR="00BB4D99" w:rsidRPr="00017F27" w:rsidRDefault="00BB4D99" w:rsidP="00BB4D99">
            <w:pPr>
              <w:jc w:val="right"/>
              <w:rPr>
                <w:ins w:id="2634" w:author="Bruno Sanchez-Andrade Nuno" w:date="2012-08-17T17:13:00Z"/>
                <w:rFonts w:ascii="Calibri" w:eastAsia="Times New Roman" w:hAnsi="Calibri" w:cs="Times New Roman"/>
                <w:color w:val="963634"/>
                <w:sz w:val="20"/>
                <w:szCs w:val="20"/>
                <w:lang w:eastAsia="en-US"/>
                <w:rPrChange w:id="2635" w:author="Bruno Sanchez-Andrade Nuno" w:date="2012-08-17T17:15:00Z">
                  <w:rPr>
                    <w:ins w:id="2636" w:author="Bruno Sanchez-Andrade Nuno" w:date="2012-08-17T17:13:00Z"/>
                    <w:rFonts w:ascii="Calibri" w:eastAsia="Times New Roman" w:hAnsi="Calibri" w:cs="Times New Roman"/>
                    <w:color w:val="963634"/>
                    <w:sz w:val="24"/>
                    <w:szCs w:val="24"/>
                    <w:lang w:eastAsia="en-US"/>
                  </w:rPr>
                </w:rPrChange>
              </w:rPr>
            </w:pPr>
            <w:ins w:id="2637" w:author="Bruno Sanchez-Andrade Nuno" w:date="2012-08-17T17:13:00Z">
              <w:r w:rsidRPr="00017F27">
                <w:rPr>
                  <w:rFonts w:ascii="Calibri" w:eastAsia="Times New Roman" w:hAnsi="Calibri" w:cs="Times New Roman"/>
                  <w:color w:val="963634"/>
                  <w:sz w:val="20"/>
                  <w:szCs w:val="20"/>
                  <w:lang w:eastAsia="en-US"/>
                  <w:rPrChange w:id="2638" w:author="Bruno Sanchez-Andrade Nuno" w:date="2012-08-17T17:15:00Z">
                    <w:rPr>
                      <w:rFonts w:ascii="Calibri" w:eastAsia="Times New Roman" w:hAnsi="Calibri" w:cs="Times New Roman"/>
                      <w:color w:val="963634"/>
                      <w:sz w:val="24"/>
                      <w:szCs w:val="24"/>
                      <w:lang w:eastAsia="en-US"/>
                    </w:rPr>
                  </w:rPrChange>
                </w:rPr>
                <w:t>78.23</w:t>
              </w:r>
            </w:ins>
          </w:p>
        </w:tc>
        <w:tc>
          <w:tcPr>
            <w:tcW w:w="581" w:type="dxa"/>
            <w:tcBorders>
              <w:top w:val="nil"/>
              <w:left w:val="nil"/>
              <w:bottom w:val="nil"/>
              <w:right w:val="nil"/>
            </w:tcBorders>
            <w:shd w:val="clear" w:color="auto" w:fill="auto"/>
            <w:noWrap/>
            <w:vAlign w:val="bottom"/>
            <w:hideMark/>
          </w:tcPr>
          <w:p w14:paraId="42C034B8" w14:textId="77777777" w:rsidR="00BB4D99" w:rsidRPr="00017F27" w:rsidRDefault="00BB4D99" w:rsidP="00BB4D99">
            <w:pPr>
              <w:jc w:val="right"/>
              <w:rPr>
                <w:ins w:id="2639" w:author="Bruno Sanchez-Andrade Nuno" w:date="2012-08-17T17:13:00Z"/>
                <w:rFonts w:ascii="Calibri" w:eastAsia="Times New Roman" w:hAnsi="Calibri" w:cs="Times New Roman"/>
                <w:color w:val="E26B0A"/>
                <w:sz w:val="20"/>
                <w:szCs w:val="20"/>
                <w:lang w:eastAsia="en-US"/>
                <w:rPrChange w:id="2640" w:author="Bruno Sanchez-Andrade Nuno" w:date="2012-08-17T17:15:00Z">
                  <w:rPr>
                    <w:ins w:id="2641" w:author="Bruno Sanchez-Andrade Nuno" w:date="2012-08-17T17:13:00Z"/>
                    <w:rFonts w:ascii="Calibri" w:eastAsia="Times New Roman" w:hAnsi="Calibri" w:cs="Times New Roman"/>
                    <w:color w:val="E26B0A"/>
                    <w:sz w:val="24"/>
                    <w:szCs w:val="24"/>
                    <w:lang w:eastAsia="en-US"/>
                  </w:rPr>
                </w:rPrChange>
              </w:rPr>
            </w:pPr>
            <w:ins w:id="2642" w:author="Bruno Sanchez-Andrade Nuno" w:date="2012-08-17T17:13:00Z">
              <w:r w:rsidRPr="00017F27">
                <w:rPr>
                  <w:rFonts w:ascii="Calibri" w:eastAsia="Times New Roman" w:hAnsi="Calibri" w:cs="Times New Roman"/>
                  <w:color w:val="E26B0A"/>
                  <w:sz w:val="20"/>
                  <w:szCs w:val="20"/>
                  <w:lang w:eastAsia="en-US"/>
                  <w:rPrChange w:id="2643" w:author="Bruno Sanchez-Andrade Nuno" w:date="2012-08-17T17:15:00Z">
                    <w:rPr>
                      <w:rFonts w:ascii="Calibri" w:eastAsia="Times New Roman" w:hAnsi="Calibri" w:cs="Times New Roman"/>
                      <w:color w:val="E26B0A"/>
                      <w:sz w:val="24"/>
                      <w:szCs w:val="24"/>
                      <w:lang w:eastAsia="en-US"/>
                    </w:rPr>
                  </w:rPrChange>
                </w:rPr>
                <w:t>18</w:t>
              </w:r>
            </w:ins>
          </w:p>
        </w:tc>
        <w:tc>
          <w:tcPr>
            <w:tcW w:w="1414" w:type="dxa"/>
            <w:tcBorders>
              <w:top w:val="nil"/>
              <w:left w:val="nil"/>
              <w:bottom w:val="nil"/>
              <w:right w:val="nil"/>
            </w:tcBorders>
            <w:shd w:val="clear" w:color="auto" w:fill="auto"/>
            <w:noWrap/>
            <w:vAlign w:val="bottom"/>
            <w:hideMark/>
          </w:tcPr>
          <w:p w14:paraId="62B35FBE" w14:textId="77777777" w:rsidR="00BB4D99" w:rsidRPr="00017F27" w:rsidRDefault="00BB4D99" w:rsidP="00BB4D99">
            <w:pPr>
              <w:rPr>
                <w:ins w:id="2644" w:author="Bruno Sanchez-Andrade Nuno" w:date="2012-08-17T17:13:00Z"/>
                <w:rFonts w:ascii="Calibri" w:eastAsia="Times New Roman" w:hAnsi="Calibri" w:cs="Times New Roman"/>
                <w:color w:val="E26B0A"/>
                <w:sz w:val="20"/>
                <w:szCs w:val="20"/>
                <w:lang w:eastAsia="en-US"/>
                <w:rPrChange w:id="2645" w:author="Bruno Sanchez-Andrade Nuno" w:date="2012-08-17T17:15:00Z">
                  <w:rPr>
                    <w:ins w:id="2646" w:author="Bruno Sanchez-Andrade Nuno" w:date="2012-08-17T17:13:00Z"/>
                    <w:rFonts w:ascii="Calibri" w:eastAsia="Times New Roman" w:hAnsi="Calibri" w:cs="Times New Roman"/>
                    <w:color w:val="E26B0A"/>
                    <w:sz w:val="24"/>
                    <w:szCs w:val="24"/>
                    <w:lang w:eastAsia="en-US"/>
                  </w:rPr>
                </w:rPrChange>
              </w:rPr>
            </w:pPr>
            <w:ins w:id="2647" w:author="Bruno Sanchez-Andrade Nuno" w:date="2012-08-17T17:13:00Z">
              <w:r w:rsidRPr="00017F27">
                <w:rPr>
                  <w:rFonts w:ascii="Calibri" w:eastAsia="Times New Roman" w:hAnsi="Calibri" w:cs="Times New Roman"/>
                  <w:color w:val="E26B0A"/>
                  <w:sz w:val="20"/>
                  <w:szCs w:val="20"/>
                  <w:lang w:eastAsia="en-US"/>
                  <w:rPrChange w:id="2648" w:author="Bruno Sanchez-Andrade Nuno" w:date="2012-08-17T17:15:00Z">
                    <w:rPr>
                      <w:rFonts w:ascii="Calibri" w:eastAsia="Times New Roman" w:hAnsi="Calibri" w:cs="Times New Roman"/>
                      <w:color w:val="E26B0A"/>
                      <w:sz w:val="24"/>
                      <w:szCs w:val="24"/>
                      <w:lang w:eastAsia="en-US"/>
                    </w:rPr>
                  </w:rPrChange>
                </w:rPr>
                <w:t>Iceland</w:t>
              </w:r>
            </w:ins>
          </w:p>
        </w:tc>
        <w:tc>
          <w:tcPr>
            <w:tcW w:w="1260" w:type="dxa"/>
            <w:tcBorders>
              <w:top w:val="nil"/>
              <w:left w:val="nil"/>
              <w:bottom w:val="nil"/>
              <w:right w:val="single" w:sz="4" w:space="0" w:color="auto"/>
            </w:tcBorders>
            <w:shd w:val="clear" w:color="auto" w:fill="auto"/>
            <w:noWrap/>
            <w:vAlign w:val="bottom"/>
            <w:hideMark/>
          </w:tcPr>
          <w:p w14:paraId="166CE141" w14:textId="77777777" w:rsidR="00BB4D99" w:rsidRPr="00017F27" w:rsidRDefault="00BB4D99" w:rsidP="00BB4D99">
            <w:pPr>
              <w:jc w:val="right"/>
              <w:rPr>
                <w:ins w:id="2649" w:author="Bruno Sanchez-Andrade Nuno" w:date="2012-08-17T17:13:00Z"/>
                <w:rFonts w:ascii="Calibri" w:eastAsia="Times New Roman" w:hAnsi="Calibri" w:cs="Times New Roman"/>
                <w:color w:val="E26B0A"/>
                <w:sz w:val="20"/>
                <w:szCs w:val="20"/>
                <w:lang w:eastAsia="en-US"/>
                <w:rPrChange w:id="2650" w:author="Bruno Sanchez-Andrade Nuno" w:date="2012-08-17T17:15:00Z">
                  <w:rPr>
                    <w:ins w:id="2651" w:author="Bruno Sanchez-Andrade Nuno" w:date="2012-08-17T17:13:00Z"/>
                    <w:rFonts w:ascii="Calibri" w:eastAsia="Times New Roman" w:hAnsi="Calibri" w:cs="Times New Roman"/>
                    <w:color w:val="E26B0A"/>
                    <w:sz w:val="24"/>
                    <w:szCs w:val="24"/>
                    <w:lang w:eastAsia="en-US"/>
                  </w:rPr>
                </w:rPrChange>
              </w:rPr>
            </w:pPr>
            <w:ins w:id="2652" w:author="Bruno Sanchez-Andrade Nuno" w:date="2012-08-17T17:13:00Z">
              <w:r w:rsidRPr="00017F27">
                <w:rPr>
                  <w:rFonts w:ascii="Calibri" w:eastAsia="Times New Roman" w:hAnsi="Calibri" w:cs="Times New Roman"/>
                  <w:color w:val="E26B0A"/>
                  <w:sz w:val="20"/>
                  <w:szCs w:val="20"/>
                  <w:lang w:eastAsia="en-US"/>
                  <w:rPrChange w:id="2653" w:author="Bruno Sanchez-Andrade Nuno" w:date="2012-08-17T17:15:00Z">
                    <w:rPr>
                      <w:rFonts w:ascii="Calibri" w:eastAsia="Times New Roman" w:hAnsi="Calibri" w:cs="Times New Roman"/>
                      <w:color w:val="E26B0A"/>
                      <w:sz w:val="24"/>
                      <w:szCs w:val="24"/>
                      <w:lang w:eastAsia="en-US"/>
                    </w:rPr>
                  </w:rPrChange>
                </w:rPr>
                <w:t>76.87</w:t>
              </w:r>
            </w:ins>
          </w:p>
        </w:tc>
        <w:tc>
          <w:tcPr>
            <w:tcW w:w="581" w:type="dxa"/>
            <w:tcBorders>
              <w:top w:val="nil"/>
              <w:left w:val="nil"/>
              <w:bottom w:val="nil"/>
              <w:right w:val="nil"/>
            </w:tcBorders>
            <w:shd w:val="clear" w:color="auto" w:fill="auto"/>
            <w:noWrap/>
            <w:vAlign w:val="bottom"/>
            <w:hideMark/>
          </w:tcPr>
          <w:p w14:paraId="6A0A3D4C" w14:textId="77777777" w:rsidR="00BB4D99" w:rsidRPr="00017F27" w:rsidRDefault="00BB4D99" w:rsidP="00BB4D99">
            <w:pPr>
              <w:jc w:val="right"/>
              <w:rPr>
                <w:ins w:id="2654" w:author="Bruno Sanchez-Andrade Nuno" w:date="2012-08-17T17:13:00Z"/>
                <w:rFonts w:ascii="Calibri" w:eastAsia="Times New Roman" w:hAnsi="Calibri" w:cs="Times New Roman"/>
                <w:color w:val="000000"/>
                <w:sz w:val="20"/>
                <w:szCs w:val="20"/>
                <w:lang w:eastAsia="en-US"/>
                <w:rPrChange w:id="2655" w:author="Bruno Sanchez-Andrade Nuno" w:date="2012-08-17T17:15:00Z">
                  <w:rPr>
                    <w:ins w:id="2656" w:author="Bruno Sanchez-Andrade Nuno" w:date="2012-08-17T17:13:00Z"/>
                    <w:rFonts w:ascii="Calibri" w:eastAsia="Times New Roman" w:hAnsi="Calibri" w:cs="Times New Roman"/>
                    <w:color w:val="000000"/>
                    <w:sz w:val="24"/>
                    <w:szCs w:val="24"/>
                    <w:lang w:eastAsia="en-US"/>
                  </w:rPr>
                </w:rPrChange>
              </w:rPr>
            </w:pPr>
            <w:ins w:id="2657" w:author="Bruno Sanchez-Andrade Nuno" w:date="2012-08-17T17:13:00Z">
              <w:r w:rsidRPr="00017F27">
                <w:rPr>
                  <w:rFonts w:ascii="Calibri" w:eastAsia="Times New Roman" w:hAnsi="Calibri" w:cs="Times New Roman"/>
                  <w:color w:val="000000"/>
                  <w:sz w:val="20"/>
                  <w:szCs w:val="20"/>
                  <w:lang w:eastAsia="en-US"/>
                  <w:rPrChange w:id="2658" w:author="Bruno Sanchez-Andrade Nuno" w:date="2012-08-17T17:15:00Z">
                    <w:rPr>
                      <w:rFonts w:ascii="Calibri" w:eastAsia="Times New Roman" w:hAnsi="Calibri" w:cs="Times New Roman"/>
                      <w:color w:val="000000"/>
                      <w:sz w:val="24"/>
                      <w:szCs w:val="24"/>
                      <w:lang w:eastAsia="en-US"/>
                    </w:rPr>
                  </w:rPrChange>
                </w:rPr>
                <w:t>18</w:t>
              </w:r>
            </w:ins>
          </w:p>
        </w:tc>
        <w:tc>
          <w:tcPr>
            <w:tcW w:w="1449" w:type="dxa"/>
            <w:tcBorders>
              <w:top w:val="nil"/>
              <w:left w:val="nil"/>
              <w:bottom w:val="nil"/>
              <w:right w:val="nil"/>
            </w:tcBorders>
            <w:shd w:val="clear" w:color="auto" w:fill="auto"/>
            <w:noWrap/>
            <w:vAlign w:val="bottom"/>
            <w:hideMark/>
          </w:tcPr>
          <w:p w14:paraId="25DE7FC7" w14:textId="77777777" w:rsidR="00BB4D99" w:rsidRPr="00017F27" w:rsidRDefault="00BB4D99" w:rsidP="00BB4D99">
            <w:pPr>
              <w:rPr>
                <w:ins w:id="2659" w:author="Bruno Sanchez-Andrade Nuno" w:date="2012-08-17T17:13:00Z"/>
                <w:rFonts w:ascii="Calibri" w:eastAsia="Times New Roman" w:hAnsi="Calibri" w:cs="Times New Roman"/>
                <w:color w:val="31869B"/>
                <w:sz w:val="20"/>
                <w:szCs w:val="20"/>
                <w:lang w:eastAsia="en-US"/>
                <w:rPrChange w:id="2660" w:author="Bruno Sanchez-Andrade Nuno" w:date="2012-08-17T17:15:00Z">
                  <w:rPr>
                    <w:ins w:id="2661" w:author="Bruno Sanchez-Andrade Nuno" w:date="2012-08-17T17:13:00Z"/>
                    <w:rFonts w:ascii="Calibri" w:eastAsia="Times New Roman" w:hAnsi="Calibri" w:cs="Times New Roman"/>
                    <w:color w:val="31869B"/>
                    <w:sz w:val="24"/>
                    <w:szCs w:val="24"/>
                    <w:lang w:eastAsia="en-US"/>
                  </w:rPr>
                </w:rPrChange>
              </w:rPr>
            </w:pPr>
            <w:ins w:id="2662" w:author="Bruno Sanchez-Andrade Nuno" w:date="2012-08-17T17:13:00Z">
              <w:r w:rsidRPr="00017F27">
                <w:rPr>
                  <w:rFonts w:ascii="Calibri" w:eastAsia="Times New Roman" w:hAnsi="Calibri" w:cs="Times New Roman"/>
                  <w:color w:val="31869B"/>
                  <w:sz w:val="20"/>
                  <w:szCs w:val="20"/>
                  <w:lang w:eastAsia="en-US"/>
                  <w:rPrChange w:id="2663" w:author="Bruno Sanchez-Andrade Nuno" w:date="2012-08-17T17:15:00Z">
                    <w:rPr>
                      <w:rFonts w:ascii="Calibri" w:eastAsia="Times New Roman" w:hAnsi="Calibri" w:cs="Times New Roman"/>
                      <w:color w:val="31869B"/>
                      <w:sz w:val="24"/>
                      <w:szCs w:val="24"/>
                      <w:lang w:eastAsia="en-US"/>
                    </w:rPr>
                  </w:rPrChange>
                </w:rPr>
                <w:t>Poland</w:t>
              </w:r>
            </w:ins>
          </w:p>
        </w:tc>
        <w:tc>
          <w:tcPr>
            <w:tcW w:w="1210" w:type="dxa"/>
            <w:tcBorders>
              <w:top w:val="nil"/>
              <w:left w:val="nil"/>
              <w:bottom w:val="nil"/>
              <w:right w:val="single" w:sz="4" w:space="0" w:color="auto"/>
            </w:tcBorders>
            <w:shd w:val="clear" w:color="auto" w:fill="auto"/>
            <w:noWrap/>
            <w:vAlign w:val="bottom"/>
            <w:hideMark/>
          </w:tcPr>
          <w:p w14:paraId="63D8AFBC" w14:textId="77777777" w:rsidR="00BB4D99" w:rsidRPr="00017F27" w:rsidRDefault="00BB4D99" w:rsidP="00BB4D99">
            <w:pPr>
              <w:jc w:val="right"/>
              <w:rPr>
                <w:ins w:id="2664" w:author="Bruno Sanchez-Andrade Nuno" w:date="2012-08-17T17:13:00Z"/>
                <w:rFonts w:ascii="Calibri" w:eastAsia="Times New Roman" w:hAnsi="Calibri" w:cs="Times New Roman"/>
                <w:color w:val="31869B"/>
                <w:sz w:val="20"/>
                <w:szCs w:val="20"/>
                <w:lang w:eastAsia="en-US"/>
                <w:rPrChange w:id="2665" w:author="Bruno Sanchez-Andrade Nuno" w:date="2012-08-17T17:15:00Z">
                  <w:rPr>
                    <w:ins w:id="2666" w:author="Bruno Sanchez-Andrade Nuno" w:date="2012-08-17T17:13:00Z"/>
                    <w:rFonts w:ascii="Calibri" w:eastAsia="Times New Roman" w:hAnsi="Calibri" w:cs="Times New Roman"/>
                    <w:color w:val="31869B"/>
                    <w:sz w:val="24"/>
                    <w:szCs w:val="24"/>
                    <w:lang w:eastAsia="en-US"/>
                  </w:rPr>
                </w:rPrChange>
              </w:rPr>
            </w:pPr>
            <w:ins w:id="2667" w:author="Bruno Sanchez-Andrade Nuno" w:date="2012-08-17T17:13:00Z">
              <w:r w:rsidRPr="00017F27">
                <w:rPr>
                  <w:rFonts w:ascii="Calibri" w:eastAsia="Times New Roman" w:hAnsi="Calibri" w:cs="Times New Roman"/>
                  <w:color w:val="31869B"/>
                  <w:sz w:val="20"/>
                  <w:szCs w:val="20"/>
                  <w:lang w:eastAsia="en-US"/>
                  <w:rPrChange w:id="2668" w:author="Bruno Sanchez-Andrade Nuno" w:date="2012-08-17T17:15:00Z">
                    <w:rPr>
                      <w:rFonts w:ascii="Calibri" w:eastAsia="Times New Roman" w:hAnsi="Calibri" w:cs="Times New Roman"/>
                      <w:color w:val="31869B"/>
                      <w:sz w:val="24"/>
                      <w:szCs w:val="24"/>
                      <w:lang w:eastAsia="en-US"/>
                    </w:rPr>
                  </w:rPrChange>
                </w:rPr>
                <w:t>76.63</w:t>
              </w:r>
            </w:ins>
          </w:p>
        </w:tc>
      </w:tr>
      <w:tr w:rsidR="00017F27" w:rsidRPr="00017F27" w14:paraId="2BC0981E" w14:textId="77777777" w:rsidTr="00017F27">
        <w:trPr>
          <w:trHeight w:val="300"/>
          <w:ins w:id="2669"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0319F863" w14:textId="77777777" w:rsidR="00BB4D99" w:rsidRPr="00017F27" w:rsidRDefault="00BB4D99" w:rsidP="00BB4D99">
            <w:pPr>
              <w:jc w:val="right"/>
              <w:rPr>
                <w:ins w:id="2670" w:author="Bruno Sanchez-Andrade Nuno" w:date="2012-08-17T17:13:00Z"/>
                <w:rFonts w:ascii="Calibri" w:eastAsia="Times New Roman" w:hAnsi="Calibri" w:cs="Times New Roman"/>
                <w:color w:val="963634"/>
                <w:sz w:val="20"/>
                <w:szCs w:val="20"/>
                <w:lang w:eastAsia="en-US"/>
                <w:rPrChange w:id="2671" w:author="Bruno Sanchez-Andrade Nuno" w:date="2012-08-17T17:15:00Z">
                  <w:rPr>
                    <w:ins w:id="2672" w:author="Bruno Sanchez-Andrade Nuno" w:date="2012-08-17T17:13:00Z"/>
                    <w:rFonts w:ascii="Calibri" w:eastAsia="Times New Roman" w:hAnsi="Calibri" w:cs="Times New Roman"/>
                    <w:color w:val="963634"/>
                    <w:sz w:val="24"/>
                    <w:szCs w:val="24"/>
                    <w:lang w:eastAsia="en-US"/>
                  </w:rPr>
                </w:rPrChange>
              </w:rPr>
            </w:pPr>
            <w:ins w:id="2673" w:author="Bruno Sanchez-Andrade Nuno" w:date="2012-08-17T17:13:00Z">
              <w:r w:rsidRPr="00017F27">
                <w:rPr>
                  <w:rFonts w:ascii="Calibri" w:eastAsia="Times New Roman" w:hAnsi="Calibri" w:cs="Times New Roman"/>
                  <w:color w:val="963634"/>
                  <w:sz w:val="20"/>
                  <w:szCs w:val="20"/>
                  <w:lang w:eastAsia="en-US"/>
                  <w:rPrChange w:id="2674" w:author="Bruno Sanchez-Andrade Nuno" w:date="2012-08-17T17:15:00Z">
                    <w:rPr>
                      <w:rFonts w:ascii="Calibri" w:eastAsia="Times New Roman" w:hAnsi="Calibri" w:cs="Times New Roman"/>
                      <w:color w:val="963634"/>
                      <w:sz w:val="24"/>
                      <w:szCs w:val="24"/>
                      <w:lang w:eastAsia="en-US"/>
                    </w:rPr>
                  </w:rPrChange>
                </w:rPr>
                <w:t>19</w:t>
              </w:r>
            </w:ins>
          </w:p>
        </w:tc>
        <w:tc>
          <w:tcPr>
            <w:tcW w:w="1399" w:type="dxa"/>
            <w:tcBorders>
              <w:top w:val="nil"/>
              <w:left w:val="nil"/>
              <w:bottom w:val="nil"/>
              <w:right w:val="nil"/>
            </w:tcBorders>
            <w:shd w:val="clear" w:color="F2DCDB" w:fill="F2DCDB"/>
            <w:noWrap/>
            <w:vAlign w:val="bottom"/>
            <w:hideMark/>
          </w:tcPr>
          <w:p w14:paraId="165A924F" w14:textId="77777777" w:rsidR="00BB4D99" w:rsidRPr="00017F27" w:rsidRDefault="00BB4D99" w:rsidP="00BB4D99">
            <w:pPr>
              <w:rPr>
                <w:ins w:id="2675" w:author="Bruno Sanchez-Andrade Nuno" w:date="2012-08-17T17:13:00Z"/>
                <w:rFonts w:ascii="Calibri" w:eastAsia="Times New Roman" w:hAnsi="Calibri" w:cs="Times New Roman"/>
                <w:color w:val="963634"/>
                <w:sz w:val="20"/>
                <w:szCs w:val="20"/>
                <w:lang w:eastAsia="en-US"/>
                <w:rPrChange w:id="2676" w:author="Bruno Sanchez-Andrade Nuno" w:date="2012-08-17T17:15:00Z">
                  <w:rPr>
                    <w:ins w:id="2677" w:author="Bruno Sanchez-Andrade Nuno" w:date="2012-08-17T17:13:00Z"/>
                    <w:rFonts w:ascii="Calibri" w:eastAsia="Times New Roman" w:hAnsi="Calibri" w:cs="Times New Roman"/>
                    <w:color w:val="963634"/>
                    <w:sz w:val="24"/>
                    <w:szCs w:val="24"/>
                    <w:lang w:eastAsia="en-US"/>
                  </w:rPr>
                </w:rPrChange>
              </w:rPr>
            </w:pPr>
            <w:ins w:id="2678" w:author="Bruno Sanchez-Andrade Nuno" w:date="2012-08-17T17:13:00Z">
              <w:r w:rsidRPr="00017F27">
                <w:rPr>
                  <w:rFonts w:ascii="Calibri" w:eastAsia="Times New Roman" w:hAnsi="Calibri" w:cs="Times New Roman"/>
                  <w:color w:val="963634"/>
                  <w:sz w:val="20"/>
                  <w:szCs w:val="20"/>
                  <w:lang w:eastAsia="en-US"/>
                  <w:rPrChange w:id="2679" w:author="Bruno Sanchez-Andrade Nuno" w:date="2012-08-17T17:15:00Z">
                    <w:rPr>
                      <w:rFonts w:ascii="Calibri" w:eastAsia="Times New Roman" w:hAnsi="Calibri" w:cs="Times New Roman"/>
                      <w:color w:val="963634"/>
                      <w:sz w:val="24"/>
                      <w:szCs w:val="24"/>
                      <w:lang w:eastAsia="en-US"/>
                    </w:rPr>
                  </w:rPrChange>
                </w:rPr>
                <w:t>Canada</w:t>
              </w:r>
            </w:ins>
          </w:p>
        </w:tc>
        <w:tc>
          <w:tcPr>
            <w:tcW w:w="1245" w:type="dxa"/>
            <w:tcBorders>
              <w:top w:val="nil"/>
              <w:left w:val="nil"/>
              <w:bottom w:val="nil"/>
              <w:right w:val="single" w:sz="4" w:space="0" w:color="auto"/>
            </w:tcBorders>
            <w:shd w:val="clear" w:color="F2DCDB" w:fill="F2DCDB"/>
            <w:noWrap/>
            <w:vAlign w:val="bottom"/>
            <w:hideMark/>
          </w:tcPr>
          <w:p w14:paraId="2BAB97DA" w14:textId="77777777" w:rsidR="00BB4D99" w:rsidRPr="00017F27" w:rsidRDefault="00BB4D99" w:rsidP="00BB4D99">
            <w:pPr>
              <w:jc w:val="right"/>
              <w:rPr>
                <w:ins w:id="2680" w:author="Bruno Sanchez-Andrade Nuno" w:date="2012-08-17T17:13:00Z"/>
                <w:rFonts w:ascii="Calibri" w:eastAsia="Times New Roman" w:hAnsi="Calibri" w:cs="Times New Roman"/>
                <w:color w:val="963634"/>
                <w:sz w:val="20"/>
                <w:szCs w:val="20"/>
                <w:lang w:eastAsia="en-US"/>
                <w:rPrChange w:id="2681" w:author="Bruno Sanchez-Andrade Nuno" w:date="2012-08-17T17:15:00Z">
                  <w:rPr>
                    <w:ins w:id="2682" w:author="Bruno Sanchez-Andrade Nuno" w:date="2012-08-17T17:13:00Z"/>
                    <w:rFonts w:ascii="Calibri" w:eastAsia="Times New Roman" w:hAnsi="Calibri" w:cs="Times New Roman"/>
                    <w:color w:val="963634"/>
                    <w:sz w:val="24"/>
                    <w:szCs w:val="24"/>
                    <w:lang w:eastAsia="en-US"/>
                  </w:rPr>
                </w:rPrChange>
              </w:rPr>
            </w:pPr>
            <w:ins w:id="2683" w:author="Bruno Sanchez-Andrade Nuno" w:date="2012-08-17T17:13:00Z">
              <w:r w:rsidRPr="00017F27">
                <w:rPr>
                  <w:rFonts w:ascii="Calibri" w:eastAsia="Times New Roman" w:hAnsi="Calibri" w:cs="Times New Roman"/>
                  <w:color w:val="963634"/>
                  <w:sz w:val="20"/>
                  <w:szCs w:val="20"/>
                  <w:lang w:eastAsia="en-US"/>
                  <w:rPrChange w:id="2684" w:author="Bruno Sanchez-Andrade Nuno" w:date="2012-08-17T17:15:00Z">
                    <w:rPr>
                      <w:rFonts w:ascii="Calibri" w:eastAsia="Times New Roman" w:hAnsi="Calibri" w:cs="Times New Roman"/>
                      <w:color w:val="963634"/>
                      <w:sz w:val="24"/>
                      <w:szCs w:val="24"/>
                      <w:lang w:eastAsia="en-US"/>
                    </w:rPr>
                  </w:rPrChange>
                </w:rPr>
                <w:t>78.15</w:t>
              </w:r>
            </w:ins>
          </w:p>
        </w:tc>
        <w:tc>
          <w:tcPr>
            <w:tcW w:w="581" w:type="dxa"/>
            <w:tcBorders>
              <w:top w:val="nil"/>
              <w:left w:val="nil"/>
              <w:bottom w:val="nil"/>
              <w:right w:val="nil"/>
            </w:tcBorders>
            <w:shd w:val="clear" w:color="FDE9D9" w:fill="FDE9D9"/>
            <w:noWrap/>
            <w:vAlign w:val="bottom"/>
            <w:hideMark/>
          </w:tcPr>
          <w:p w14:paraId="70ED44AF" w14:textId="77777777" w:rsidR="00BB4D99" w:rsidRPr="00017F27" w:rsidRDefault="00BB4D99" w:rsidP="00BB4D99">
            <w:pPr>
              <w:jc w:val="right"/>
              <w:rPr>
                <w:ins w:id="2685" w:author="Bruno Sanchez-Andrade Nuno" w:date="2012-08-17T17:13:00Z"/>
                <w:rFonts w:ascii="Calibri" w:eastAsia="Times New Roman" w:hAnsi="Calibri" w:cs="Times New Roman"/>
                <w:color w:val="E26B0A"/>
                <w:sz w:val="20"/>
                <w:szCs w:val="20"/>
                <w:lang w:eastAsia="en-US"/>
                <w:rPrChange w:id="2686" w:author="Bruno Sanchez-Andrade Nuno" w:date="2012-08-17T17:15:00Z">
                  <w:rPr>
                    <w:ins w:id="2687" w:author="Bruno Sanchez-Andrade Nuno" w:date="2012-08-17T17:13:00Z"/>
                    <w:rFonts w:ascii="Calibri" w:eastAsia="Times New Roman" w:hAnsi="Calibri" w:cs="Times New Roman"/>
                    <w:color w:val="E26B0A"/>
                    <w:sz w:val="24"/>
                    <w:szCs w:val="24"/>
                    <w:lang w:eastAsia="en-US"/>
                  </w:rPr>
                </w:rPrChange>
              </w:rPr>
            </w:pPr>
            <w:ins w:id="2688" w:author="Bruno Sanchez-Andrade Nuno" w:date="2012-08-17T17:13:00Z">
              <w:r w:rsidRPr="00017F27">
                <w:rPr>
                  <w:rFonts w:ascii="Calibri" w:eastAsia="Times New Roman" w:hAnsi="Calibri" w:cs="Times New Roman"/>
                  <w:color w:val="E26B0A"/>
                  <w:sz w:val="20"/>
                  <w:szCs w:val="20"/>
                  <w:lang w:eastAsia="en-US"/>
                  <w:rPrChange w:id="2689" w:author="Bruno Sanchez-Andrade Nuno" w:date="2012-08-17T17:15:00Z">
                    <w:rPr>
                      <w:rFonts w:ascii="Calibri" w:eastAsia="Times New Roman" w:hAnsi="Calibri" w:cs="Times New Roman"/>
                      <w:color w:val="E26B0A"/>
                      <w:sz w:val="24"/>
                      <w:szCs w:val="24"/>
                      <w:lang w:eastAsia="en-US"/>
                    </w:rPr>
                  </w:rPrChange>
                </w:rPr>
                <w:t>19</w:t>
              </w:r>
            </w:ins>
          </w:p>
        </w:tc>
        <w:tc>
          <w:tcPr>
            <w:tcW w:w="1414" w:type="dxa"/>
            <w:tcBorders>
              <w:top w:val="nil"/>
              <w:left w:val="nil"/>
              <w:bottom w:val="nil"/>
              <w:right w:val="nil"/>
            </w:tcBorders>
            <w:shd w:val="clear" w:color="FDE9D9" w:fill="FDE9D9"/>
            <w:noWrap/>
            <w:vAlign w:val="bottom"/>
            <w:hideMark/>
          </w:tcPr>
          <w:p w14:paraId="5970DA25" w14:textId="77777777" w:rsidR="00BB4D99" w:rsidRPr="00017F27" w:rsidRDefault="00BB4D99" w:rsidP="00BB4D99">
            <w:pPr>
              <w:rPr>
                <w:ins w:id="2690" w:author="Bruno Sanchez-Andrade Nuno" w:date="2012-08-17T17:13:00Z"/>
                <w:rFonts w:ascii="Calibri" w:eastAsia="Times New Roman" w:hAnsi="Calibri" w:cs="Times New Roman"/>
                <w:color w:val="E26B0A"/>
                <w:sz w:val="20"/>
                <w:szCs w:val="20"/>
                <w:lang w:eastAsia="en-US"/>
                <w:rPrChange w:id="2691" w:author="Bruno Sanchez-Andrade Nuno" w:date="2012-08-17T17:15:00Z">
                  <w:rPr>
                    <w:ins w:id="2692" w:author="Bruno Sanchez-Andrade Nuno" w:date="2012-08-17T17:13:00Z"/>
                    <w:rFonts w:ascii="Calibri" w:eastAsia="Times New Roman" w:hAnsi="Calibri" w:cs="Times New Roman"/>
                    <w:color w:val="E26B0A"/>
                    <w:sz w:val="24"/>
                    <w:szCs w:val="24"/>
                    <w:lang w:eastAsia="en-US"/>
                  </w:rPr>
                </w:rPrChange>
              </w:rPr>
            </w:pPr>
            <w:ins w:id="2693" w:author="Bruno Sanchez-Andrade Nuno" w:date="2012-08-17T17:13:00Z">
              <w:r w:rsidRPr="00017F27">
                <w:rPr>
                  <w:rFonts w:ascii="Calibri" w:eastAsia="Times New Roman" w:hAnsi="Calibri" w:cs="Times New Roman"/>
                  <w:color w:val="E26B0A"/>
                  <w:sz w:val="20"/>
                  <w:szCs w:val="20"/>
                  <w:lang w:eastAsia="en-US"/>
                  <w:rPrChange w:id="2694" w:author="Bruno Sanchez-Andrade Nuno" w:date="2012-08-17T17:15:00Z">
                    <w:rPr>
                      <w:rFonts w:ascii="Calibri" w:eastAsia="Times New Roman" w:hAnsi="Calibri" w:cs="Times New Roman"/>
                      <w:color w:val="E26B0A"/>
                      <w:sz w:val="24"/>
                      <w:szCs w:val="24"/>
                      <w:lang w:eastAsia="en-US"/>
                    </w:rPr>
                  </w:rPrChange>
                </w:rPr>
                <w:t>Poland</w:t>
              </w:r>
            </w:ins>
          </w:p>
        </w:tc>
        <w:tc>
          <w:tcPr>
            <w:tcW w:w="1260" w:type="dxa"/>
            <w:tcBorders>
              <w:top w:val="nil"/>
              <w:left w:val="nil"/>
              <w:bottom w:val="nil"/>
              <w:right w:val="single" w:sz="4" w:space="0" w:color="auto"/>
            </w:tcBorders>
            <w:shd w:val="clear" w:color="FDE9D9" w:fill="FDE9D9"/>
            <w:noWrap/>
            <w:vAlign w:val="bottom"/>
            <w:hideMark/>
          </w:tcPr>
          <w:p w14:paraId="596D9EEC" w14:textId="77777777" w:rsidR="00BB4D99" w:rsidRPr="00017F27" w:rsidRDefault="00BB4D99" w:rsidP="00BB4D99">
            <w:pPr>
              <w:jc w:val="right"/>
              <w:rPr>
                <w:ins w:id="2695" w:author="Bruno Sanchez-Andrade Nuno" w:date="2012-08-17T17:13:00Z"/>
                <w:rFonts w:ascii="Calibri" w:eastAsia="Times New Roman" w:hAnsi="Calibri" w:cs="Times New Roman"/>
                <w:color w:val="E26B0A"/>
                <w:sz w:val="20"/>
                <w:szCs w:val="20"/>
                <w:lang w:eastAsia="en-US"/>
                <w:rPrChange w:id="2696" w:author="Bruno Sanchez-Andrade Nuno" w:date="2012-08-17T17:15:00Z">
                  <w:rPr>
                    <w:ins w:id="2697" w:author="Bruno Sanchez-Andrade Nuno" w:date="2012-08-17T17:13:00Z"/>
                    <w:rFonts w:ascii="Calibri" w:eastAsia="Times New Roman" w:hAnsi="Calibri" w:cs="Times New Roman"/>
                    <w:color w:val="E26B0A"/>
                    <w:sz w:val="24"/>
                    <w:szCs w:val="24"/>
                    <w:lang w:eastAsia="en-US"/>
                  </w:rPr>
                </w:rPrChange>
              </w:rPr>
            </w:pPr>
            <w:ins w:id="2698" w:author="Bruno Sanchez-Andrade Nuno" w:date="2012-08-17T17:13:00Z">
              <w:r w:rsidRPr="00017F27">
                <w:rPr>
                  <w:rFonts w:ascii="Calibri" w:eastAsia="Times New Roman" w:hAnsi="Calibri" w:cs="Times New Roman"/>
                  <w:color w:val="E26B0A"/>
                  <w:sz w:val="20"/>
                  <w:szCs w:val="20"/>
                  <w:lang w:eastAsia="en-US"/>
                  <w:rPrChange w:id="2699" w:author="Bruno Sanchez-Andrade Nuno" w:date="2012-08-17T17:15:00Z">
                    <w:rPr>
                      <w:rFonts w:ascii="Calibri" w:eastAsia="Times New Roman" w:hAnsi="Calibri" w:cs="Times New Roman"/>
                      <w:color w:val="E26B0A"/>
                      <w:sz w:val="24"/>
                      <w:szCs w:val="24"/>
                      <w:lang w:eastAsia="en-US"/>
                    </w:rPr>
                  </w:rPrChange>
                </w:rPr>
                <w:t>76.86</w:t>
              </w:r>
            </w:ins>
          </w:p>
        </w:tc>
        <w:tc>
          <w:tcPr>
            <w:tcW w:w="581" w:type="dxa"/>
            <w:tcBorders>
              <w:top w:val="nil"/>
              <w:left w:val="nil"/>
              <w:bottom w:val="nil"/>
              <w:right w:val="nil"/>
            </w:tcBorders>
            <w:shd w:val="clear" w:color="DAEEF3" w:fill="DAEEF3"/>
            <w:noWrap/>
            <w:vAlign w:val="bottom"/>
            <w:hideMark/>
          </w:tcPr>
          <w:p w14:paraId="5D76A9A3" w14:textId="77777777" w:rsidR="00BB4D99" w:rsidRPr="00017F27" w:rsidRDefault="00BB4D99" w:rsidP="00BB4D99">
            <w:pPr>
              <w:jc w:val="right"/>
              <w:rPr>
                <w:ins w:id="2700" w:author="Bruno Sanchez-Andrade Nuno" w:date="2012-08-17T17:13:00Z"/>
                <w:rFonts w:ascii="Calibri" w:eastAsia="Times New Roman" w:hAnsi="Calibri" w:cs="Times New Roman"/>
                <w:color w:val="000000"/>
                <w:sz w:val="20"/>
                <w:szCs w:val="20"/>
                <w:lang w:eastAsia="en-US"/>
                <w:rPrChange w:id="2701" w:author="Bruno Sanchez-Andrade Nuno" w:date="2012-08-17T17:15:00Z">
                  <w:rPr>
                    <w:ins w:id="2702" w:author="Bruno Sanchez-Andrade Nuno" w:date="2012-08-17T17:13:00Z"/>
                    <w:rFonts w:ascii="Calibri" w:eastAsia="Times New Roman" w:hAnsi="Calibri" w:cs="Times New Roman"/>
                    <w:color w:val="000000"/>
                    <w:sz w:val="24"/>
                    <w:szCs w:val="24"/>
                    <w:lang w:eastAsia="en-US"/>
                  </w:rPr>
                </w:rPrChange>
              </w:rPr>
            </w:pPr>
            <w:ins w:id="2703" w:author="Bruno Sanchez-Andrade Nuno" w:date="2012-08-17T17:13:00Z">
              <w:r w:rsidRPr="00017F27">
                <w:rPr>
                  <w:rFonts w:ascii="Calibri" w:eastAsia="Times New Roman" w:hAnsi="Calibri" w:cs="Times New Roman"/>
                  <w:color w:val="000000"/>
                  <w:sz w:val="20"/>
                  <w:szCs w:val="20"/>
                  <w:lang w:eastAsia="en-US"/>
                  <w:rPrChange w:id="2704" w:author="Bruno Sanchez-Andrade Nuno" w:date="2012-08-17T17:15:00Z">
                    <w:rPr>
                      <w:rFonts w:ascii="Calibri" w:eastAsia="Times New Roman" w:hAnsi="Calibri" w:cs="Times New Roman"/>
                      <w:color w:val="000000"/>
                      <w:sz w:val="24"/>
                      <w:szCs w:val="24"/>
                      <w:lang w:eastAsia="en-US"/>
                    </w:rPr>
                  </w:rPrChange>
                </w:rPr>
                <w:t>19</w:t>
              </w:r>
            </w:ins>
          </w:p>
        </w:tc>
        <w:tc>
          <w:tcPr>
            <w:tcW w:w="1449" w:type="dxa"/>
            <w:tcBorders>
              <w:top w:val="nil"/>
              <w:left w:val="nil"/>
              <w:bottom w:val="nil"/>
              <w:right w:val="nil"/>
            </w:tcBorders>
            <w:shd w:val="clear" w:color="DAEEF3" w:fill="DAEEF3"/>
            <w:noWrap/>
            <w:vAlign w:val="bottom"/>
            <w:hideMark/>
          </w:tcPr>
          <w:p w14:paraId="2C56AD41" w14:textId="77777777" w:rsidR="00BB4D99" w:rsidRPr="00017F27" w:rsidRDefault="00BB4D99" w:rsidP="00BB4D99">
            <w:pPr>
              <w:rPr>
                <w:ins w:id="2705" w:author="Bruno Sanchez-Andrade Nuno" w:date="2012-08-17T17:13:00Z"/>
                <w:rFonts w:ascii="Calibri" w:eastAsia="Times New Roman" w:hAnsi="Calibri" w:cs="Times New Roman"/>
                <w:color w:val="31869B"/>
                <w:sz w:val="20"/>
                <w:szCs w:val="20"/>
                <w:lang w:eastAsia="en-US"/>
                <w:rPrChange w:id="2706" w:author="Bruno Sanchez-Andrade Nuno" w:date="2012-08-17T17:15:00Z">
                  <w:rPr>
                    <w:ins w:id="2707" w:author="Bruno Sanchez-Andrade Nuno" w:date="2012-08-17T17:13:00Z"/>
                    <w:rFonts w:ascii="Calibri" w:eastAsia="Times New Roman" w:hAnsi="Calibri" w:cs="Times New Roman"/>
                    <w:color w:val="31869B"/>
                    <w:sz w:val="24"/>
                    <w:szCs w:val="24"/>
                    <w:lang w:eastAsia="en-US"/>
                  </w:rPr>
                </w:rPrChange>
              </w:rPr>
            </w:pPr>
            <w:ins w:id="2708" w:author="Bruno Sanchez-Andrade Nuno" w:date="2012-08-17T17:13:00Z">
              <w:r w:rsidRPr="00017F27">
                <w:rPr>
                  <w:rFonts w:ascii="Calibri" w:eastAsia="Times New Roman" w:hAnsi="Calibri" w:cs="Times New Roman"/>
                  <w:color w:val="31869B"/>
                  <w:sz w:val="20"/>
                  <w:szCs w:val="20"/>
                  <w:lang w:eastAsia="en-US"/>
                  <w:rPrChange w:id="2709" w:author="Bruno Sanchez-Andrade Nuno" w:date="2012-08-17T17:15:00Z">
                    <w:rPr>
                      <w:rFonts w:ascii="Calibri" w:eastAsia="Times New Roman" w:hAnsi="Calibri" w:cs="Times New Roman"/>
                      <w:color w:val="31869B"/>
                      <w:sz w:val="24"/>
                      <w:szCs w:val="24"/>
                      <w:lang w:eastAsia="en-US"/>
                    </w:rPr>
                  </w:rPrChange>
                </w:rPr>
                <w:t>Chile</w:t>
              </w:r>
            </w:ins>
          </w:p>
        </w:tc>
        <w:tc>
          <w:tcPr>
            <w:tcW w:w="1210" w:type="dxa"/>
            <w:tcBorders>
              <w:top w:val="nil"/>
              <w:left w:val="nil"/>
              <w:bottom w:val="nil"/>
              <w:right w:val="single" w:sz="4" w:space="0" w:color="auto"/>
            </w:tcBorders>
            <w:shd w:val="clear" w:color="DAEEF3" w:fill="DAEEF3"/>
            <w:noWrap/>
            <w:vAlign w:val="bottom"/>
            <w:hideMark/>
          </w:tcPr>
          <w:p w14:paraId="144164B1" w14:textId="77777777" w:rsidR="00BB4D99" w:rsidRPr="00017F27" w:rsidRDefault="00BB4D99" w:rsidP="00BB4D99">
            <w:pPr>
              <w:jc w:val="right"/>
              <w:rPr>
                <w:ins w:id="2710" w:author="Bruno Sanchez-Andrade Nuno" w:date="2012-08-17T17:13:00Z"/>
                <w:rFonts w:ascii="Calibri" w:eastAsia="Times New Roman" w:hAnsi="Calibri" w:cs="Times New Roman"/>
                <w:color w:val="31869B"/>
                <w:sz w:val="20"/>
                <w:szCs w:val="20"/>
                <w:lang w:eastAsia="en-US"/>
                <w:rPrChange w:id="2711" w:author="Bruno Sanchez-Andrade Nuno" w:date="2012-08-17T17:15:00Z">
                  <w:rPr>
                    <w:ins w:id="2712" w:author="Bruno Sanchez-Andrade Nuno" w:date="2012-08-17T17:13:00Z"/>
                    <w:rFonts w:ascii="Calibri" w:eastAsia="Times New Roman" w:hAnsi="Calibri" w:cs="Times New Roman"/>
                    <w:color w:val="31869B"/>
                    <w:sz w:val="24"/>
                    <w:szCs w:val="24"/>
                    <w:lang w:eastAsia="en-US"/>
                  </w:rPr>
                </w:rPrChange>
              </w:rPr>
            </w:pPr>
            <w:ins w:id="2713" w:author="Bruno Sanchez-Andrade Nuno" w:date="2012-08-17T17:13:00Z">
              <w:r w:rsidRPr="00017F27">
                <w:rPr>
                  <w:rFonts w:ascii="Calibri" w:eastAsia="Times New Roman" w:hAnsi="Calibri" w:cs="Times New Roman"/>
                  <w:color w:val="31869B"/>
                  <w:sz w:val="20"/>
                  <w:szCs w:val="20"/>
                  <w:lang w:eastAsia="en-US"/>
                  <w:rPrChange w:id="2714" w:author="Bruno Sanchez-Andrade Nuno" w:date="2012-08-17T17:15:00Z">
                    <w:rPr>
                      <w:rFonts w:ascii="Calibri" w:eastAsia="Times New Roman" w:hAnsi="Calibri" w:cs="Times New Roman"/>
                      <w:color w:val="31869B"/>
                      <w:sz w:val="24"/>
                      <w:szCs w:val="24"/>
                      <w:lang w:eastAsia="en-US"/>
                    </w:rPr>
                  </w:rPrChange>
                </w:rPr>
                <w:t>76.78</w:t>
              </w:r>
            </w:ins>
          </w:p>
        </w:tc>
      </w:tr>
      <w:tr w:rsidR="00017F27" w:rsidRPr="00017F27" w14:paraId="1C30D1C4" w14:textId="77777777" w:rsidTr="00017F27">
        <w:trPr>
          <w:trHeight w:val="300"/>
          <w:ins w:id="2715"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16988B1F" w14:textId="77777777" w:rsidR="00BB4D99" w:rsidRPr="00017F27" w:rsidRDefault="00BB4D99" w:rsidP="00BB4D99">
            <w:pPr>
              <w:jc w:val="right"/>
              <w:rPr>
                <w:ins w:id="2716" w:author="Bruno Sanchez-Andrade Nuno" w:date="2012-08-17T17:13:00Z"/>
                <w:rFonts w:ascii="Calibri" w:eastAsia="Times New Roman" w:hAnsi="Calibri" w:cs="Times New Roman"/>
                <w:color w:val="963634"/>
                <w:sz w:val="20"/>
                <w:szCs w:val="20"/>
                <w:lang w:eastAsia="en-US"/>
                <w:rPrChange w:id="2717" w:author="Bruno Sanchez-Andrade Nuno" w:date="2012-08-17T17:15:00Z">
                  <w:rPr>
                    <w:ins w:id="2718" w:author="Bruno Sanchez-Andrade Nuno" w:date="2012-08-17T17:13:00Z"/>
                    <w:rFonts w:ascii="Calibri" w:eastAsia="Times New Roman" w:hAnsi="Calibri" w:cs="Times New Roman"/>
                    <w:color w:val="963634"/>
                    <w:sz w:val="24"/>
                    <w:szCs w:val="24"/>
                    <w:lang w:eastAsia="en-US"/>
                  </w:rPr>
                </w:rPrChange>
              </w:rPr>
            </w:pPr>
            <w:ins w:id="2719" w:author="Bruno Sanchez-Andrade Nuno" w:date="2012-08-17T17:13:00Z">
              <w:r w:rsidRPr="00017F27">
                <w:rPr>
                  <w:rFonts w:ascii="Calibri" w:eastAsia="Times New Roman" w:hAnsi="Calibri" w:cs="Times New Roman"/>
                  <w:color w:val="963634"/>
                  <w:sz w:val="20"/>
                  <w:szCs w:val="20"/>
                  <w:lang w:eastAsia="en-US"/>
                  <w:rPrChange w:id="2720" w:author="Bruno Sanchez-Andrade Nuno" w:date="2012-08-17T17:15:00Z">
                    <w:rPr>
                      <w:rFonts w:ascii="Calibri" w:eastAsia="Times New Roman" w:hAnsi="Calibri" w:cs="Times New Roman"/>
                      <w:color w:val="963634"/>
                      <w:sz w:val="24"/>
                      <w:szCs w:val="24"/>
                      <w:lang w:eastAsia="en-US"/>
                    </w:rPr>
                  </w:rPrChange>
                </w:rPr>
                <w:t>20</w:t>
              </w:r>
            </w:ins>
          </w:p>
        </w:tc>
        <w:tc>
          <w:tcPr>
            <w:tcW w:w="1399" w:type="dxa"/>
            <w:tcBorders>
              <w:top w:val="nil"/>
              <w:left w:val="nil"/>
              <w:bottom w:val="nil"/>
              <w:right w:val="nil"/>
            </w:tcBorders>
            <w:shd w:val="clear" w:color="auto" w:fill="auto"/>
            <w:noWrap/>
            <w:vAlign w:val="bottom"/>
            <w:hideMark/>
          </w:tcPr>
          <w:p w14:paraId="751DDE07" w14:textId="77777777" w:rsidR="00BB4D99" w:rsidRPr="00017F27" w:rsidRDefault="00BB4D99" w:rsidP="00BB4D99">
            <w:pPr>
              <w:rPr>
                <w:ins w:id="2721" w:author="Bruno Sanchez-Andrade Nuno" w:date="2012-08-17T17:13:00Z"/>
                <w:rFonts w:ascii="Calibri" w:eastAsia="Times New Roman" w:hAnsi="Calibri" w:cs="Times New Roman"/>
                <w:color w:val="963634"/>
                <w:sz w:val="20"/>
                <w:szCs w:val="20"/>
                <w:lang w:eastAsia="en-US"/>
                <w:rPrChange w:id="2722" w:author="Bruno Sanchez-Andrade Nuno" w:date="2012-08-17T17:15:00Z">
                  <w:rPr>
                    <w:ins w:id="2723" w:author="Bruno Sanchez-Andrade Nuno" w:date="2012-08-17T17:13:00Z"/>
                    <w:rFonts w:ascii="Calibri" w:eastAsia="Times New Roman" w:hAnsi="Calibri" w:cs="Times New Roman"/>
                    <w:color w:val="963634"/>
                    <w:sz w:val="24"/>
                    <w:szCs w:val="24"/>
                    <w:lang w:eastAsia="en-US"/>
                  </w:rPr>
                </w:rPrChange>
              </w:rPr>
            </w:pPr>
            <w:ins w:id="2724" w:author="Bruno Sanchez-Andrade Nuno" w:date="2012-08-17T17:13:00Z">
              <w:r w:rsidRPr="00017F27">
                <w:rPr>
                  <w:rFonts w:ascii="Calibri" w:eastAsia="Times New Roman" w:hAnsi="Calibri" w:cs="Times New Roman"/>
                  <w:color w:val="963634"/>
                  <w:sz w:val="20"/>
                  <w:szCs w:val="20"/>
                  <w:lang w:eastAsia="en-US"/>
                  <w:rPrChange w:id="2725" w:author="Bruno Sanchez-Andrade Nuno" w:date="2012-08-17T17:15:00Z">
                    <w:rPr>
                      <w:rFonts w:ascii="Calibri" w:eastAsia="Times New Roman" w:hAnsi="Calibri" w:cs="Times New Roman"/>
                      <w:color w:val="963634"/>
                      <w:sz w:val="24"/>
                      <w:szCs w:val="24"/>
                      <w:lang w:eastAsia="en-US"/>
                    </w:rPr>
                  </w:rPrChange>
                </w:rPr>
                <w:t>Chile</w:t>
              </w:r>
            </w:ins>
          </w:p>
        </w:tc>
        <w:tc>
          <w:tcPr>
            <w:tcW w:w="1245" w:type="dxa"/>
            <w:tcBorders>
              <w:top w:val="nil"/>
              <w:left w:val="nil"/>
              <w:bottom w:val="nil"/>
              <w:right w:val="single" w:sz="4" w:space="0" w:color="auto"/>
            </w:tcBorders>
            <w:shd w:val="clear" w:color="auto" w:fill="auto"/>
            <w:noWrap/>
            <w:vAlign w:val="bottom"/>
            <w:hideMark/>
          </w:tcPr>
          <w:p w14:paraId="15DBB479" w14:textId="77777777" w:rsidR="00BB4D99" w:rsidRPr="00017F27" w:rsidRDefault="00BB4D99" w:rsidP="00BB4D99">
            <w:pPr>
              <w:jc w:val="right"/>
              <w:rPr>
                <w:ins w:id="2726" w:author="Bruno Sanchez-Andrade Nuno" w:date="2012-08-17T17:13:00Z"/>
                <w:rFonts w:ascii="Calibri" w:eastAsia="Times New Roman" w:hAnsi="Calibri" w:cs="Times New Roman"/>
                <w:color w:val="963634"/>
                <w:sz w:val="20"/>
                <w:szCs w:val="20"/>
                <w:lang w:eastAsia="en-US"/>
                <w:rPrChange w:id="2727" w:author="Bruno Sanchez-Andrade Nuno" w:date="2012-08-17T17:15:00Z">
                  <w:rPr>
                    <w:ins w:id="2728" w:author="Bruno Sanchez-Andrade Nuno" w:date="2012-08-17T17:13:00Z"/>
                    <w:rFonts w:ascii="Calibri" w:eastAsia="Times New Roman" w:hAnsi="Calibri" w:cs="Times New Roman"/>
                    <w:color w:val="963634"/>
                    <w:sz w:val="24"/>
                    <w:szCs w:val="24"/>
                    <w:lang w:eastAsia="en-US"/>
                  </w:rPr>
                </w:rPrChange>
              </w:rPr>
            </w:pPr>
            <w:ins w:id="2729" w:author="Bruno Sanchez-Andrade Nuno" w:date="2012-08-17T17:13:00Z">
              <w:r w:rsidRPr="00017F27">
                <w:rPr>
                  <w:rFonts w:ascii="Calibri" w:eastAsia="Times New Roman" w:hAnsi="Calibri" w:cs="Times New Roman"/>
                  <w:color w:val="963634"/>
                  <w:sz w:val="20"/>
                  <w:szCs w:val="20"/>
                  <w:lang w:eastAsia="en-US"/>
                  <w:rPrChange w:id="2730" w:author="Bruno Sanchez-Andrade Nuno" w:date="2012-08-17T17:15:00Z">
                    <w:rPr>
                      <w:rFonts w:ascii="Calibri" w:eastAsia="Times New Roman" w:hAnsi="Calibri" w:cs="Times New Roman"/>
                      <w:color w:val="963634"/>
                      <w:sz w:val="24"/>
                      <w:szCs w:val="24"/>
                      <w:lang w:eastAsia="en-US"/>
                    </w:rPr>
                  </w:rPrChange>
                </w:rPr>
                <w:t>77.74</w:t>
              </w:r>
            </w:ins>
          </w:p>
        </w:tc>
        <w:tc>
          <w:tcPr>
            <w:tcW w:w="581" w:type="dxa"/>
            <w:tcBorders>
              <w:top w:val="nil"/>
              <w:left w:val="nil"/>
              <w:bottom w:val="nil"/>
              <w:right w:val="nil"/>
            </w:tcBorders>
            <w:shd w:val="clear" w:color="auto" w:fill="auto"/>
            <w:noWrap/>
            <w:vAlign w:val="bottom"/>
            <w:hideMark/>
          </w:tcPr>
          <w:p w14:paraId="28A7383C" w14:textId="77777777" w:rsidR="00BB4D99" w:rsidRPr="00017F27" w:rsidRDefault="00BB4D99" w:rsidP="00BB4D99">
            <w:pPr>
              <w:jc w:val="right"/>
              <w:rPr>
                <w:ins w:id="2731" w:author="Bruno Sanchez-Andrade Nuno" w:date="2012-08-17T17:13:00Z"/>
                <w:rFonts w:ascii="Calibri" w:eastAsia="Times New Roman" w:hAnsi="Calibri" w:cs="Times New Roman"/>
                <w:color w:val="E26B0A"/>
                <w:sz w:val="20"/>
                <w:szCs w:val="20"/>
                <w:lang w:eastAsia="en-US"/>
                <w:rPrChange w:id="2732" w:author="Bruno Sanchez-Andrade Nuno" w:date="2012-08-17T17:15:00Z">
                  <w:rPr>
                    <w:ins w:id="2733" w:author="Bruno Sanchez-Andrade Nuno" w:date="2012-08-17T17:13:00Z"/>
                    <w:rFonts w:ascii="Calibri" w:eastAsia="Times New Roman" w:hAnsi="Calibri" w:cs="Times New Roman"/>
                    <w:color w:val="E26B0A"/>
                    <w:sz w:val="24"/>
                    <w:szCs w:val="24"/>
                    <w:lang w:eastAsia="en-US"/>
                  </w:rPr>
                </w:rPrChange>
              </w:rPr>
            </w:pPr>
            <w:ins w:id="2734" w:author="Bruno Sanchez-Andrade Nuno" w:date="2012-08-17T17:13:00Z">
              <w:r w:rsidRPr="00017F27">
                <w:rPr>
                  <w:rFonts w:ascii="Calibri" w:eastAsia="Times New Roman" w:hAnsi="Calibri" w:cs="Times New Roman"/>
                  <w:color w:val="E26B0A"/>
                  <w:sz w:val="20"/>
                  <w:szCs w:val="20"/>
                  <w:lang w:eastAsia="en-US"/>
                  <w:rPrChange w:id="2735" w:author="Bruno Sanchez-Andrade Nuno" w:date="2012-08-17T17:15:00Z">
                    <w:rPr>
                      <w:rFonts w:ascii="Calibri" w:eastAsia="Times New Roman" w:hAnsi="Calibri" w:cs="Times New Roman"/>
                      <w:color w:val="E26B0A"/>
                      <w:sz w:val="24"/>
                      <w:szCs w:val="24"/>
                      <w:lang w:eastAsia="en-US"/>
                    </w:rPr>
                  </w:rPrChange>
                </w:rPr>
                <w:t>20</w:t>
              </w:r>
            </w:ins>
          </w:p>
        </w:tc>
        <w:tc>
          <w:tcPr>
            <w:tcW w:w="1414" w:type="dxa"/>
            <w:tcBorders>
              <w:top w:val="nil"/>
              <w:left w:val="nil"/>
              <w:bottom w:val="nil"/>
              <w:right w:val="nil"/>
            </w:tcBorders>
            <w:shd w:val="clear" w:color="auto" w:fill="auto"/>
            <w:noWrap/>
            <w:vAlign w:val="bottom"/>
            <w:hideMark/>
          </w:tcPr>
          <w:p w14:paraId="32252B11" w14:textId="77777777" w:rsidR="00BB4D99" w:rsidRPr="00017F27" w:rsidRDefault="00BB4D99" w:rsidP="00BB4D99">
            <w:pPr>
              <w:rPr>
                <w:ins w:id="2736" w:author="Bruno Sanchez-Andrade Nuno" w:date="2012-08-17T17:13:00Z"/>
                <w:rFonts w:ascii="Calibri" w:eastAsia="Times New Roman" w:hAnsi="Calibri" w:cs="Times New Roman"/>
                <w:color w:val="E26B0A"/>
                <w:sz w:val="20"/>
                <w:szCs w:val="20"/>
                <w:lang w:eastAsia="en-US"/>
                <w:rPrChange w:id="2737" w:author="Bruno Sanchez-Andrade Nuno" w:date="2012-08-17T17:15:00Z">
                  <w:rPr>
                    <w:ins w:id="2738" w:author="Bruno Sanchez-Andrade Nuno" w:date="2012-08-17T17:13:00Z"/>
                    <w:rFonts w:ascii="Calibri" w:eastAsia="Times New Roman" w:hAnsi="Calibri" w:cs="Times New Roman"/>
                    <w:color w:val="E26B0A"/>
                    <w:sz w:val="24"/>
                    <w:szCs w:val="24"/>
                    <w:lang w:eastAsia="en-US"/>
                  </w:rPr>
                </w:rPrChange>
              </w:rPr>
            </w:pPr>
            <w:ins w:id="2739" w:author="Bruno Sanchez-Andrade Nuno" w:date="2012-08-17T17:13:00Z">
              <w:r w:rsidRPr="00017F27">
                <w:rPr>
                  <w:rFonts w:ascii="Calibri" w:eastAsia="Times New Roman" w:hAnsi="Calibri" w:cs="Times New Roman"/>
                  <w:color w:val="E26B0A"/>
                  <w:sz w:val="20"/>
                  <w:szCs w:val="20"/>
                  <w:lang w:eastAsia="en-US"/>
                  <w:rPrChange w:id="2740" w:author="Bruno Sanchez-Andrade Nuno" w:date="2012-08-17T17:15:00Z">
                    <w:rPr>
                      <w:rFonts w:ascii="Calibri" w:eastAsia="Times New Roman" w:hAnsi="Calibri" w:cs="Times New Roman"/>
                      <w:color w:val="E26B0A"/>
                      <w:sz w:val="24"/>
                      <w:szCs w:val="24"/>
                      <w:lang w:eastAsia="en-US"/>
                    </w:rPr>
                  </w:rPrChange>
                </w:rPr>
                <w:t>Slovenia</w:t>
              </w:r>
            </w:ins>
          </w:p>
        </w:tc>
        <w:tc>
          <w:tcPr>
            <w:tcW w:w="1260" w:type="dxa"/>
            <w:tcBorders>
              <w:top w:val="nil"/>
              <w:left w:val="nil"/>
              <w:bottom w:val="nil"/>
              <w:right w:val="single" w:sz="4" w:space="0" w:color="auto"/>
            </w:tcBorders>
            <w:shd w:val="clear" w:color="auto" w:fill="auto"/>
            <w:noWrap/>
            <w:vAlign w:val="bottom"/>
            <w:hideMark/>
          </w:tcPr>
          <w:p w14:paraId="56F1F9C6" w14:textId="77777777" w:rsidR="00BB4D99" w:rsidRPr="00017F27" w:rsidRDefault="00BB4D99" w:rsidP="00BB4D99">
            <w:pPr>
              <w:jc w:val="right"/>
              <w:rPr>
                <w:ins w:id="2741" w:author="Bruno Sanchez-Andrade Nuno" w:date="2012-08-17T17:13:00Z"/>
                <w:rFonts w:ascii="Calibri" w:eastAsia="Times New Roman" w:hAnsi="Calibri" w:cs="Times New Roman"/>
                <w:color w:val="E26B0A"/>
                <w:sz w:val="20"/>
                <w:szCs w:val="20"/>
                <w:lang w:eastAsia="en-US"/>
                <w:rPrChange w:id="2742" w:author="Bruno Sanchez-Andrade Nuno" w:date="2012-08-17T17:15:00Z">
                  <w:rPr>
                    <w:ins w:id="2743" w:author="Bruno Sanchez-Andrade Nuno" w:date="2012-08-17T17:13:00Z"/>
                    <w:rFonts w:ascii="Calibri" w:eastAsia="Times New Roman" w:hAnsi="Calibri" w:cs="Times New Roman"/>
                    <w:color w:val="E26B0A"/>
                    <w:sz w:val="24"/>
                    <w:szCs w:val="24"/>
                    <w:lang w:eastAsia="en-US"/>
                  </w:rPr>
                </w:rPrChange>
              </w:rPr>
            </w:pPr>
            <w:ins w:id="2744" w:author="Bruno Sanchez-Andrade Nuno" w:date="2012-08-17T17:13:00Z">
              <w:r w:rsidRPr="00017F27">
                <w:rPr>
                  <w:rFonts w:ascii="Calibri" w:eastAsia="Times New Roman" w:hAnsi="Calibri" w:cs="Times New Roman"/>
                  <w:color w:val="E26B0A"/>
                  <w:sz w:val="20"/>
                  <w:szCs w:val="20"/>
                  <w:lang w:eastAsia="en-US"/>
                  <w:rPrChange w:id="2745" w:author="Bruno Sanchez-Andrade Nuno" w:date="2012-08-17T17:15:00Z">
                    <w:rPr>
                      <w:rFonts w:ascii="Calibri" w:eastAsia="Times New Roman" w:hAnsi="Calibri" w:cs="Times New Roman"/>
                      <w:color w:val="E26B0A"/>
                      <w:sz w:val="24"/>
                      <w:szCs w:val="24"/>
                      <w:lang w:eastAsia="en-US"/>
                    </w:rPr>
                  </w:rPrChange>
                </w:rPr>
                <w:t>76.77</w:t>
              </w:r>
            </w:ins>
          </w:p>
        </w:tc>
        <w:tc>
          <w:tcPr>
            <w:tcW w:w="581" w:type="dxa"/>
            <w:tcBorders>
              <w:top w:val="nil"/>
              <w:left w:val="nil"/>
              <w:bottom w:val="nil"/>
              <w:right w:val="nil"/>
            </w:tcBorders>
            <w:shd w:val="clear" w:color="auto" w:fill="auto"/>
            <w:noWrap/>
            <w:vAlign w:val="bottom"/>
            <w:hideMark/>
          </w:tcPr>
          <w:p w14:paraId="1C080F87" w14:textId="77777777" w:rsidR="00BB4D99" w:rsidRPr="00017F27" w:rsidRDefault="00BB4D99" w:rsidP="00BB4D99">
            <w:pPr>
              <w:jc w:val="right"/>
              <w:rPr>
                <w:ins w:id="2746" w:author="Bruno Sanchez-Andrade Nuno" w:date="2012-08-17T17:13:00Z"/>
                <w:rFonts w:ascii="Calibri" w:eastAsia="Times New Roman" w:hAnsi="Calibri" w:cs="Times New Roman"/>
                <w:color w:val="000000"/>
                <w:sz w:val="20"/>
                <w:szCs w:val="20"/>
                <w:lang w:eastAsia="en-US"/>
                <w:rPrChange w:id="2747" w:author="Bruno Sanchez-Andrade Nuno" w:date="2012-08-17T17:15:00Z">
                  <w:rPr>
                    <w:ins w:id="2748" w:author="Bruno Sanchez-Andrade Nuno" w:date="2012-08-17T17:13:00Z"/>
                    <w:rFonts w:ascii="Calibri" w:eastAsia="Times New Roman" w:hAnsi="Calibri" w:cs="Times New Roman"/>
                    <w:color w:val="000000"/>
                    <w:sz w:val="24"/>
                    <w:szCs w:val="24"/>
                    <w:lang w:eastAsia="en-US"/>
                  </w:rPr>
                </w:rPrChange>
              </w:rPr>
            </w:pPr>
            <w:ins w:id="2749" w:author="Bruno Sanchez-Andrade Nuno" w:date="2012-08-17T17:13:00Z">
              <w:r w:rsidRPr="00017F27">
                <w:rPr>
                  <w:rFonts w:ascii="Calibri" w:eastAsia="Times New Roman" w:hAnsi="Calibri" w:cs="Times New Roman"/>
                  <w:color w:val="000000"/>
                  <w:sz w:val="20"/>
                  <w:szCs w:val="20"/>
                  <w:lang w:eastAsia="en-US"/>
                  <w:rPrChange w:id="2750" w:author="Bruno Sanchez-Andrade Nuno" w:date="2012-08-17T17:15:00Z">
                    <w:rPr>
                      <w:rFonts w:ascii="Calibri" w:eastAsia="Times New Roman" w:hAnsi="Calibri" w:cs="Times New Roman"/>
                      <w:color w:val="000000"/>
                      <w:sz w:val="24"/>
                      <w:szCs w:val="24"/>
                      <w:lang w:eastAsia="en-US"/>
                    </w:rPr>
                  </w:rPrChange>
                </w:rPr>
                <w:t>20</w:t>
              </w:r>
            </w:ins>
          </w:p>
        </w:tc>
        <w:tc>
          <w:tcPr>
            <w:tcW w:w="1449" w:type="dxa"/>
            <w:tcBorders>
              <w:top w:val="nil"/>
              <w:left w:val="nil"/>
              <w:bottom w:val="nil"/>
              <w:right w:val="nil"/>
            </w:tcBorders>
            <w:shd w:val="clear" w:color="auto" w:fill="auto"/>
            <w:noWrap/>
            <w:vAlign w:val="bottom"/>
            <w:hideMark/>
          </w:tcPr>
          <w:p w14:paraId="7C486569" w14:textId="77777777" w:rsidR="00BB4D99" w:rsidRPr="00017F27" w:rsidRDefault="00BB4D99" w:rsidP="00BB4D99">
            <w:pPr>
              <w:rPr>
                <w:ins w:id="2751" w:author="Bruno Sanchez-Andrade Nuno" w:date="2012-08-17T17:13:00Z"/>
                <w:rFonts w:ascii="Calibri" w:eastAsia="Times New Roman" w:hAnsi="Calibri" w:cs="Times New Roman"/>
                <w:color w:val="31869B"/>
                <w:sz w:val="20"/>
                <w:szCs w:val="20"/>
                <w:lang w:eastAsia="en-US"/>
                <w:rPrChange w:id="2752" w:author="Bruno Sanchez-Andrade Nuno" w:date="2012-08-17T17:15:00Z">
                  <w:rPr>
                    <w:ins w:id="2753" w:author="Bruno Sanchez-Andrade Nuno" w:date="2012-08-17T17:13:00Z"/>
                    <w:rFonts w:ascii="Calibri" w:eastAsia="Times New Roman" w:hAnsi="Calibri" w:cs="Times New Roman"/>
                    <w:color w:val="31869B"/>
                    <w:sz w:val="24"/>
                    <w:szCs w:val="24"/>
                    <w:lang w:eastAsia="en-US"/>
                  </w:rPr>
                </w:rPrChange>
              </w:rPr>
            </w:pPr>
            <w:ins w:id="2754" w:author="Bruno Sanchez-Andrade Nuno" w:date="2012-08-17T17:13:00Z">
              <w:r w:rsidRPr="00017F27">
                <w:rPr>
                  <w:rFonts w:ascii="Calibri" w:eastAsia="Times New Roman" w:hAnsi="Calibri" w:cs="Times New Roman"/>
                  <w:color w:val="31869B"/>
                  <w:sz w:val="20"/>
                  <w:szCs w:val="20"/>
                  <w:lang w:eastAsia="en-US"/>
                  <w:rPrChange w:id="2755" w:author="Bruno Sanchez-Andrade Nuno" w:date="2012-08-17T17:15:00Z">
                    <w:rPr>
                      <w:rFonts w:ascii="Calibri" w:eastAsia="Times New Roman" w:hAnsi="Calibri" w:cs="Times New Roman"/>
                      <w:color w:val="31869B"/>
                      <w:sz w:val="24"/>
                      <w:szCs w:val="24"/>
                      <w:lang w:eastAsia="en-US"/>
                    </w:rPr>
                  </w:rPrChange>
                </w:rPr>
                <w:t>Iceland</w:t>
              </w:r>
            </w:ins>
          </w:p>
        </w:tc>
        <w:tc>
          <w:tcPr>
            <w:tcW w:w="1210" w:type="dxa"/>
            <w:tcBorders>
              <w:top w:val="nil"/>
              <w:left w:val="nil"/>
              <w:bottom w:val="nil"/>
              <w:right w:val="single" w:sz="4" w:space="0" w:color="auto"/>
            </w:tcBorders>
            <w:shd w:val="clear" w:color="auto" w:fill="auto"/>
            <w:noWrap/>
            <w:vAlign w:val="bottom"/>
            <w:hideMark/>
          </w:tcPr>
          <w:p w14:paraId="00677644" w14:textId="77777777" w:rsidR="00BB4D99" w:rsidRPr="00017F27" w:rsidRDefault="00BB4D99" w:rsidP="00BB4D99">
            <w:pPr>
              <w:jc w:val="right"/>
              <w:rPr>
                <w:ins w:id="2756" w:author="Bruno Sanchez-Andrade Nuno" w:date="2012-08-17T17:13:00Z"/>
                <w:rFonts w:ascii="Calibri" w:eastAsia="Times New Roman" w:hAnsi="Calibri" w:cs="Times New Roman"/>
                <w:color w:val="31869B"/>
                <w:sz w:val="20"/>
                <w:szCs w:val="20"/>
                <w:lang w:eastAsia="en-US"/>
                <w:rPrChange w:id="2757" w:author="Bruno Sanchez-Andrade Nuno" w:date="2012-08-17T17:15:00Z">
                  <w:rPr>
                    <w:ins w:id="2758" w:author="Bruno Sanchez-Andrade Nuno" w:date="2012-08-17T17:13:00Z"/>
                    <w:rFonts w:ascii="Calibri" w:eastAsia="Times New Roman" w:hAnsi="Calibri" w:cs="Times New Roman"/>
                    <w:color w:val="31869B"/>
                    <w:sz w:val="24"/>
                    <w:szCs w:val="24"/>
                    <w:lang w:eastAsia="en-US"/>
                  </w:rPr>
                </w:rPrChange>
              </w:rPr>
            </w:pPr>
            <w:ins w:id="2759" w:author="Bruno Sanchez-Andrade Nuno" w:date="2012-08-17T17:13:00Z">
              <w:r w:rsidRPr="00017F27">
                <w:rPr>
                  <w:rFonts w:ascii="Calibri" w:eastAsia="Times New Roman" w:hAnsi="Calibri" w:cs="Times New Roman"/>
                  <w:color w:val="31869B"/>
                  <w:sz w:val="20"/>
                  <w:szCs w:val="20"/>
                  <w:lang w:eastAsia="en-US"/>
                  <w:rPrChange w:id="2760" w:author="Bruno Sanchez-Andrade Nuno" w:date="2012-08-17T17:15:00Z">
                    <w:rPr>
                      <w:rFonts w:ascii="Calibri" w:eastAsia="Times New Roman" w:hAnsi="Calibri" w:cs="Times New Roman"/>
                      <w:color w:val="31869B"/>
                      <w:sz w:val="24"/>
                      <w:szCs w:val="24"/>
                      <w:lang w:eastAsia="en-US"/>
                    </w:rPr>
                  </w:rPrChange>
                </w:rPr>
                <w:t>76.34</w:t>
              </w:r>
            </w:ins>
          </w:p>
        </w:tc>
      </w:tr>
      <w:tr w:rsidR="00017F27" w:rsidRPr="00017F27" w14:paraId="01AC241D" w14:textId="77777777" w:rsidTr="00017F27">
        <w:trPr>
          <w:trHeight w:val="300"/>
          <w:ins w:id="2761" w:author="Bruno Sanchez-Andrade Nuno" w:date="2012-08-17T17:13:00Z"/>
        </w:trPr>
        <w:tc>
          <w:tcPr>
            <w:tcW w:w="540" w:type="dxa"/>
            <w:tcBorders>
              <w:top w:val="nil"/>
              <w:left w:val="single" w:sz="4" w:space="0" w:color="auto"/>
              <w:bottom w:val="nil"/>
              <w:right w:val="nil"/>
            </w:tcBorders>
            <w:shd w:val="clear" w:color="000000" w:fill="BFBFBF"/>
            <w:noWrap/>
            <w:hideMark/>
          </w:tcPr>
          <w:p w14:paraId="17EC157D" w14:textId="77777777" w:rsidR="00BB4D99" w:rsidRPr="00017F27" w:rsidRDefault="00BB4D99" w:rsidP="00BB4D99">
            <w:pPr>
              <w:jc w:val="center"/>
              <w:rPr>
                <w:ins w:id="2762" w:author="Bruno Sanchez-Andrade Nuno" w:date="2012-08-17T17:13:00Z"/>
                <w:rFonts w:ascii="Calibri" w:eastAsia="Times New Roman" w:hAnsi="Calibri" w:cs="Times New Roman"/>
                <w:color w:val="000000"/>
                <w:sz w:val="20"/>
                <w:szCs w:val="20"/>
                <w:lang w:eastAsia="en-US"/>
                <w:rPrChange w:id="2763" w:author="Bruno Sanchez-Andrade Nuno" w:date="2012-08-17T17:15:00Z">
                  <w:rPr>
                    <w:ins w:id="2764" w:author="Bruno Sanchez-Andrade Nuno" w:date="2012-08-17T17:13:00Z"/>
                    <w:rFonts w:ascii="Calibri" w:eastAsia="Times New Roman" w:hAnsi="Calibri" w:cs="Times New Roman"/>
                    <w:color w:val="000000"/>
                    <w:sz w:val="24"/>
                    <w:szCs w:val="24"/>
                    <w:lang w:eastAsia="en-US"/>
                  </w:rPr>
                </w:rPrChange>
              </w:rPr>
            </w:pPr>
            <w:ins w:id="2765" w:author="Bruno Sanchez-Andrade Nuno" w:date="2012-08-17T17:13:00Z">
              <w:r w:rsidRPr="00017F27">
                <w:rPr>
                  <w:rFonts w:ascii="Calibri" w:eastAsia="Times New Roman" w:hAnsi="Calibri" w:cs="Times New Roman"/>
                  <w:color w:val="000000"/>
                  <w:sz w:val="20"/>
                  <w:szCs w:val="20"/>
                  <w:lang w:eastAsia="en-US"/>
                  <w:rPrChange w:id="2766" w:author="Bruno Sanchez-Andrade Nuno" w:date="2012-08-17T17:15:00Z">
                    <w:rPr>
                      <w:rFonts w:ascii="Calibri" w:eastAsia="Times New Roman" w:hAnsi="Calibri" w:cs="Times New Roman"/>
                      <w:color w:val="000000"/>
                      <w:sz w:val="24"/>
                      <w:szCs w:val="24"/>
                      <w:lang w:eastAsia="en-US"/>
                    </w:rPr>
                  </w:rPrChange>
                </w:rPr>
                <w:t>…</w:t>
              </w:r>
            </w:ins>
          </w:p>
        </w:tc>
        <w:tc>
          <w:tcPr>
            <w:tcW w:w="1399" w:type="dxa"/>
            <w:tcBorders>
              <w:top w:val="nil"/>
              <w:left w:val="nil"/>
              <w:bottom w:val="nil"/>
              <w:right w:val="nil"/>
            </w:tcBorders>
            <w:shd w:val="clear" w:color="000000" w:fill="BFBFBF"/>
            <w:noWrap/>
            <w:hideMark/>
          </w:tcPr>
          <w:p w14:paraId="570110A2" w14:textId="77777777" w:rsidR="00BB4D99" w:rsidRPr="00017F27" w:rsidRDefault="00BB4D99" w:rsidP="00BB4D99">
            <w:pPr>
              <w:jc w:val="center"/>
              <w:rPr>
                <w:ins w:id="2767" w:author="Bruno Sanchez-Andrade Nuno" w:date="2012-08-17T17:13:00Z"/>
                <w:rFonts w:ascii="Calibri" w:eastAsia="Times New Roman" w:hAnsi="Calibri" w:cs="Times New Roman"/>
                <w:color w:val="000000"/>
                <w:sz w:val="20"/>
                <w:szCs w:val="20"/>
                <w:lang w:eastAsia="en-US"/>
                <w:rPrChange w:id="2768" w:author="Bruno Sanchez-Andrade Nuno" w:date="2012-08-17T17:15:00Z">
                  <w:rPr>
                    <w:ins w:id="2769" w:author="Bruno Sanchez-Andrade Nuno" w:date="2012-08-17T17:13:00Z"/>
                    <w:rFonts w:ascii="Calibri" w:eastAsia="Times New Roman" w:hAnsi="Calibri" w:cs="Times New Roman"/>
                    <w:color w:val="000000"/>
                    <w:sz w:val="24"/>
                    <w:szCs w:val="24"/>
                    <w:lang w:eastAsia="en-US"/>
                  </w:rPr>
                </w:rPrChange>
              </w:rPr>
            </w:pPr>
            <w:ins w:id="2770" w:author="Bruno Sanchez-Andrade Nuno" w:date="2012-08-17T17:13:00Z">
              <w:r w:rsidRPr="00017F27">
                <w:rPr>
                  <w:rFonts w:ascii="Calibri" w:eastAsia="Times New Roman" w:hAnsi="Calibri" w:cs="Times New Roman"/>
                  <w:color w:val="000000"/>
                  <w:sz w:val="20"/>
                  <w:szCs w:val="20"/>
                  <w:lang w:eastAsia="en-US"/>
                  <w:rPrChange w:id="2771" w:author="Bruno Sanchez-Andrade Nuno" w:date="2012-08-17T17:15:00Z">
                    <w:rPr>
                      <w:rFonts w:ascii="Calibri" w:eastAsia="Times New Roman" w:hAnsi="Calibri" w:cs="Times New Roman"/>
                      <w:color w:val="000000"/>
                      <w:sz w:val="24"/>
                      <w:szCs w:val="24"/>
                      <w:lang w:eastAsia="en-US"/>
                    </w:rPr>
                  </w:rPrChange>
                </w:rPr>
                <w:t>…</w:t>
              </w:r>
            </w:ins>
          </w:p>
        </w:tc>
        <w:tc>
          <w:tcPr>
            <w:tcW w:w="1245" w:type="dxa"/>
            <w:tcBorders>
              <w:top w:val="nil"/>
              <w:left w:val="nil"/>
              <w:bottom w:val="nil"/>
              <w:right w:val="nil"/>
            </w:tcBorders>
            <w:shd w:val="clear" w:color="000000" w:fill="BFBFBF"/>
            <w:noWrap/>
            <w:hideMark/>
          </w:tcPr>
          <w:p w14:paraId="5EE807D8" w14:textId="77777777" w:rsidR="00BB4D99" w:rsidRPr="00017F27" w:rsidRDefault="00BB4D99" w:rsidP="00BB4D99">
            <w:pPr>
              <w:jc w:val="center"/>
              <w:rPr>
                <w:ins w:id="2772" w:author="Bruno Sanchez-Andrade Nuno" w:date="2012-08-17T17:13:00Z"/>
                <w:rFonts w:ascii="Calibri" w:eastAsia="Times New Roman" w:hAnsi="Calibri" w:cs="Times New Roman"/>
                <w:color w:val="000000"/>
                <w:sz w:val="20"/>
                <w:szCs w:val="20"/>
                <w:lang w:eastAsia="en-US"/>
                <w:rPrChange w:id="2773" w:author="Bruno Sanchez-Andrade Nuno" w:date="2012-08-17T17:15:00Z">
                  <w:rPr>
                    <w:ins w:id="2774" w:author="Bruno Sanchez-Andrade Nuno" w:date="2012-08-17T17:13:00Z"/>
                    <w:rFonts w:ascii="Calibri" w:eastAsia="Times New Roman" w:hAnsi="Calibri" w:cs="Times New Roman"/>
                    <w:color w:val="000000"/>
                    <w:sz w:val="24"/>
                    <w:szCs w:val="24"/>
                    <w:lang w:eastAsia="en-US"/>
                  </w:rPr>
                </w:rPrChange>
              </w:rPr>
            </w:pPr>
            <w:ins w:id="2775" w:author="Bruno Sanchez-Andrade Nuno" w:date="2012-08-17T17:13:00Z">
              <w:r w:rsidRPr="00017F27">
                <w:rPr>
                  <w:rFonts w:ascii="Calibri" w:eastAsia="Times New Roman" w:hAnsi="Calibri" w:cs="Times New Roman"/>
                  <w:color w:val="000000"/>
                  <w:sz w:val="20"/>
                  <w:szCs w:val="20"/>
                  <w:lang w:eastAsia="en-US"/>
                  <w:rPrChange w:id="2776" w:author="Bruno Sanchez-Andrade Nuno" w:date="2012-08-17T17:15:00Z">
                    <w:rPr>
                      <w:rFonts w:ascii="Calibri" w:eastAsia="Times New Roman" w:hAnsi="Calibri" w:cs="Times New Roman"/>
                      <w:color w:val="000000"/>
                      <w:sz w:val="24"/>
                      <w:szCs w:val="24"/>
                      <w:lang w:eastAsia="en-US"/>
                    </w:rPr>
                  </w:rPrChange>
                </w:rPr>
                <w:t>…</w:t>
              </w:r>
            </w:ins>
          </w:p>
        </w:tc>
        <w:tc>
          <w:tcPr>
            <w:tcW w:w="581" w:type="dxa"/>
            <w:tcBorders>
              <w:top w:val="nil"/>
              <w:left w:val="nil"/>
              <w:bottom w:val="nil"/>
              <w:right w:val="nil"/>
            </w:tcBorders>
            <w:shd w:val="clear" w:color="000000" w:fill="BFBFBF"/>
            <w:noWrap/>
            <w:hideMark/>
          </w:tcPr>
          <w:p w14:paraId="0681C004" w14:textId="77777777" w:rsidR="00BB4D99" w:rsidRPr="00017F27" w:rsidRDefault="00BB4D99" w:rsidP="00BB4D99">
            <w:pPr>
              <w:jc w:val="center"/>
              <w:rPr>
                <w:ins w:id="2777" w:author="Bruno Sanchez-Andrade Nuno" w:date="2012-08-17T17:13:00Z"/>
                <w:rFonts w:ascii="Calibri" w:eastAsia="Times New Roman" w:hAnsi="Calibri" w:cs="Times New Roman"/>
                <w:color w:val="000000"/>
                <w:sz w:val="20"/>
                <w:szCs w:val="20"/>
                <w:lang w:eastAsia="en-US"/>
                <w:rPrChange w:id="2778" w:author="Bruno Sanchez-Andrade Nuno" w:date="2012-08-17T17:15:00Z">
                  <w:rPr>
                    <w:ins w:id="2779" w:author="Bruno Sanchez-Andrade Nuno" w:date="2012-08-17T17:13:00Z"/>
                    <w:rFonts w:ascii="Calibri" w:eastAsia="Times New Roman" w:hAnsi="Calibri" w:cs="Times New Roman"/>
                    <w:color w:val="000000"/>
                    <w:sz w:val="24"/>
                    <w:szCs w:val="24"/>
                    <w:lang w:eastAsia="en-US"/>
                  </w:rPr>
                </w:rPrChange>
              </w:rPr>
            </w:pPr>
            <w:ins w:id="2780" w:author="Bruno Sanchez-Andrade Nuno" w:date="2012-08-17T17:13:00Z">
              <w:r w:rsidRPr="00017F27">
                <w:rPr>
                  <w:rFonts w:ascii="Calibri" w:eastAsia="Times New Roman" w:hAnsi="Calibri" w:cs="Times New Roman"/>
                  <w:color w:val="000000"/>
                  <w:sz w:val="20"/>
                  <w:szCs w:val="20"/>
                  <w:lang w:eastAsia="en-US"/>
                  <w:rPrChange w:id="2781" w:author="Bruno Sanchez-Andrade Nuno" w:date="2012-08-17T17:15:00Z">
                    <w:rPr>
                      <w:rFonts w:ascii="Calibri" w:eastAsia="Times New Roman" w:hAnsi="Calibri" w:cs="Times New Roman"/>
                      <w:color w:val="000000"/>
                      <w:sz w:val="24"/>
                      <w:szCs w:val="24"/>
                      <w:lang w:eastAsia="en-US"/>
                    </w:rPr>
                  </w:rPrChange>
                </w:rPr>
                <w:t>…</w:t>
              </w:r>
            </w:ins>
          </w:p>
        </w:tc>
        <w:tc>
          <w:tcPr>
            <w:tcW w:w="1414" w:type="dxa"/>
            <w:tcBorders>
              <w:top w:val="nil"/>
              <w:left w:val="nil"/>
              <w:bottom w:val="nil"/>
              <w:right w:val="nil"/>
            </w:tcBorders>
            <w:shd w:val="clear" w:color="000000" w:fill="BFBFBF"/>
            <w:noWrap/>
            <w:hideMark/>
          </w:tcPr>
          <w:p w14:paraId="3AB00510" w14:textId="77777777" w:rsidR="00BB4D99" w:rsidRPr="00017F27" w:rsidRDefault="00BB4D99" w:rsidP="00BB4D99">
            <w:pPr>
              <w:jc w:val="center"/>
              <w:rPr>
                <w:ins w:id="2782" w:author="Bruno Sanchez-Andrade Nuno" w:date="2012-08-17T17:13:00Z"/>
                <w:rFonts w:ascii="Calibri" w:eastAsia="Times New Roman" w:hAnsi="Calibri" w:cs="Times New Roman"/>
                <w:color w:val="000000"/>
                <w:sz w:val="20"/>
                <w:szCs w:val="20"/>
                <w:lang w:eastAsia="en-US"/>
                <w:rPrChange w:id="2783" w:author="Bruno Sanchez-Andrade Nuno" w:date="2012-08-17T17:15:00Z">
                  <w:rPr>
                    <w:ins w:id="2784" w:author="Bruno Sanchez-Andrade Nuno" w:date="2012-08-17T17:13:00Z"/>
                    <w:rFonts w:ascii="Calibri" w:eastAsia="Times New Roman" w:hAnsi="Calibri" w:cs="Times New Roman"/>
                    <w:color w:val="000000"/>
                    <w:sz w:val="24"/>
                    <w:szCs w:val="24"/>
                    <w:lang w:eastAsia="en-US"/>
                  </w:rPr>
                </w:rPrChange>
              </w:rPr>
            </w:pPr>
            <w:ins w:id="2785" w:author="Bruno Sanchez-Andrade Nuno" w:date="2012-08-17T17:13:00Z">
              <w:r w:rsidRPr="00017F27">
                <w:rPr>
                  <w:rFonts w:ascii="Calibri" w:eastAsia="Times New Roman" w:hAnsi="Calibri" w:cs="Times New Roman"/>
                  <w:color w:val="000000"/>
                  <w:sz w:val="20"/>
                  <w:szCs w:val="20"/>
                  <w:lang w:eastAsia="en-US"/>
                  <w:rPrChange w:id="2786" w:author="Bruno Sanchez-Andrade Nuno" w:date="2012-08-17T17:15:00Z">
                    <w:rPr>
                      <w:rFonts w:ascii="Calibri" w:eastAsia="Times New Roman" w:hAnsi="Calibri" w:cs="Times New Roman"/>
                      <w:color w:val="000000"/>
                      <w:sz w:val="24"/>
                      <w:szCs w:val="24"/>
                      <w:lang w:eastAsia="en-US"/>
                    </w:rPr>
                  </w:rPrChange>
                </w:rPr>
                <w:t>…</w:t>
              </w:r>
            </w:ins>
          </w:p>
        </w:tc>
        <w:tc>
          <w:tcPr>
            <w:tcW w:w="1260" w:type="dxa"/>
            <w:tcBorders>
              <w:top w:val="nil"/>
              <w:left w:val="nil"/>
              <w:bottom w:val="nil"/>
              <w:right w:val="nil"/>
            </w:tcBorders>
            <w:shd w:val="clear" w:color="000000" w:fill="BFBFBF"/>
            <w:noWrap/>
            <w:hideMark/>
          </w:tcPr>
          <w:p w14:paraId="0DBF05B7" w14:textId="77777777" w:rsidR="00BB4D99" w:rsidRPr="00017F27" w:rsidRDefault="00BB4D99" w:rsidP="00BB4D99">
            <w:pPr>
              <w:jc w:val="center"/>
              <w:rPr>
                <w:ins w:id="2787" w:author="Bruno Sanchez-Andrade Nuno" w:date="2012-08-17T17:13:00Z"/>
                <w:rFonts w:ascii="Calibri" w:eastAsia="Times New Roman" w:hAnsi="Calibri" w:cs="Times New Roman"/>
                <w:color w:val="000000"/>
                <w:sz w:val="20"/>
                <w:szCs w:val="20"/>
                <w:lang w:eastAsia="en-US"/>
                <w:rPrChange w:id="2788" w:author="Bruno Sanchez-Andrade Nuno" w:date="2012-08-17T17:15:00Z">
                  <w:rPr>
                    <w:ins w:id="2789" w:author="Bruno Sanchez-Andrade Nuno" w:date="2012-08-17T17:13:00Z"/>
                    <w:rFonts w:ascii="Calibri" w:eastAsia="Times New Roman" w:hAnsi="Calibri" w:cs="Times New Roman"/>
                    <w:color w:val="000000"/>
                    <w:sz w:val="24"/>
                    <w:szCs w:val="24"/>
                    <w:lang w:eastAsia="en-US"/>
                  </w:rPr>
                </w:rPrChange>
              </w:rPr>
            </w:pPr>
            <w:ins w:id="2790" w:author="Bruno Sanchez-Andrade Nuno" w:date="2012-08-17T17:13:00Z">
              <w:r w:rsidRPr="00017F27">
                <w:rPr>
                  <w:rFonts w:ascii="Calibri" w:eastAsia="Times New Roman" w:hAnsi="Calibri" w:cs="Times New Roman"/>
                  <w:color w:val="000000"/>
                  <w:sz w:val="20"/>
                  <w:szCs w:val="20"/>
                  <w:lang w:eastAsia="en-US"/>
                  <w:rPrChange w:id="2791" w:author="Bruno Sanchez-Andrade Nuno" w:date="2012-08-17T17:15:00Z">
                    <w:rPr>
                      <w:rFonts w:ascii="Calibri" w:eastAsia="Times New Roman" w:hAnsi="Calibri" w:cs="Times New Roman"/>
                      <w:color w:val="000000"/>
                      <w:sz w:val="24"/>
                      <w:szCs w:val="24"/>
                      <w:lang w:eastAsia="en-US"/>
                    </w:rPr>
                  </w:rPrChange>
                </w:rPr>
                <w:t>…</w:t>
              </w:r>
            </w:ins>
          </w:p>
        </w:tc>
        <w:tc>
          <w:tcPr>
            <w:tcW w:w="581" w:type="dxa"/>
            <w:tcBorders>
              <w:top w:val="nil"/>
              <w:left w:val="nil"/>
              <w:bottom w:val="nil"/>
              <w:right w:val="nil"/>
            </w:tcBorders>
            <w:shd w:val="clear" w:color="000000" w:fill="BFBFBF"/>
            <w:noWrap/>
            <w:hideMark/>
          </w:tcPr>
          <w:p w14:paraId="744AFB38" w14:textId="77777777" w:rsidR="00BB4D99" w:rsidRPr="00017F27" w:rsidRDefault="00BB4D99" w:rsidP="00BB4D99">
            <w:pPr>
              <w:jc w:val="center"/>
              <w:rPr>
                <w:ins w:id="2792" w:author="Bruno Sanchez-Andrade Nuno" w:date="2012-08-17T17:13:00Z"/>
                <w:rFonts w:ascii="Calibri" w:eastAsia="Times New Roman" w:hAnsi="Calibri" w:cs="Times New Roman"/>
                <w:color w:val="000000"/>
                <w:sz w:val="20"/>
                <w:szCs w:val="20"/>
                <w:lang w:eastAsia="en-US"/>
                <w:rPrChange w:id="2793" w:author="Bruno Sanchez-Andrade Nuno" w:date="2012-08-17T17:15:00Z">
                  <w:rPr>
                    <w:ins w:id="2794" w:author="Bruno Sanchez-Andrade Nuno" w:date="2012-08-17T17:13:00Z"/>
                    <w:rFonts w:ascii="Calibri" w:eastAsia="Times New Roman" w:hAnsi="Calibri" w:cs="Times New Roman"/>
                    <w:color w:val="000000"/>
                    <w:sz w:val="24"/>
                    <w:szCs w:val="24"/>
                    <w:lang w:eastAsia="en-US"/>
                  </w:rPr>
                </w:rPrChange>
              </w:rPr>
            </w:pPr>
            <w:ins w:id="2795" w:author="Bruno Sanchez-Andrade Nuno" w:date="2012-08-17T17:13:00Z">
              <w:r w:rsidRPr="00017F27">
                <w:rPr>
                  <w:rFonts w:ascii="Calibri" w:eastAsia="Times New Roman" w:hAnsi="Calibri" w:cs="Times New Roman"/>
                  <w:color w:val="000000"/>
                  <w:sz w:val="20"/>
                  <w:szCs w:val="20"/>
                  <w:lang w:eastAsia="en-US"/>
                  <w:rPrChange w:id="2796" w:author="Bruno Sanchez-Andrade Nuno" w:date="2012-08-17T17:15:00Z">
                    <w:rPr>
                      <w:rFonts w:ascii="Calibri" w:eastAsia="Times New Roman" w:hAnsi="Calibri" w:cs="Times New Roman"/>
                      <w:color w:val="000000"/>
                      <w:sz w:val="24"/>
                      <w:szCs w:val="24"/>
                      <w:lang w:eastAsia="en-US"/>
                    </w:rPr>
                  </w:rPrChange>
                </w:rPr>
                <w:t>…</w:t>
              </w:r>
            </w:ins>
          </w:p>
        </w:tc>
        <w:tc>
          <w:tcPr>
            <w:tcW w:w="1449" w:type="dxa"/>
            <w:tcBorders>
              <w:top w:val="nil"/>
              <w:left w:val="nil"/>
              <w:bottom w:val="nil"/>
              <w:right w:val="nil"/>
            </w:tcBorders>
            <w:shd w:val="clear" w:color="000000" w:fill="BFBFBF"/>
            <w:noWrap/>
            <w:hideMark/>
          </w:tcPr>
          <w:p w14:paraId="7B9486F4" w14:textId="77777777" w:rsidR="00BB4D99" w:rsidRPr="00017F27" w:rsidRDefault="00BB4D99" w:rsidP="00BB4D99">
            <w:pPr>
              <w:jc w:val="center"/>
              <w:rPr>
                <w:ins w:id="2797" w:author="Bruno Sanchez-Andrade Nuno" w:date="2012-08-17T17:13:00Z"/>
                <w:rFonts w:ascii="Calibri" w:eastAsia="Times New Roman" w:hAnsi="Calibri" w:cs="Times New Roman"/>
                <w:color w:val="000000"/>
                <w:sz w:val="20"/>
                <w:szCs w:val="20"/>
                <w:lang w:eastAsia="en-US"/>
                <w:rPrChange w:id="2798" w:author="Bruno Sanchez-Andrade Nuno" w:date="2012-08-17T17:15:00Z">
                  <w:rPr>
                    <w:ins w:id="2799" w:author="Bruno Sanchez-Andrade Nuno" w:date="2012-08-17T17:13:00Z"/>
                    <w:rFonts w:ascii="Calibri" w:eastAsia="Times New Roman" w:hAnsi="Calibri" w:cs="Times New Roman"/>
                    <w:color w:val="000000"/>
                    <w:sz w:val="24"/>
                    <w:szCs w:val="24"/>
                    <w:lang w:eastAsia="en-US"/>
                  </w:rPr>
                </w:rPrChange>
              </w:rPr>
            </w:pPr>
            <w:ins w:id="2800" w:author="Bruno Sanchez-Andrade Nuno" w:date="2012-08-17T17:13:00Z">
              <w:r w:rsidRPr="00017F27">
                <w:rPr>
                  <w:rFonts w:ascii="Calibri" w:eastAsia="Times New Roman" w:hAnsi="Calibri" w:cs="Times New Roman"/>
                  <w:color w:val="000000"/>
                  <w:sz w:val="20"/>
                  <w:szCs w:val="20"/>
                  <w:lang w:eastAsia="en-US"/>
                  <w:rPrChange w:id="2801" w:author="Bruno Sanchez-Andrade Nuno" w:date="2012-08-17T17:15:00Z">
                    <w:rPr>
                      <w:rFonts w:ascii="Calibri" w:eastAsia="Times New Roman" w:hAnsi="Calibri" w:cs="Times New Roman"/>
                      <w:color w:val="000000"/>
                      <w:sz w:val="24"/>
                      <w:szCs w:val="24"/>
                      <w:lang w:eastAsia="en-US"/>
                    </w:rPr>
                  </w:rPrChange>
                </w:rPr>
                <w:t>…</w:t>
              </w:r>
            </w:ins>
          </w:p>
        </w:tc>
        <w:tc>
          <w:tcPr>
            <w:tcW w:w="1210" w:type="dxa"/>
            <w:tcBorders>
              <w:top w:val="nil"/>
              <w:left w:val="nil"/>
              <w:bottom w:val="nil"/>
              <w:right w:val="single" w:sz="4" w:space="0" w:color="auto"/>
            </w:tcBorders>
            <w:shd w:val="clear" w:color="000000" w:fill="BFBFBF"/>
            <w:noWrap/>
            <w:hideMark/>
          </w:tcPr>
          <w:p w14:paraId="0C0A4956" w14:textId="77777777" w:rsidR="00BB4D99" w:rsidRPr="00017F27" w:rsidRDefault="00BB4D99" w:rsidP="00BB4D99">
            <w:pPr>
              <w:jc w:val="center"/>
              <w:rPr>
                <w:ins w:id="2802" w:author="Bruno Sanchez-Andrade Nuno" w:date="2012-08-17T17:13:00Z"/>
                <w:rFonts w:ascii="Calibri" w:eastAsia="Times New Roman" w:hAnsi="Calibri" w:cs="Times New Roman"/>
                <w:color w:val="000000"/>
                <w:sz w:val="20"/>
                <w:szCs w:val="20"/>
                <w:lang w:eastAsia="en-US"/>
                <w:rPrChange w:id="2803" w:author="Bruno Sanchez-Andrade Nuno" w:date="2012-08-17T17:15:00Z">
                  <w:rPr>
                    <w:ins w:id="2804" w:author="Bruno Sanchez-Andrade Nuno" w:date="2012-08-17T17:13:00Z"/>
                    <w:rFonts w:ascii="Calibri" w:eastAsia="Times New Roman" w:hAnsi="Calibri" w:cs="Times New Roman"/>
                    <w:color w:val="000000"/>
                    <w:sz w:val="24"/>
                    <w:szCs w:val="24"/>
                    <w:lang w:eastAsia="en-US"/>
                  </w:rPr>
                </w:rPrChange>
              </w:rPr>
            </w:pPr>
            <w:ins w:id="2805" w:author="Bruno Sanchez-Andrade Nuno" w:date="2012-08-17T17:13:00Z">
              <w:r w:rsidRPr="00017F27">
                <w:rPr>
                  <w:rFonts w:ascii="Calibri" w:eastAsia="Times New Roman" w:hAnsi="Calibri" w:cs="Times New Roman"/>
                  <w:color w:val="000000"/>
                  <w:sz w:val="20"/>
                  <w:szCs w:val="20"/>
                  <w:lang w:eastAsia="en-US"/>
                  <w:rPrChange w:id="2806" w:author="Bruno Sanchez-Andrade Nuno" w:date="2012-08-17T17:15:00Z">
                    <w:rPr>
                      <w:rFonts w:ascii="Calibri" w:eastAsia="Times New Roman" w:hAnsi="Calibri" w:cs="Times New Roman"/>
                      <w:color w:val="000000"/>
                      <w:sz w:val="24"/>
                      <w:szCs w:val="24"/>
                      <w:lang w:eastAsia="en-US"/>
                    </w:rPr>
                  </w:rPrChange>
                </w:rPr>
                <w:t>…</w:t>
              </w:r>
            </w:ins>
          </w:p>
        </w:tc>
      </w:tr>
      <w:tr w:rsidR="00017F27" w:rsidRPr="00017F27" w14:paraId="1435888F" w14:textId="77777777" w:rsidTr="00017F27">
        <w:trPr>
          <w:trHeight w:val="300"/>
          <w:ins w:id="2807"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43F22508" w14:textId="77777777" w:rsidR="00BB4D99" w:rsidRPr="00017F27" w:rsidRDefault="00BB4D99" w:rsidP="00BB4D99">
            <w:pPr>
              <w:jc w:val="right"/>
              <w:rPr>
                <w:ins w:id="2808" w:author="Bruno Sanchez-Andrade Nuno" w:date="2012-08-17T17:13:00Z"/>
                <w:rFonts w:ascii="Calibri" w:eastAsia="Times New Roman" w:hAnsi="Calibri" w:cs="Times New Roman"/>
                <w:color w:val="963634"/>
                <w:sz w:val="20"/>
                <w:szCs w:val="20"/>
                <w:lang w:eastAsia="en-US"/>
                <w:rPrChange w:id="2809" w:author="Bruno Sanchez-Andrade Nuno" w:date="2012-08-17T17:15:00Z">
                  <w:rPr>
                    <w:ins w:id="2810" w:author="Bruno Sanchez-Andrade Nuno" w:date="2012-08-17T17:13:00Z"/>
                    <w:rFonts w:ascii="Calibri" w:eastAsia="Times New Roman" w:hAnsi="Calibri" w:cs="Times New Roman"/>
                    <w:color w:val="963634"/>
                    <w:sz w:val="24"/>
                    <w:szCs w:val="24"/>
                    <w:lang w:eastAsia="en-US"/>
                  </w:rPr>
                </w:rPrChange>
              </w:rPr>
            </w:pPr>
            <w:ins w:id="2811" w:author="Bruno Sanchez-Andrade Nuno" w:date="2012-08-17T17:13:00Z">
              <w:r w:rsidRPr="00017F27">
                <w:rPr>
                  <w:rFonts w:ascii="Calibri" w:eastAsia="Times New Roman" w:hAnsi="Calibri" w:cs="Times New Roman"/>
                  <w:color w:val="963634"/>
                  <w:sz w:val="20"/>
                  <w:szCs w:val="20"/>
                  <w:lang w:eastAsia="en-US"/>
                  <w:rPrChange w:id="2812" w:author="Bruno Sanchez-Andrade Nuno" w:date="2012-08-17T17:15:00Z">
                    <w:rPr>
                      <w:rFonts w:ascii="Calibri" w:eastAsia="Times New Roman" w:hAnsi="Calibri" w:cs="Times New Roman"/>
                      <w:color w:val="963634"/>
                      <w:sz w:val="24"/>
                      <w:szCs w:val="24"/>
                      <w:lang w:eastAsia="en-US"/>
                    </w:rPr>
                  </w:rPrChange>
                </w:rPr>
                <w:t>141</w:t>
              </w:r>
            </w:ins>
          </w:p>
        </w:tc>
        <w:tc>
          <w:tcPr>
            <w:tcW w:w="1399" w:type="dxa"/>
            <w:tcBorders>
              <w:top w:val="nil"/>
              <w:left w:val="nil"/>
              <w:bottom w:val="nil"/>
              <w:right w:val="nil"/>
            </w:tcBorders>
            <w:shd w:val="clear" w:color="auto" w:fill="auto"/>
            <w:noWrap/>
            <w:vAlign w:val="bottom"/>
            <w:hideMark/>
          </w:tcPr>
          <w:p w14:paraId="3B837C1A" w14:textId="77777777" w:rsidR="00BB4D99" w:rsidRPr="00017F27" w:rsidRDefault="00BB4D99" w:rsidP="00BB4D99">
            <w:pPr>
              <w:rPr>
                <w:ins w:id="2813" w:author="Bruno Sanchez-Andrade Nuno" w:date="2012-08-17T17:13:00Z"/>
                <w:rFonts w:ascii="Calibri" w:eastAsia="Times New Roman" w:hAnsi="Calibri" w:cs="Times New Roman"/>
                <w:color w:val="963634"/>
                <w:sz w:val="20"/>
                <w:szCs w:val="20"/>
                <w:lang w:eastAsia="en-US"/>
                <w:rPrChange w:id="2814" w:author="Bruno Sanchez-Andrade Nuno" w:date="2012-08-17T17:15:00Z">
                  <w:rPr>
                    <w:ins w:id="2815" w:author="Bruno Sanchez-Andrade Nuno" w:date="2012-08-17T17:13:00Z"/>
                    <w:rFonts w:ascii="Calibri" w:eastAsia="Times New Roman" w:hAnsi="Calibri" w:cs="Times New Roman"/>
                    <w:color w:val="963634"/>
                    <w:sz w:val="24"/>
                    <w:szCs w:val="24"/>
                    <w:lang w:eastAsia="en-US"/>
                  </w:rPr>
                </w:rPrChange>
              </w:rPr>
            </w:pPr>
            <w:ins w:id="2816" w:author="Bruno Sanchez-Andrade Nuno" w:date="2012-08-17T17:13:00Z">
              <w:r w:rsidRPr="00017F27">
                <w:rPr>
                  <w:rFonts w:ascii="Calibri" w:eastAsia="Times New Roman" w:hAnsi="Calibri" w:cs="Times New Roman"/>
                  <w:color w:val="963634"/>
                  <w:sz w:val="20"/>
                  <w:szCs w:val="20"/>
                  <w:lang w:eastAsia="en-US"/>
                  <w:rPrChange w:id="2817" w:author="Bruno Sanchez-Andrade Nuno" w:date="2012-08-17T17:15:00Z">
                    <w:rPr>
                      <w:rFonts w:ascii="Calibri" w:eastAsia="Times New Roman" w:hAnsi="Calibri" w:cs="Times New Roman"/>
                      <w:color w:val="963634"/>
                      <w:sz w:val="24"/>
                      <w:szCs w:val="24"/>
                      <w:lang w:eastAsia="en-US"/>
                    </w:rPr>
                  </w:rPrChange>
                </w:rPr>
                <w:t>Comoros</w:t>
              </w:r>
            </w:ins>
          </w:p>
        </w:tc>
        <w:tc>
          <w:tcPr>
            <w:tcW w:w="1245" w:type="dxa"/>
            <w:tcBorders>
              <w:top w:val="nil"/>
              <w:left w:val="nil"/>
              <w:bottom w:val="nil"/>
              <w:right w:val="single" w:sz="4" w:space="0" w:color="auto"/>
            </w:tcBorders>
            <w:shd w:val="clear" w:color="auto" w:fill="auto"/>
            <w:noWrap/>
            <w:vAlign w:val="bottom"/>
            <w:hideMark/>
          </w:tcPr>
          <w:p w14:paraId="3E3CB3E8" w14:textId="77777777" w:rsidR="00BB4D99" w:rsidRPr="00017F27" w:rsidRDefault="00BB4D99" w:rsidP="00BB4D99">
            <w:pPr>
              <w:jc w:val="right"/>
              <w:rPr>
                <w:ins w:id="2818" w:author="Bruno Sanchez-Andrade Nuno" w:date="2012-08-17T17:13:00Z"/>
                <w:rFonts w:ascii="Calibri" w:eastAsia="Times New Roman" w:hAnsi="Calibri" w:cs="Times New Roman"/>
                <w:color w:val="963634"/>
                <w:sz w:val="20"/>
                <w:szCs w:val="20"/>
                <w:lang w:eastAsia="en-US"/>
                <w:rPrChange w:id="2819" w:author="Bruno Sanchez-Andrade Nuno" w:date="2012-08-17T17:15:00Z">
                  <w:rPr>
                    <w:ins w:id="2820" w:author="Bruno Sanchez-Andrade Nuno" w:date="2012-08-17T17:13:00Z"/>
                    <w:rFonts w:ascii="Calibri" w:eastAsia="Times New Roman" w:hAnsi="Calibri" w:cs="Times New Roman"/>
                    <w:color w:val="963634"/>
                    <w:sz w:val="24"/>
                    <w:szCs w:val="24"/>
                    <w:lang w:eastAsia="en-US"/>
                  </w:rPr>
                </w:rPrChange>
              </w:rPr>
            </w:pPr>
            <w:ins w:id="2821" w:author="Bruno Sanchez-Andrade Nuno" w:date="2012-08-17T17:13:00Z">
              <w:r w:rsidRPr="00017F27">
                <w:rPr>
                  <w:rFonts w:ascii="Calibri" w:eastAsia="Times New Roman" w:hAnsi="Calibri" w:cs="Times New Roman"/>
                  <w:color w:val="963634"/>
                  <w:sz w:val="20"/>
                  <w:szCs w:val="20"/>
                  <w:lang w:eastAsia="en-US"/>
                  <w:rPrChange w:id="2822" w:author="Bruno Sanchez-Andrade Nuno" w:date="2012-08-17T17:15:00Z">
                    <w:rPr>
                      <w:rFonts w:ascii="Calibri" w:eastAsia="Times New Roman" w:hAnsi="Calibri" w:cs="Times New Roman"/>
                      <w:color w:val="963634"/>
                      <w:sz w:val="24"/>
                      <w:szCs w:val="24"/>
                      <w:lang w:eastAsia="en-US"/>
                    </w:rPr>
                  </w:rPrChange>
                </w:rPr>
                <w:t>47.63</w:t>
              </w:r>
            </w:ins>
          </w:p>
        </w:tc>
        <w:tc>
          <w:tcPr>
            <w:tcW w:w="581" w:type="dxa"/>
            <w:tcBorders>
              <w:top w:val="nil"/>
              <w:left w:val="nil"/>
              <w:bottom w:val="nil"/>
              <w:right w:val="nil"/>
            </w:tcBorders>
            <w:shd w:val="clear" w:color="auto" w:fill="auto"/>
            <w:noWrap/>
            <w:vAlign w:val="bottom"/>
            <w:hideMark/>
          </w:tcPr>
          <w:p w14:paraId="39CEA98B" w14:textId="77777777" w:rsidR="00BB4D99" w:rsidRPr="00017F27" w:rsidRDefault="00BB4D99" w:rsidP="00BB4D99">
            <w:pPr>
              <w:jc w:val="right"/>
              <w:rPr>
                <w:ins w:id="2823" w:author="Bruno Sanchez-Andrade Nuno" w:date="2012-08-17T17:13:00Z"/>
                <w:rFonts w:ascii="Calibri" w:eastAsia="Times New Roman" w:hAnsi="Calibri" w:cs="Times New Roman"/>
                <w:color w:val="E26B0A"/>
                <w:sz w:val="20"/>
                <w:szCs w:val="20"/>
                <w:lang w:eastAsia="en-US"/>
                <w:rPrChange w:id="2824" w:author="Bruno Sanchez-Andrade Nuno" w:date="2012-08-17T17:15:00Z">
                  <w:rPr>
                    <w:ins w:id="2825" w:author="Bruno Sanchez-Andrade Nuno" w:date="2012-08-17T17:13:00Z"/>
                    <w:rFonts w:ascii="Calibri" w:eastAsia="Times New Roman" w:hAnsi="Calibri" w:cs="Times New Roman"/>
                    <w:color w:val="E26B0A"/>
                    <w:sz w:val="24"/>
                    <w:szCs w:val="24"/>
                    <w:lang w:eastAsia="en-US"/>
                  </w:rPr>
                </w:rPrChange>
              </w:rPr>
            </w:pPr>
            <w:ins w:id="2826" w:author="Bruno Sanchez-Andrade Nuno" w:date="2012-08-17T17:13:00Z">
              <w:r w:rsidRPr="00017F27">
                <w:rPr>
                  <w:rFonts w:ascii="Calibri" w:eastAsia="Times New Roman" w:hAnsi="Calibri" w:cs="Times New Roman"/>
                  <w:color w:val="E26B0A"/>
                  <w:sz w:val="20"/>
                  <w:szCs w:val="20"/>
                  <w:lang w:eastAsia="en-US"/>
                  <w:rPrChange w:id="2827" w:author="Bruno Sanchez-Andrade Nuno" w:date="2012-08-17T17:15:00Z">
                    <w:rPr>
                      <w:rFonts w:ascii="Calibri" w:eastAsia="Times New Roman" w:hAnsi="Calibri" w:cs="Times New Roman"/>
                      <w:color w:val="E26B0A"/>
                      <w:sz w:val="24"/>
                      <w:szCs w:val="24"/>
                      <w:lang w:eastAsia="en-US"/>
                    </w:rPr>
                  </w:rPrChange>
                </w:rPr>
                <w:t>157</w:t>
              </w:r>
            </w:ins>
          </w:p>
        </w:tc>
        <w:tc>
          <w:tcPr>
            <w:tcW w:w="1414" w:type="dxa"/>
            <w:tcBorders>
              <w:top w:val="nil"/>
              <w:left w:val="nil"/>
              <w:bottom w:val="nil"/>
              <w:right w:val="nil"/>
            </w:tcBorders>
            <w:shd w:val="clear" w:color="auto" w:fill="auto"/>
            <w:noWrap/>
            <w:vAlign w:val="bottom"/>
            <w:hideMark/>
          </w:tcPr>
          <w:p w14:paraId="484B004E" w14:textId="77777777" w:rsidR="00BB4D99" w:rsidRPr="00017F27" w:rsidRDefault="00BB4D99" w:rsidP="00BB4D99">
            <w:pPr>
              <w:rPr>
                <w:ins w:id="2828" w:author="Bruno Sanchez-Andrade Nuno" w:date="2012-08-17T17:13:00Z"/>
                <w:rFonts w:ascii="Calibri" w:eastAsia="Times New Roman" w:hAnsi="Calibri" w:cs="Times New Roman"/>
                <w:color w:val="E26B0A"/>
                <w:sz w:val="20"/>
                <w:szCs w:val="20"/>
                <w:lang w:eastAsia="en-US"/>
                <w:rPrChange w:id="2829" w:author="Bruno Sanchez-Andrade Nuno" w:date="2012-08-17T17:15:00Z">
                  <w:rPr>
                    <w:ins w:id="2830" w:author="Bruno Sanchez-Andrade Nuno" w:date="2012-08-17T17:13:00Z"/>
                    <w:rFonts w:ascii="Calibri" w:eastAsia="Times New Roman" w:hAnsi="Calibri" w:cs="Times New Roman"/>
                    <w:color w:val="E26B0A"/>
                    <w:sz w:val="24"/>
                    <w:szCs w:val="24"/>
                    <w:lang w:eastAsia="en-US"/>
                  </w:rPr>
                </w:rPrChange>
              </w:rPr>
            </w:pPr>
            <w:ins w:id="2831" w:author="Bruno Sanchez-Andrade Nuno" w:date="2012-08-17T17:13:00Z">
              <w:r w:rsidRPr="00017F27">
                <w:rPr>
                  <w:rFonts w:ascii="Calibri" w:eastAsia="Times New Roman" w:hAnsi="Calibri" w:cs="Times New Roman"/>
                  <w:color w:val="E26B0A"/>
                  <w:sz w:val="20"/>
                  <w:szCs w:val="20"/>
                  <w:lang w:eastAsia="en-US"/>
                  <w:rPrChange w:id="2832" w:author="Bruno Sanchez-Andrade Nuno" w:date="2012-08-17T17:15:00Z">
                    <w:rPr>
                      <w:rFonts w:ascii="Calibri" w:eastAsia="Times New Roman" w:hAnsi="Calibri" w:cs="Times New Roman"/>
                      <w:color w:val="E26B0A"/>
                      <w:sz w:val="24"/>
                      <w:szCs w:val="24"/>
                      <w:lang w:eastAsia="en-US"/>
                    </w:rPr>
                  </w:rPrChange>
                </w:rPr>
                <w:t>Yemen</w:t>
              </w:r>
            </w:ins>
          </w:p>
        </w:tc>
        <w:tc>
          <w:tcPr>
            <w:tcW w:w="1260" w:type="dxa"/>
            <w:tcBorders>
              <w:top w:val="nil"/>
              <w:left w:val="nil"/>
              <w:bottom w:val="nil"/>
              <w:right w:val="single" w:sz="4" w:space="0" w:color="auto"/>
            </w:tcBorders>
            <w:shd w:val="clear" w:color="auto" w:fill="auto"/>
            <w:noWrap/>
            <w:vAlign w:val="bottom"/>
            <w:hideMark/>
          </w:tcPr>
          <w:p w14:paraId="00577CC4" w14:textId="77777777" w:rsidR="00BB4D99" w:rsidRPr="00017F27" w:rsidRDefault="00BB4D99" w:rsidP="00BB4D99">
            <w:pPr>
              <w:jc w:val="right"/>
              <w:rPr>
                <w:ins w:id="2833" w:author="Bruno Sanchez-Andrade Nuno" w:date="2012-08-17T17:13:00Z"/>
                <w:rFonts w:ascii="Calibri" w:eastAsia="Times New Roman" w:hAnsi="Calibri" w:cs="Times New Roman"/>
                <w:color w:val="E26B0A"/>
                <w:sz w:val="20"/>
                <w:szCs w:val="20"/>
                <w:lang w:eastAsia="en-US"/>
                <w:rPrChange w:id="2834" w:author="Bruno Sanchez-Andrade Nuno" w:date="2012-08-17T17:15:00Z">
                  <w:rPr>
                    <w:ins w:id="2835" w:author="Bruno Sanchez-Andrade Nuno" w:date="2012-08-17T17:13:00Z"/>
                    <w:rFonts w:ascii="Calibri" w:eastAsia="Times New Roman" w:hAnsi="Calibri" w:cs="Times New Roman"/>
                    <w:color w:val="E26B0A"/>
                    <w:sz w:val="24"/>
                    <w:szCs w:val="24"/>
                    <w:lang w:eastAsia="en-US"/>
                  </w:rPr>
                </w:rPrChange>
              </w:rPr>
            </w:pPr>
            <w:ins w:id="2836" w:author="Bruno Sanchez-Andrade Nuno" w:date="2012-08-17T17:13:00Z">
              <w:r w:rsidRPr="00017F27">
                <w:rPr>
                  <w:rFonts w:ascii="Calibri" w:eastAsia="Times New Roman" w:hAnsi="Calibri" w:cs="Times New Roman"/>
                  <w:color w:val="E26B0A"/>
                  <w:sz w:val="20"/>
                  <w:szCs w:val="20"/>
                  <w:lang w:eastAsia="en-US"/>
                  <w:rPrChange w:id="2837" w:author="Bruno Sanchez-Andrade Nuno" w:date="2012-08-17T17:15:00Z">
                    <w:rPr>
                      <w:rFonts w:ascii="Calibri" w:eastAsia="Times New Roman" w:hAnsi="Calibri" w:cs="Times New Roman"/>
                      <w:color w:val="E26B0A"/>
                      <w:sz w:val="24"/>
                      <w:szCs w:val="24"/>
                      <w:lang w:eastAsia="en-US"/>
                    </w:rPr>
                  </w:rPrChange>
                </w:rPr>
                <w:t>48.31</w:t>
              </w:r>
            </w:ins>
          </w:p>
        </w:tc>
        <w:tc>
          <w:tcPr>
            <w:tcW w:w="581" w:type="dxa"/>
            <w:tcBorders>
              <w:top w:val="nil"/>
              <w:left w:val="nil"/>
              <w:bottom w:val="nil"/>
              <w:right w:val="nil"/>
            </w:tcBorders>
            <w:shd w:val="clear" w:color="auto" w:fill="auto"/>
            <w:noWrap/>
            <w:vAlign w:val="bottom"/>
            <w:hideMark/>
          </w:tcPr>
          <w:p w14:paraId="375A292B" w14:textId="77777777" w:rsidR="00BB4D99" w:rsidRPr="00017F27" w:rsidRDefault="00BB4D99" w:rsidP="00BB4D99">
            <w:pPr>
              <w:jc w:val="right"/>
              <w:rPr>
                <w:ins w:id="2838" w:author="Bruno Sanchez-Andrade Nuno" w:date="2012-08-17T17:13:00Z"/>
                <w:rFonts w:ascii="Calibri" w:eastAsia="Times New Roman" w:hAnsi="Calibri" w:cs="Times New Roman"/>
                <w:color w:val="000000"/>
                <w:sz w:val="20"/>
                <w:szCs w:val="20"/>
                <w:lang w:eastAsia="en-US"/>
                <w:rPrChange w:id="2839" w:author="Bruno Sanchez-Andrade Nuno" w:date="2012-08-17T17:15:00Z">
                  <w:rPr>
                    <w:ins w:id="2840" w:author="Bruno Sanchez-Andrade Nuno" w:date="2012-08-17T17:13:00Z"/>
                    <w:rFonts w:ascii="Calibri" w:eastAsia="Times New Roman" w:hAnsi="Calibri" w:cs="Times New Roman"/>
                    <w:color w:val="000000"/>
                    <w:sz w:val="24"/>
                    <w:szCs w:val="24"/>
                    <w:lang w:eastAsia="en-US"/>
                  </w:rPr>
                </w:rPrChange>
              </w:rPr>
            </w:pPr>
            <w:ins w:id="2841" w:author="Bruno Sanchez-Andrade Nuno" w:date="2012-08-17T17:13:00Z">
              <w:r w:rsidRPr="00017F27">
                <w:rPr>
                  <w:rFonts w:ascii="Calibri" w:eastAsia="Times New Roman" w:hAnsi="Calibri" w:cs="Times New Roman"/>
                  <w:color w:val="000000"/>
                  <w:sz w:val="20"/>
                  <w:szCs w:val="20"/>
                  <w:lang w:eastAsia="en-US"/>
                  <w:rPrChange w:id="2842" w:author="Bruno Sanchez-Andrade Nuno" w:date="2012-08-17T17:15:00Z">
                    <w:rPr>
                      <w:rFonts w:ascii="Calibri" w:eastAsia="Times New Roman" w:hAnsi="Calibri" w:cs="Times New Roman"/>
                      <w:color w:val="000000"/>
                      <w:sz w:val="24"/>
                      <w:szCs w:val="24"/>
                      <w:lang w:eastAsia="en-US"/>
                    </w:rPr>
                  </w:rPrChange>
                </w:rPr>
                <w:t>157</w:t>
              </w:r>
            </w:ins>
          </w:p>
        </w:tc>
        <w:tc>
          <w:tcPr>
            <w:tcW w:w="1449" w:type="dxa"/>
            <w:tcBorders>
              <w:top w:val="nil"/>
              <w:left w:val="nil"/>
              <w:bottom w:val="nil"/>
              <w:right w:val="nil"/>
            </w:tcBorders>
            <w:shd w:val="clear" w:color="auto" w:fill="auto"/>
            <w:noWrap/>
            <w:vAlign w:val="bottom"/>
            <w:hideMark/>
          </w:tcPr>
          <w:p w14:paraId="18EA38C8" w14:textId="77777777" w:rsidR="00BB4D99" w:rsidRPr="00017F27" w:rsidRDefault="00BB4D99" w:rsidP="00BB4D99">
            <w:pPr>
              <w:rPr>
                <w:ins w:id="2843" w:author="Bruno Sanchez-Andrade Nuno" w:date="2012-08-17T17:13:00Z"/>
                <w:rFonts w:ascii="Calibri" w:eastAsia="Times New Roman" w:hAnsi="Calibri" w:cs="Times New Roman"/>
                <w:color w:val="31869B"/>
                <w:sz w:val="20"/>
                <w:szCs w:val="20"/>
                <w:lang w:eastAsia="en-US"/>
                <w:rPrChange w:id="2844" w:author="Bruno Sanchez-Andrade Nuno" w:date="2012-08-17T17:15:00Z">
                  <w:rPr>
                    <w:ins w:id="2845" w:author="Bruno Sanchez-Andrade Nuno" w:date="2012-08-17T17:13:00Z"/>
                    <w:rFonts w:ascii="Calibri" w:eastAsia="Times New Roman" w:hAnsi="Calibri" w:cs="Times New Roman"/>
                    <w:color w:val="31869B"/>
                    <w:sz w:val="24"/>
                    <w:szCs w:val="24"/>
                    <w:lang w:eastAsia="en-US"/>
                  </w:rPr>
                </w:rPrChange>
              </w:rPr>
            </w:pPr>
            <w:ins w:id="2846" w:author="Bruno Sanchez-Andrade Nuno" w:date="2012-08-17T17:13:00Z">
              <w:r w:rsidRPr="00017F27">
                <w:rPr>
                  <w:rFonts w:ascii="Calibri" w:eastAsia="Times New Roman" w:hAnsi="Calibri" w:cs="Times New Roman"/>
                  <w:color w:val="31869B"/>
                  <w:sz w:val="20"/>
                  <w:szCs w:val="20"/>
                  <w:lang w:eastAsia="en-US"/>
                  <w:rPrChange w:id="2847" w:author="Bruno Sanchez-Andrade Nuno" w:date="2012-08-17T17:15:00Z">
                    <w:rPr>
                      <w:rFonts w:ascii="Calibri" w:eastAsia="Times New Roman" w:hAnsi="Calibri" w:cs="Times New Roman"/>
                      <w:color w:val="31869B"/>
                      <w:sz w:val="24"/>
                      <w:szCs w:val="24"/>
                      <w:lang w:eastAsia="en-US"/>
                    </w:rPr>
                  </w:rPrChange>
                </w:rPr>
                <w:t>Mauritania</w:t>
              </w:r>
            </w:ins>
          </w:p>
        </w:tc>
        <w:tc>
          <w:tcPr>
            <w:tcW w:w="1210" w:type="dxa"/>
            <w:tcBorders>
              <w:top w:val="nil"/>
              <w:left w:val="nil"/>
              <w:bottom w:val="nil"/>
              <w:right w:val="single" w:sz="4" w:space="0" w:color="auto"/>
            </w:tcBorders>
            <w:shd w:val="clear" w:color="auto" w:fill="auto"/>
            <w:noWrap/>
            <w:vAlign w:val="bottom"/>
            <w:hideMark/>
          </w:tcPr>
          <w:p w14:paraId="6C911091" w14:textId="77777777" w:rsidR="00BB4D99" w:rsidRPr="00017F27" w:rsidRDefault="00BB4D99" w:rsidP="00BB4D99">
            <w:pPr>
              <w:jc w:val="right"/>
              <w:rPr>
                <w:ins w:id="2848" w:author="Bruno Sanchez-Andrade Nuno" w:date="2012-08-17T17:13:00Z"/>
                <w:rFonts w:ascii="Calibri" w:eastAsia="Times New Roman" w:hAnsi="Calibri" w:cs="Times New Roman"/>
                <w:color w:val="31869B"/>
                <w:sz w:val="20"/>
                <w:szCs w:val="20"/>
                <w:lang w:eastAsia="en-US"/>
                <w:rPrChange w:id="2849" w:author="Bruno Sanchez-Andrade Nuno" w:date="2012-08-17T17:15:00Z">
                  <w:rPr>
                    <w:ins w:id="2850" w:author="Bruno Sanchez-Andrade Nuno" w:date="2012-08-17T17:13:00Z"/>
                    <w:rFonts w:ascii="Calibri" w:eastAsia="Times New Roman" w:hAnsi="Calibri" w:cs="Times New Roman"/>
                    <w:color w:val="31869B"/>
                    <w:sz w:val="24"/>
                    <w:szCs w:val="24"/>
                    <w:lang w:eastAsia="en-US"/>
                  </w:rPr>
                </w:rPrChange>
              </w:rPr>
            </w:pPr>
            <w:ins w:id="2851" w:author="Bruno Sanchez-Andrade Nuno" w:date="2012-08-17T17:13:00Z">
              <w:r w:rsidRPr="00017F27">
                <w:rPr>
                  <w:rFonts w:ascii="Calibri" w:eastAsia="Times New Roman" w:hAnsi="Calibri" w:cs="Times New Roman"/>
                  <w:color w:val="31869B"/>
                  <w:sz w:val="20"/>
                  <w:szCs w:val="20"/>
                  <w:lang w:eastAsia="en-US"/>
                  <w:rPrChange w:id="2852" w:author="Bruno Sanchez-Andrade Nuno" w:date="2012-08-17T17:15:00Z">
                    <w:rPr>
                      <w:rFonts w:ascii="Calibri" w:eastAsia="Times New Roman" w:hAnsi="Calibri" w:cs="Times New Roman"/>
                      <w:color w:val="31869B"/>
                      <w:sz w:val="24"/>
                      <w:szCs w:val="24"/>
                      <w:lang w:eastAsia="en-US"/>
                    </w:rPr>
                  </w:rPrChange>
                </w:rPr>
                <w:t>48.56</w:t>
              </w:r>
            </w:ins>
          </w:p>
        </w:tc>
      </w:tr>
      <w:tr w:rsidR="00017F27" w:rsidRPr="00017F27" w14:paraId="06CD0CEF" w14:textId="77777777" w:rsidTr="00017F27">
        <w:trPr>
          <w:trHeight w:val="300"/>
          <w:ins w:id="2853"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64C48F6B" w14:textId="77777777" w:rsidR="00BB4D99" w:rsidRPr="00017F27" w:rsidRDefault="00BB4D99" w:rsidP="00BB4D99">
            <w:pPr>
              <w:jc w:val="right"/>
              <w:rPr>
                <w:ins w:id="2854" w:author="Bruno Sanchez-Andrade Nuno" w:date="2012-08-17T17:13:00Z"/>
                <w:rFonts w:ascii="Calibri" w:eastAsia="Times New Roman" w:hAnsi="Calibri" w:cs="Times New Roman"/>
                <w:color w:val="963634"/>
                <w:sz w:val="20"/>
                <w:szCs w:val="20"/>
                <w:lang w:eastAsia="en-US"/>
                <w:rPrChange w:id="2855" w:author="Bruno Sanchez-Andrade Nuno" w:date="2012-08-17T17:15:00Z">
                  <w:rPr>
                    <w:ins w:id="2856" w:author="Bruno Sanchez-Andrade Nuno" w:date="2012-08-17T17:13:00Z"/>
                    <w:rFonts w:ascii="Calibri" w:eastAsia="Times New Roman" w:hAnsi="Calibri" w:cs="Times New Roman"/>
                    <w:color w:val="963634"/>
                    <w:sz w:val="24"/>
                    <w:szCs w:val="24"/>
                    <w:lang w:eastAsia="en-US"/>
                  </w:rPr>
                </w:rPrChange>
              </w:rPr>
            </w:pPr>
            <w:ins w:id="2857" w:author="Bruno Sanchez-Andrade Nuno" w:date="2012-08-17T17:13:00Z">
              <w:r w:rsidRPr="00017F27">
                <w:rPr>
                  <w:rFonts w:ascii="Calibri" w:eastAsia="Times New Roman" w:hAnsi="Calibri" w:cs="Times New Roman"/>
                  <w:color w:val="963634"/>
                  <w:sz w:val="20"/>
                  <w:szCs w:val="20"/>
                  <w:lang w:eastAsia="en-US"/>
                  <w:rPrChange w:id="2858" w:author="Bruno Sanchez-Andrade Nuno" w:date="2012-08-17T17:15:00Z">
                    <w:rPr>
                      <w:rFonts w:ascii="Calibri" w:eastAsia="Times New Roman" w:hAnsi="Calibri" w:cs="Times New Roman"/>
                      <w:color w:val="963634"/>
                      <w:sz w:val="24"/>
                      <w:szCs w:val="24"/>
                      <w:lang w:eastAsia="en-US"/>
                    </w:rPr>
                  </w:rPrChange>
                </w:rPr>
                <w:t>142</w:t>
              </w:r>
            </w:ins>
          </w:p>
        </w:tc>
        <w:tc>
          <w:tcPr>
            <w:tcW w:w="1399" w:type="dxa"/>
            <w:tcBorders>
              <w:top w:val="nil"/>
              <w:left w:val="nil"/>
              <w:bottom w:val="nil"/>
              <w:right w:val="nil"/>
            </w:tcBorders>
            <w:shd w:val="clear" w:color="F2DCDB" w:fill="F2DCDB"/>
            <w:noWrap/>
            <w:vAlign w:val="bottom"/>
            <w:hideMark/>
          </w:tcPr>
          <w:p w14:paraId="63BEE1EC" w14:textId="24975971" w:rsidR="00BB4D99" w:rsidRPr="00017F27" w:rsidRDefault="00017F27" w:rsidP="00BB4D99">
            <w:pPr>
              <w:rPr>
                <w:ins w:id="2859" w:author="Bruno Sanchez-Andrade Nuno" w:date="2012-08-17T17:13:00Z"/>
                <w:rFonts w:ascii="Calibri" w:eastAsia="Times New Roman" w:hAnsi="Calibri" w:cs="Times New Roman"/>
                <w:color w:val="963634"/>
                <w:sz w:val="20"/>
                <w:szCs w:val="20"/>
                <w:lang w:eastAsia="en-US"/>
                <w:rPrChange w:id="2860" w:author="Bruno Sanchez-Andrade Nuno" w:date="2012-08-17T17:15:00Z">
                  <w:rPr>
                    <w:ins w:id="2861" w:author="Bruno Sanchez-Andrade Nuno" w:date="2012-08-17T17:13:00Z"/>
                    <w:rFonts w:ascii="Calibri" w:eastAsia="Times New Roman" w:hAnsi="Calibri" w:cs="Times New Roman"/>
                    <w:color w:val="963634"/>
                    <w:sz w:val="24"/>
                    <w:szCs w:val="24"/>
                    <w:lang w:eastAsia="en-US"/>
                  </w:rPr>
                </w:rPrChange>
              </w:rPr>
            </w:pPr>
            <w:ins w:id="2862" w:author="Bruno Sanchez-Andrade Nuno" w:date="2012-08-17T17:19:00Z">
              <w:r>
                <w:rPr>
                  <w:rFonts w:ascii="Calibri" w:eastAsia="Times New Roman" w:hAnsi="Calibri" w:cs="Times New Roman"/>
                  <w:color w:val="963634"/>
                  <w:sz w:val="20"/>
                  <w:szCs w:val="20"/>
                  <w:lang w:eastAsia="en-US"/>
                </w:rPr>
                <w:t>P. N. Guinea</w:t>
              </w:r>
            </w:ins>
          </w:p>
        </w:tc>
        <w:tc>
          <w:tcPr>
            <w:tcW w:w="1245" w:type="dxa"/>
            <w:tcBorders>
              <w:top w:val="nil"/>
              <w:left w:val="nil"/>
              <w:bottom w:val="nil"/>
              <w:right w:val="single" w:sz="4" w:space="0" w:color="auto"/>
            </w:tcBorders>
            <w:shd w:val="clear" w:color="F2DCDB" w:fill="F2DCDB"/>
            <w:noWrap/>
            <w:vAlign w:val="bottom"/>
            <w:hideMark/>
          </w:tcPr>
          <w:p w14:paraId="2CEE03B6" w14:textId="77777777" w:rsidR="00BB4D99" w:rsidRPr="00017F27" w:rsidRDefault="00BB4D99" w:rsidP="00BB4D99">
            <w:pPr>
              <w:jc w:val="right"/>
              <w:rPr>
                <w:ins w:id="2863" w:author="Bruno Sanchez-Andrade Nuno" w:date="2012-08-17T17:13:00Z"/>
                <w:rFonts w:ascii="Calibri" w:eastAsia="Times New Roman" w:hAnsi="Calibri" w:cs="Times New Roman"/>
                <w:color w:val="963634"/>
                <w:sz w:val="20"/>
                <w:szCs w:val="20"/>
                <w:lang w:eastAsia="en-US"/>
                <w:rPrChange w:id="2864" w:author="Bruno Sanchez-Andrade Nuno" w:date="2012-08-17T17:15:00Z">
                  <w:rPr>
                    <w:ins w:id="2865" w:author="Bruno Sanchez-Andrade Nuno" w:date="2012-08-17T17:13:00Z"/>
                    <w:rFonts w:ascii="Calibri" w:eastAsia="Times New Roman" w:hAnsi="Calibri" w:cs="Times New Roman"/>
                    <w:color w:val="963634"/>
                    <w:sz w:val="24"/>
                    <w:szCs w:val="24"/>
                    <w:lang w:eastAsia="en-US"/>
                  </w:rPr>
                </w:rPrChange>
              </w:rPr>
            </w:pPr>
            <w:ins w:id="2866" w:author="Bruno Sanchez-Andrade Nuno" w:date="2012-08-17T17:13:00Z">
              <w:r w:rsidRPr="00017F27">
                <w:rPr>
                  <w:rFonts w:ascii="Calibri" w:eastAsia="Times New Roman" w:hAnsi="Calibri" w:cs="Times New Roman"/>
                  <w:color w:val="963634"/>
                  <w:sz w:val="20"/>
                  <w:szCs w:val="20"/>
                  <w:lang w:eastAsia="en-US"/>
                  <w:rPrChange w:id="2867" w:author="Bruno Sanchez-Andrade Nuno" w:date="2012-08-17T17:15:00Z">
                    <w:rPr>
                      <w:rFonts w:ascii="Calibri" w:eastAsia="Times New Roman" w:hAnsi="Calibri" w:cs="Times New Roman"/>
                      <w:color w:val="963634"/>
                      <w:sz w:val="24"/>
                      <w:szCs w:val="24"/>
                      <w:lang w:eastAsia="en-US"/>
                    </w:rPr>
                  </w:rPrChange>
                </w:rPr>
                <w:t>47.61</w:t>
              </w:r>
            </w:ins>
          </w:p>
        </w:tc>
        <w:tc>
          <w:tcPr>
            <w:tcW w:w="581" w:type="dxa"/>
            <w:tcBorders>
              <w:top w:val="nil"/>
              <w:left w:val="nil"/>
              <w:bottom w:val="nil"/>
              <w:right w:val="nil"/>
            </w:tcBorders>
            <w:shd w:val="clear" w:color="FDE9D9" w:fill="FDE9D9"/>
            <w:noWrap/>
            <w:vAlign w:val="bottom"/>
            <w:hideMark/>
          </w:tcPr>
          <w:p w14:paraId="421122F3" w14:textId="77777777" w:rsidR="00BB4D99" w:rsidRPr="00017F27" w:rsidRDefault="00BB4D99" w:rsidP="00BB4D99">
            <w:pPr>
              <w:jc w:val="right"/>
              <w:rPr>
                <w:ins w:id="2868" w:author="Bruno Sanchez-Andrade Nuno" w:date="2012-08-17T17:13:00Z"/>
                <w:rFonts w:ascii="Calibri" w:eastAsia="Times New Roman" w:hAnsi="Calibri" w:cs="Times New Roman"/>
                <w:color w:val="E26B0A"/>
                <w:sz w:val="20"/>
                <w:szCs w:val="20"/>
                <w:lang w:eastAsia="en-US"/>
                <w:rPrChange w:id="2869" w:author="Bruno Sanchez-Andrade Nuno" w:date="2012-08-17T17:15:00Z">
                  <w:rPr>
                    <w:ins w:id="2870" w:author="Bruno Sanchez-Andrade Nuno" w:date="2012-08-17T17:13:00Z"/>
                    <w:rFonts w:ascii="Calibri" w:eastAsia="Times New Roman" w:hAnsi="Calibri" w:cs="Times New Roman"/>
                    <w:color w:val="E26B0A"/>
                    <w:sz w:val="24"/>
                    <w:szCs w:val="24"/>
                    <w:lang w:eastAsia="en-US"/>
                  </w:rPr>
                </w:rPrChange>
              </w:rPr>
            </w:pPr>
            <w:ins w:id="2871" w:author="Bruno Sanchez-Andrade Nuno" w:date="2012-08-17T17:13:00Z">
              <w:r w:rsidRPr="00017F27">
                <w:rPr>
                  <w:rFonts w:ascii="Calibri" w:eastAsia="Times New Roman" w:hAnsi="Calibri" w:cs="Times New Roman"/>
                  <w:color w:val="E26B0A"/>
                  <w:sz w:val="20"/>
                  <w:szCs w:val="20"/>
                  <w:lang w:eastAsia="en-US"/>
                  <w:rPrChange w:id="2872" w:author="Bruno Sanchez-Andrade Nuno" w:date="2012-08-17T17:15:00Z">
                    <w:rPr>
                      <w:rFonts w:ascii="Calibri" w:eastAsia="Times New Roman" w:hAnsi="Calibri" w:cs="Times New Roman"/>
                      <w:color w:val="E26B0A"/>
                      <w:sz w:val="24"/>
                      <w:szCs w:val="24"/>
                      <w:lang w:eastAsia="en-US"/>
                    </w:rPr>
                  </w:rPrChange>
                </w:rPr>
                <w:t>158</w:t>
              </w:r>
            </w:ins>
          </w:p>
        </w:tc>
        <w:tc>
          <w:tcPr>
            <w:tcW w:w="1414" w:type="dxa"/>
            <w:tcBorders>
              <w:top w:val="nil"/>
              <w:left w:val="nil"/>
              <w:bottom w:val="nil"/>
              <w:right w:val="nil"/>
            </w:tcBorders>
            <w:shd w:val="clear" w:color="FDE9D9" w:fill="FDE9D9"/>
            <w:noWrap/>
            <w:vAlign w:val="bottom"/>
            <w:hideMark/>
          </w:tcPr>
          <w:p w14:paraId="2676A935" w14:textId="77777777" w:rsidR="00BB4D99" w:rsidRPr="00017F27" w:rsidRDefault="00BB4D99" w:rsidP="00BB4D99">
            <w:pPr>
              <w:rPr>
                <w:ins w:id="2873" w:author="Bruno Sanchez-Andrade Nuno" w:date="2012-08-17T17:13:00Z"/>
                <w:rFonts w:ascii="Calibri" w:eastAsia="Times New Roman" w:hAnsi="Calibri" w:cs="Times New Roman"/>
                <w:color w:val="E26B0A"/>
                <w:sz w:val="20"/>
                <w:szCs w:val="20"/>
                <w:lang w:eastAsia="en-US"/>
                <w:rPrChange w:id="2874" w:author="Bruno Sanchez-Andrade Nuno" w:date="2012-08-17T17:15:00Z">
                  <w:rPr>
                    <w:ins w:id="2875" w:author="Bruno Sanchez-Andrade Nuno" w:date="2012-08-17T17:13:00Z"/>
                    <w:rFonts w:ascii="Calibri" w:eastAsia="Times New Roman" w:hAnsi="Calibri" w:cs="Times New Roman"/>
                    <w:color w:val="E26B0A"/>
                    <w:sz w:val="24"/>
                    <w:szCs w:val="24"/>
                    <w:lang w:eastAsia="en-US"/>
                  </w:rPr>
                </w:rPrChange>
              </w:rPr>
            </w:pPr>
            <w:ins w:id="2876" w:author="Bruno Sanchez-Andrade Nuno" w:date="2012-08-17T17:13:00Z">
              <w:r w:rsidRPr="00017F27">
                <w:rPr>
                  <w:rFonts w:ascii="Calibri" w:eastAsia="Times New Roman" w:hAnsi="Calibri" w:cs="Times New Roman"/>
                  <w:color w:val="E26B0A"/>
                  <w:sz w:val="20"/>
                  <w:szCs w:val="20"/>
                  <w:lang w:eastAsia="en-US"/>
                  <w:rPrChange w:id="2877" w:author="Bruno Sanchez-Andrade Nuno" w:date="2012-08-17T17:15:00Z">
                    <w:rPr>
                      <w:rFonts w:ascii="Calibri" w:eastAsia="Times New Roman" w:hAnsi="Calibri" w:cs="Times New Roman"/>
                      <w:color w:val="E26B0A"/>
                      <w:sz w:val="24"/>
                      <w:szCs w:val="24"/>
                      <w:lang w:eastAsia="en-US"/>
                    </w:rPr>
                  </w:rPrChange>
                </w:rPr>
                <w:t>Mauritania</w:t>
              </w:r>
            </w:ins>
          </w:p>
        </w:tc>
        <w:tc>
          <w:tcPr>
            <w:tcW w:w="1260" w:type="dxa"/>
            <w:tcBorders>
              <w:top w:val="nil"/>
              <w:left w:val="nil"/>
              <w:bottom w:val="nil"/>
              <w:right w:val="single" w:sz="4" w:space="0" w:color="auto"/>
            </w:tcBorders>
            <w:shd w:val="clear" w:color="FDE9D9" w:fill="FDE9D9"/>
            <w:noWrap/>
            <w:vAlign w:val="bottom"/>
            <w:hideMark/>
          </w:tcPr>
          <w:p w14:paraId="3146236E" w14:textId="77777777" w:rsidR="00BB4D99" w:rsidRPr="00017F27" w:rsidRDefault="00BB4D99" w:rsidP="00BB4D99">
            <w:pPr>
              <w:jc w:val="right"/>
              <w:rPr>
                <w:ins w:id="2878" w:author="Bruno Sanchez-Andrade Nuno" w:date="2012-08-17T17:13:00Z"/>
                <w:rFonts w:ascii="Calibri" w:eastAsia="Times New Roman" w:hAnsi="Calibri" w:cs="Times New Roman"/>
                <w:color w:val="E26B0A"/>
                <w:sz w:val="20"/>
                <w:szCs w:val="20"/>
                <w:lang w:eastAsia="en-US"/>
                <w:rPrChange w:id="2879" w:author="Bruno Sanchez-Andrade Nuno" w:date="2012-08-17T17:15:00Z">
                  <w:rPr>
                    <w:ins w:id="2880" w:author="Bruno Sanchez-Andrade Nuno" w:date="2012-08-17T17:13:00Z"/>
                    <w:rFonts w:ascii="Calibri" w:eastAsia="Times New Roman" w:hAnsi="Calibri" w:cs="Times New Roman"/>
                    <w:color w:val="E26B0A"/>
                    <w:sz w:val="24"/>
                    <w:szCs w:val="24"/>
                    <w:lang w:eastAsia="en-US"/>
                  </w:rPr>
                </w:rPrChange>
              </w:rPr>
            </w:pPr>
            <w:ins w:id="2881" w:author="Bruno Sanchez-Andrade Nuno" w:date="2012-08-17T17:13:00Z">
              <w:r w:rsidRPr="00017F27">
                <w:rPr>
                  <w:rFonts w:ascii="Calibri" w:eastAsia="Times New Roman" w:hAnsi="Calibri" w:cs="Times New Roman"/>
                  <w:color w:val="E26B0A"/>
                  <w:sz w:val="20"/>
                  <w:szCs w:val="20"/>
                  <w:lang w:eastAsia="en-US"/>
                  <w:rPrChange w:id="2882" w:author="Bruno Sanchez-Andrade Nuno" w:date="2012-08-17T17:15:00Z">
                    <w:rPr>
                      <w:rFonts w:ascii="Calibri" w:eastAsia="Times New Roman" w:hAnsi="Calibri" w:cs="Times New Roman"/>
                      <w:color w:val="E26B0A"/>
                      <w:sz w:val="24"/>
                      <w:szCs w:val="24"/>
                      <w:lang w:eastAsia="en-US"/>
                    </w:rPr>
                  </w:rPrChange>
                </w:rPr>
                <w:t>48.17</w:t>
              </w:r>
            </w:ins>
          </w:p>
        </w:tc>
        <w:tc>
          <w:tcPr>
            <w:tcW w:w="581" w:type="dxa"/>
            <w:tcBorders>
              <w:top w:val="nil"/>
              <w:left w:val="nil"/>
              <w:bottom w:val="nil"/>
              <w:right w:val="nil"/>
            </w:tcBorders>
            <w:shd w:val="clear" w:color="DAEEF3" w:fill="DAEEF3"/>
            <w:noWrap/>
            <w:vAlign w:val="bottom"/>
            <w:hideMark/>
          </w:tcPr>
          <w:p w14:paraId="6ACA103F" w14:textId="77777777" w:rsidR="00BB4D99" w:rsidRPr="00017F27" w:rsidRDefault="00BB4D99" w:rsidP="00BB4D99">
            <w:pPr>
              <w:jc w:val="right"/>
              <w:rPr>
                <w:ins w:id="2883" w:author="Bruno Sanchez-Andrade Nuno" w:date="2012-08-17T17:13:00Z"/>
                <w:rFonts w:ascii="Calibri" w:eastAsia="Times New Roman" w:hAnsi="Calibri" w:cs="Times New Roman"/>
                <w:color w:val="000000"/>
                <w:sz w:val="20"/>
                <w:szCs w:val="20"/>
                <w:lang w:eastAsia="en-US"/>
                <w:rPrChange w:id="2884" w:author="Bruno Sanchez-Andrade Nuno" w:date="2012-08-17T17:15:00Z">
                  <w:rPr>
                    <w:ins w:id="2885" w:author="Bruno Sanchez-Andrade Nuno" w:date="2012-08-17T17:13:00Z"/>
                    <w:rFonts w:ascii="Calibri" w:eastAsia="Times New Roman" w:hAnsi="Calibri" w:cs="Times New Roman"/>
                    <w:color w:val="000000"/>
                    <w:sz w:val="24"/>
                    <w:szCs w:val="24"/>
                    <w:lang w:eastAsia="en-US"/>
                  </w:rPr>
                </w:rPrChange>
              </w:rPr>
            </w:pPr>
            <w:ins w:id="2886" w:author="Bruno Sanchez-Andrade Nuno" w:date="2012-08-17T17:13:00Z">
              <w:r w:rsidRPr="00017F27">
                <w:rPr>
                  <w:rFonts w:ascii="Calibri" w:eastAsia="Times New Roman" w:hAnsi="Calibri" w:cs="Times New Roman"/>
                  <w:color w:val="000000"/>
                  <w:sz w:val="20"/>
                  <w:szCs w:val="20"/>
                  <w:lang w:eastAsia="en-US"/>
                  <w:rPrChange w:id="2887" w:author="Bruno Sanchez-Andrade Nuno" w:date="2012-08-17T17:15:00Z">
                    <w:rPr>
                      <w:rFonts w:ascii="Calibri" w:eastAsia="Times New Roman" w:hAnsi="Calibri" w:cs="Times New Roman"/>
                      <w:color w:val="000000"/>
                      <w:sz w:val="24"/>
                      <w:szCs w:val="24"/>
                      <w:lang w:eastAsia="en-US"/>
                    </w:rPr>
                  </w:rPrChange>
                </w:rPr>
                <w:t>158</w:t>
              </w:r>
            </w:ins>
          </w:p>
        </w:tc>
        <w:tc>
          <w:tcPr>
            <w:tcW w:w="1449" w:type="dxa"/>
            <w:tcBorders>
              <w:top w:val="nil"/>
              <w:left w:val="nil"/>
              <w:bottom w:val="nil"/>
              <w:right w:val="nil"/>
            </w:tcBorders>
            <w:shd w:val="clear" w:color="DAEEF3" w:fill="DAEEF3"/>
            <w:noWrap/>
            <w:vAlign w:val="bottom"/>
            <w:hideMark/>
          </w:tcPr>
          <w:p w14:paraId="64DE2032" w14:textId="4119B359" w:rsidR="00BB4D99" w:rsidRPr="00017F27" w:rsidRDefault="00017F27" w:rsidP="00BB4D99">
            <w:pPr>
              <w:rPr>
                <w:ins w:id="2888" w:author="Bruno Sanchez-Andrade Nuno" w:date="2012-08-17T17:13:00Z"/>
                <w:rFonts w:ascii="Calibri" w:eastAsia="Times New Roman" w:hAnsi="Calibri" w:cs="Times New Roman"/>
                <w:color w:val="31869B"/>
                <w:sz w:val="20"/>
                <w:szCs w:val="20"/>
                <w:lang w:eastAsia="en-US"/>
                <w:rPrChange w:id="2889" w:author="Bruno Sanchez-Andrade Nuno" w:date="2012-08-17T17:15:00Z">
                  <w:rPr>
                    <w:ins w:id="2890" w:author="Bruno Sanchez-Andrade Nuno" w:date="2012-08-17T17:13:00Z"/>
                    <w:rFonts w:ascii="Calibri" w:eastAsia="Times New Roman" w:hAnsi="Calibri" w:cs="Times New Roman"/>
                    <w:color w:val="31869B"/>
                    <w:sz w:val="24"/>
                    <w:szCs w:val="24"/>
                    <w:lang w:eastAsia="en-US"/>
                  </w:rPr>
                </w:rPrChange>
              </w:rPr>
            </w:pPr>
            <w:ins w:id="2891" w:author="Bruno Sanchez-Andrade Nuno" w:date="2012-08-17T17:16:00Z">
              <w:r>
                <w:rPr>
                  <w:rFonts w:ascii="Calibri" w:eastAsia="Times New Roman" w:hAnsi="Calibri" w:cs="Times New Roman"/>
                  <w:color w:val="31869B"/>
                  <w:sz w:val="20"/>
                  <w:szCs w:val="20"/>
                  <w:lang w:eastAsia="en-US"/>
                </w:rPr>
                <w:t>Eq.</w:t>
              </w:r>
            </w:ins>
            <w:ins w:id="2892" w:author="Bruno Sanchez-Andrade Nuno" w:date="2012-08-17T17:13:00Z">
              <w:r w:rsidR="00BB4D99" w:rsidRPr="00017F27">
                <w:rPr>
                  <w:rFonts w:ascii="Calibri" w:eastAsia="Times New Roman" w:hAnsi="Calibri" w:cs="Times New Roman"/>
                  <w:color w:val="31869B"/>
                  <w:sz w:val="20"/>
                  <w:szCs w:val="20"/>
                  <w:lang w:eastAsia="en-US"/>
                  <w:rPrChange w:id="2893" w:author="Bruno Sanchez-Andrade Nuno" w:date="2012-08-17T17:15:00Z">
                    <w:rPr>
                      <w:rFonts w:ascii="Calibri" w:eastAsia="Times New Roman" w:hAnsi="Calibri" w:cs="Times New Roman"/>
                      <w:color w:val="31869B"/>
                      <w:sz w:val="24"/>
                      <w:szCs w:val="24"/>
                      <w:lang w:eastAsia="en-US"/>
                    </w:rPr>
                  </w:rPrChange>
                </w:rPr>
                <w:t xml:space="preserve"> Guinea</w:t>
              </w:r>
            </w:ins>
          </w:p>
        </w:tc>
        <w:tc>
          <w:tcPr>
            <w:tcW w:w="1210" w:type="dxa"/>
            <w:tcBorders>
              <w:top w:val="nil"/>
              <w:left w:val="nil"/>
              <w:bottom w:val="nil"/>
              <w:right w:val="single" w:sz="4" w:space="0" w:color="auto"/>
            </w:tcBorders>
            <w:shd w:val="clear" w:color="DAEEF3" w:fill="DAEEF3"/>
            <w:noWrap/>
            <w:vAlign w:val="bottom"/>
            <w:hideMark/>
          </w:tcPr>
          <w:p w14:paraId="3885F9CD" w14:textId="77777777" w:rsidR="00BB4D99" w:rsidRPr="00017F27" w:rsidRDefault="00BB4D99" w:rsidP="00BB4D99">
            <w:pPr>
              <w:jc w:val="right"/>
              <w:rPr>
                <w:ins w:id="2894" w:author="Bruno Sanchez-Andrade Nuno" w:date="2012-08-17T17:13:00Z"/>
                <w:rFonts w:ascii="Calibri" w:eastAsia="Times New Roman" w:hAnsi="Calibri" w:cs="Times New Roman"/>
                <w:color w:val="31869B"/>
                <w:sz w:val="20"/>
                <w:szCs w:val="20"/>
                <w:lang w:eastAsia="en-US"/>
                <w:rPrChange w:id="2895" w:author="Bruno Sanchez-Andrade Nuno" w:date="2012-08-17T17:15:00Z">
                  <w:rPr>
                    <w:ins w:id="2896" w:author="Bruno Sanchez-Andrade Nuno" w:date="2012-08-17T17:13:00Z"/>
                    <w:rFonts w:ascii="Calibri" w:eastAsia="Times New Roman" w:hAnsi="Calibri" w:cs="Times New Roman"/>
                    <w:color w:val="31869B"/>
                    <w:sz w:val="24"/>
                    <w:szCs w:val="24"/>
                    <w:lang w:eastAsia="en-US"/>
                  </w:rPr>
                </w:rPrChange>
              </w:rPr>
            </w:pPr>
            <w:ins w:id="2897" w:author="Bruno Sanchez-Andrade Nuno" w:date="2012-08-17T17:13:00Z">
              <w:r w:rsidRPr="00017F27">
                <w:rPr>
                  <w:rFonts w:ascii="Calibri" w:eastAsia="Times New Roman" w:hAnsi="Calibri" w:cs="Times New Roman"/>
                  <w:color w:val="31869B"/>
                  <w:sz w:val="20"/>
                  <w:szCs w:val="20"/>
                  <w:lang w:eastAsia="en-US"/>
                  <w:rPrChange w:id="2898" w:author="Bruno Sanchez-Andrade Nuno" w:date="2012-08-17T17:15:00Z">
                    <w:rPr>
                      <w:rFonts w:ascii="Calibri" w:eastAsia="Times New Roman" w:hAnsi="Calibri" w:cs="Times New Roman"/>
                      <w:color w:val="31869B"/>
                      <w:sz w:val="24"/>
                      <w:szCs w:val="24"/>
                      <w:lang w:eastAsia="en-US"/>
                    </w:rPr>
                  </w:rPrChange>
                </w:rPr>
                <w:t>48.51</w:t>
              </w:r>
            </w:ins>
          </w:p>
        </w:tc>
      </w:tr>
      <w:tr w:rsidR="00017F27" w:rsidRPr="00017F27" w14:paraId="48374E1C" w14:textId="77777777" w:rsidTr="00017F27">
        <w:trPr>
          <w:trHeight w:val="300"/>
          <w:ins w:id="2899"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0375F00A" w14:textId="77777777" w:rsidR="00BB4D99" w:rsidRPr="00017F27" w:rsidRDefault="00BB4D99" w:rsidP="00BB4D99">
            <w:pPr>
              <w:jc w:val="right"/>
              <w:rPr>
                <w:ins w:id="2900" w:author="Bruno Sanchez-Andrade Nuno" w:date="2012-08-17T17:13:00Z"/>
                <w:rFonts w:ascii="Calibri" w:eastAsia="Times New Roman" w:hAnsi="Calibri" w:cs="Times New Roman"/>
                <w:color w:val="963634"/>
                <w:sz w:val="20"/>
                <w:szCs w:val="20"/>
                <w:lang w:eastAsia="en-US"/>
                <w:rPrChange w:id="2901" w:author="Bruno Sanchez-Andrade Nuno" w:date="2012-08-17T17:15:00Z">
                  <w:rPr>
                    <w:ins w:id="2902" w:author="Bruno Sanchez-Andrade Nuno" w:date="2012-08-17T17:13:00Z"/>
                    <w:rFonts w:ascii="Calibri" w:eastAsia="Times New Roman" w:hAnsi="Calibri" w:cs="Times New Roman"/>
                    <w:color w:val="963634"/>
                    <w:sz w:val="24"/>
                    <w:szCs w:val="24"/>
                    <w:lang w:eastAsia="en-US"/>
                  </w:rPr>
                </w:rPrChange>
              </w:rPr>
            </w:pPr>
            <w:ins w:id="2903" w:author="Bruno Sanchez-Andrade Nuno" w:date="2012-08-17T17:13:00Z">
              <w:r w:rsidRPr="00017F27">
                <w:rPr>
                  <w:rFonts w:ascii="Calibri" w:eastAsia="Times New Roman" w:hAnsi="Calibri" w:cs="Times New Roman"/>
                  <w:color w:val="963634"/>
                  <w:sz w:val="20"/>
                  <w:szCs w:val="20"/>
                  <w:lang w:eastAsia="en-US"/>
                  <w:rPrChange w:id="2904" w:author="Bruno Sanchez-Andrade Nuno" w:date="2012-08-17T17:15:00Z">
                    <w:rPr>
                      <w:rFonts w:ascii="Calibri" w:eastAsia="Times New Roman" w:hAnsi="Calibri" w:cs="Times New Roman"/>
                      <w:color w:val="963634"/>
                      <w:sz w:val="24"/>
                      <w:szCs w:val="24"/>
                      <w:lang w:eastAsia="en-US"/>
                    </w:rPr>
                  </w:rPrChange>
                </w:rPr>
                <w:t>143</w:t>
              </w:r>
            </w:ins>
          </w:p>
        </w:tc>
        <w:tc>
          <w:tcPr>
            <w:tcW w:w="1399" w:type="dxa"/>
            <w:tcBorders>
              <w:top w:val="nil"/>
              <w:left w:val="nil"/>
              <w:bottom w:val="nil"/>
              <w:right w:val="nil"/>
            </w:tcBorders>
            <w:shd w:val="clear" w:color="auto" w:fill="auto"/>
            <w:noWrap/>
            <w:vAlign w:val="bottom"/>
            <w:hideMark/>
          </w:tcPr>
          <w:p w14:paraId="5E86607C" w14:textId="7919EF84" w:rsidR="00BB4D99" w:rsidRPr="00017F27" w:rsidRDefault="00017F27" w:rsidP="00BB4D99">
            <w:pPr>
              <w:rPr>
                <w:ins w:id="2905" w:author="Bruno Sanchez-Andrade Nuno" w:date="2012-08-17T17:13:00Z"/>
                <w:rFonts w:ascii="Calibri" w:eastAsia="Times New Roman" w:hAnsi="Calibri" w:cs="Times New Roman"/>
                <w:color w:val="963634"/>
                <w:sz w:val="20"/>
                <w:szCs w:val="20"/>
                <w:lang w:eastAsia="en-US"/>
                <w:rPrChange w:id="2906" w:author="Bruno Sanchez-Andrade Nuno" w:date="2012-08-17T17:15:00Z">
                  <w:rPr>
                    <w:ins w:id="2907" w:author="Bruno Sanchez-Andrade Nuno" w:date="2012-08-17T17:13:00Z"/>
                    <w:rFonts w:ascii="Calibri" w:eastAsia="Times New Roman" w:hAnsi="Calibri" w:cs="Times New Roman"/>
                    <w:color w:val="963634"/>
                    <w:sz w:val="24"/>
                    <w:szCs w:val="24"/>
                    <w:lang w:eastAsia="en-US"/>
                  </w:rPr>
                </w:rPrChange>
              </w:rPr>
            </w:pPr>
            <w:ins w:id="2908" w:author="Bruno Sanchez-Andrade Nuno" w:date="2012-08-17T17:16:00Z">
              <w:r>
                <w:rPr>
                  <w:rFonts w:ascii="Calibri" w:eastAsia="Times New Roman" w:hAnsi="Calibri" w:cs="Times New Roman"/>
                  <w:color w:val="963634"/>
                  <w:sz w:val="20"/>
                  <w:szCs w:val="20"/>
                  <w:lang w:eastAsia="en-US"/>
                </w:rPr>
                <w:t>Eq.</w:t>
              </w:r>
            </w:ins>
            <w:ins w:id="2909" w:author="Bruno Sanchez-Andrade Nuno" w:date="2012-08-17T17:13:00Z">
              <w:r w:rsidR="00BB4D99" w:rsidRPr="00017F27">
                <w:rPr>
                  <w:rFonts w:ascii="Calibri" w:eastAsia="Times New Roman" w:hAnsi="Calibri" w:cs="Times New Roman"/>
                  <w:color w:val="963634"/>
                  <w:sz w:val="20"/>
                  <w:szCs w:val="20"/>
                  <w:lang w:eastAsia="en-US"/>
                  <w:rPrChange w:id="2910" w:author="Bruno Sanchez-Andrade Nuno" w:date="2012-08-17T17:15:00Z">
                    <w:rPr>
                      <w:rFonts w:ascii="Calibri" w:eastAsia="Times New Roman" w:hAnsi="Calibri" w:cs="Times New Roman"/>
                      <w:color w:val="963634"/>
                      <w:sz w:val="24"/>
                      <w:szCs w:val="24"/>
                      <w:lang w:eastAsia="en-US"/>
                    </w:rPr>
                  </w:rPrChange>
                </w:rPr>
                <w:t xml:space="preserve"> Guinea</w:t>
              </w:r>
            </w:ins>
          </w:p>
        </w:tc>
        <w:tc>
          <w:tcPr>
            <w:tcW w:w="1245" w:type="dxa"/>
            <w:tcBorders>
              <w:top w:val="nil"/>
              <w:left w:val="nil"/>
              <w:bottom w:val="nil"/>
              <w:right w:val="single" w:sz="4" w:space="0" w:color="auto"/>
            </w:tcBorders>
            <w:shd w:val="clear" w:color="auto" w:fill="auto"/>
            <w:noWrap/>
            <w:vAlign w:val="bottom"/>
            <w:hideMark/>
          </w:tcPr>
          <w:p w14:paraId="64305F5E" w14:textId="77777777" w:rsidR="00BB4D99" w:rsidRPr="00017F27" w:rsidRDefault="00BB4D99" w:rsidP="00BB4D99">
            <w:pPr>
              <w:jc w:val="right"/>
              <w:rPr>
                <w:ins w:id="2911" w:author="Bruno Sanchez-Andrade Nuno" w:date="2012-08-17T17:13:00Z"/>
                <w:rFonts w:ascii="Calibri" w:eastAsia="Times New Roman" w:hAnsi="Calibri" w:cs="Times New Roman"/>
                <w:color w:val="963634"/>
                <w:sz w:val="20"/>
                <w:szCs w:val="20"/>
                <w:lang w:eastAsia="en-US"/>
                <w:rPrChange w:id="2912" w:author="Bruno Sanchez-Andrade Nuno" w:date="2012-08-17T17:15:00Z">
                  <w:rPr>
                    <w:ins w:id="2913" w:author="Bruno Sanchez-Andrade Nuno" w:date="2012-08-17T17:13:00Z"/>
                    <w:rFonts w:ascii="Calibri" w:eastAsia="Times New Roman" w:hAnsi="Calibri" w:cs="Times New Roman"/>
                    <w:color w:val="963634"/>
                    <w:sz w:val="24"/>
                    <w:szCs w:val="24"/>
                    <w:lang w:eastAsia="en-US"/>
                  </w:rPr>
                </w:rPrChange>
              </w:rPr>
            </w:pPr>
            <w:ins w:id="2914" w:author="Bruno Sanchez-Andrade Nuno" w:date="2012-08-17T17:13:00Z">
              <w:r w:rsidRPr="00017F27">
                <w:rPr>
                  <w:rFonts w:ascii="Calibri" w:eastAsia="Times New Roman" w:hAnsi="Calibri" w:cs="Times New Roman"/>
                  <w:color w:val="963634"/>
                  <w:sz w:val="20"/>
                  <w:szCs w:val="20"/>
                  <w:lang w:eastAsia="en-US"/>
                  <w:rPrChange w:id="2915" w:author="Bruno Sanchez-Andrade Nuno" w:date="2012-08-17T17:15:00Z">
                    <w:rPr>
                      <w:rFonts w:ascii="Calibri" w:eastAsia="Times New Roman" w:hAnsi="Calibri" w:cs="Times New Roman"/>
                      <w:color w:val="963634"/>
                      <w:sz w:val="24"/>
                      <w:szCs w:val="24"/>
                      <w:lang w:eastAsia="en-US"/>
                    </w:rPr>
                  </w:rPrChange>
                </w:rPr>
                <w:t>47.35</w:t>
              </w:r>
            </w:ins>
          </w:p>
        </w:tc>
        <w:tc>
          <w:tcPr>
            <w:tcW w:w="581" w:type="dxa"/>
            <w:tcBorders>
              <w:top w:val="nil"/>
              <w:left w:val="nil"/>
              <w:bottom w:val="nil"/>
              <w:right w:val="nil"/>
            </w:tcBorders>
            <w:shd w:val="clear" w:color="auto" w:fill="auto"/>
            <w:noWrap/>
            <w:vAlign w:val="bottom"/>
            <w:hideMark/>
          </w:tcPr>
          <w:p w14:paraId="2EC78FB0" w14:textId="77777777" w:rsidR="00BB4D99" w:rsidRPr="00017F27" w:rsidRDefault="00BB4D99" w:rsidP="00BB4D99">
            <w:pPr>
              <w:jc w:val="right"/>
              <w:rPr>
                <w:ins w:id="2916" w:author="Bruno Sanchez-Andrade Nuno" w:date="2012-08-17T17:13:00Z"/>
                <w:rFonts w:ascii="Calibri" w:eastAsia="Times New Roman" w:hAnsi="Calibri" w:cs="Times New Roman"/>
                <w:color w:val="E26B0A"/>
                <w:sz w:val="20"/>
                <w:szCs w:val="20"/>
                <w:lang w:eastAsia="en-US"/>
                <w:rPrChange w:id="2917" w:author="Bruno Sanchez-Andrade Nuno" w:date="2012-08-17T17:15:00Z">
                  <w:rPr>
                    <w:ins w:id="2918" w:author="Bruno Sanchez-Andrade Nuno" w:date="2012-08-17T17:13:00Z"/>
                    <w:rFonts w:ascii="Calibri" w:eastAsia="Times New Roman" w:hAnsi="Calibri" w:cs="Times New Roman"/>
                    <w:color w:val="E26B0A"/>
                    <w:sz w:val="24"/>
                    <w:szCs w:val="24"/>
                    <w:lang w:eastAsia="en-US"/>
                  </w:rPr>
                </w:rPrChange>
              </w:rPr>
            </w:pPr>
            <w:ins w:id="2919" w:author="Bruno Sanchez-Andrade Nuno" w:date="2012-08-17T17:13:00Z">
              <w:r w:rsidRPr="00017F27">
                <w:rPr>
                  <w:rFonts w:ascii="Calibri" w:eastAsia="Times New Roman" w:hAnsi="Calibri" w:cs="Times New Roman"/>
                  <w:color w:val="E26B0A"/>
                  <w:sz w:val="20"/>
                  <w:szCs w:val="20"/>
                  <w:lang w:eastAsia="en-US"/>
                  <w:rPrChange w:id="2920" w:author="Bruno Sanchez-Andrade Nuno" w:date="2012-08-17T17:15:00Z">
                    <w:rPr>
                      <w:rFonts w:ascii="Calibri" w:eastAsia="Times New Roman" w:hAnsi="Calibri" w:cs="Times New Roman"/>
                      <w:color w:val="E26B0A"/>
                      <w:sz w:val="24"/>
                      <w:szCs w:val="24"/>
                      <w:lang w:eastAsia="en-US"/>
                    </w:rPr>
                  </w:rPrChange>
                </w:rPr>
                <w:t>159</w:t>
              </w:r>
            </w:ins>
          </w:p>
        </w:tc>
        <w:tc>
          <w:tcPr>
            <w:tcW w:w="1414" w:type="dxa"/>
            <w:tcBorders>
              <w:top w:val="nil"/>
              <w:left w:val="nil"/>
              <w:bottom w:val="nil"/>
              <w:right w:val="nil"/>
            </w:tcBorders>
            <w:shd w:val="clear" w:color="auto" w:fill="auto"/>
            <w:noWrap/>
            <w:vAlign w:val="bottom"/>
            <w:hideMark/>
          </w:tcPr>
          <w:p w14:paraId="38E0140D" w14:textId="77777777" w:rsidR="00BB4D99" w:rsidRPr="00017F27" w:rsidRDefault="00BB4D99" w:rsidP="00BB4D99">
            <w:pPr>
              <w:rPr>
                <w:ins w:id="2921" w:author="Bruno Sanchez-Andrade Nuno" w:date="2012-08-17T17:13:00Z"/>
                <w:rFonts w:ascii="Calibri" w:eastAsia="Times New Roman" w:hAnsi="Calibri" w:cs="Times New Roman"/>
                <w:color w:val="E26B0A"/>
                <w:sz w:val="20"/>
                <w:szCs w:val="20"/>
                <w:lang w:eastAsia="en-US"/>
                <w:rPrChange w:id="2922" w:author="Bruno Sanchez-Andrade Nuno" w:date="2012-08-17T17:15:00Z">
                  <w:rPr>
                    <w:ins w:id="2923" w:author="Bruno Sanchez-Andrade Nuno" w:date="2012-08-17T17:13:00Z"/>
                    <w:rFonts w:ascii="Calibri" w:eastAsia="Times New Roman" w:hAnsi="Calibri" w:cs="Times New Roman"/>
                    <w:color w:val="E26B0A"/>
                    <w:sz w:val="24"/>
                    <w:szCs w:val="24"/>
                    <w:lang w:eastAsia="en-US"/>
                  </w:rPr>
                </w:rPrChange>
              </w:rPr>
            </w:pPr>
            <w:ins w:id="2924" w:author="Bruno Sanchez-Andrade Nuno" w:date="2012-08-17T17:13:00Z">
              <w:r w:rsidRPr="00017F27">
                <w:rPr>
                  <w:rFonts w:ascii="Calibri" w:eastAsia="Times New Roman" w:hAnsi="Calibri" w:cs="Times New Roman"/>
                  <w:color w:val="E26B0A"/>
                  <w:sz w:val="20"/>
                  <w:szCs w:val="20"/>
                  <w:lang w:eastAsia="en-US"/>
                  <w:rPrChange w:id="2925" w:author="Bruno Sanchez-Andrade Nuno" w:date="2012-08-17T17:15:00Z">
                    <w:rPr>
                      <w:rFonts w:ascii="Calibri" w:eastAsia="Times New Roman" w:hAnsi="Calibri" w:cs="Times New Roman"/>
                      <w:color w:val="E26B0A"/>
                      <w:sz w:val="24"/>
                      <w:szCs w:val="24"/>
                      <w:lang w:eastAsia="en-US"/>
                    </w:rPr>
                  </w:rPrChange>
                </w:rPr>
                <w:t>Guinea</w:t>
              </w:r>
            </w:ins>
          </w:p>
        </w:tc>
        <w:tc>
          <w:tcPr>
            <w:tcW w:w="1260" w:type="dxa"/>
            <w:tcBorders>
              <w:top w:val="nil"/>
              <w:left w:val="nil"/>
              <w:bottom w:val="nil"/>
              <w:right w:val="single" w:sz="4" w:space="0" w:color="auto"/>
            </w:tcBorders>
            <w:shd w:val="clear" w:color="auto" w:fill="auto"/>
            <w:noWrap/>
            <w:vAlign w:val="bottom"/>
            <w:hideMark/>
          </w:tcPr>
          <w:p w14:paraId="076E0AA5" w14:textId="77777777" w:rsidR="00BB4D99" w:rsidRPr="00017F27" w:rsidRDefault="00BB4D99" w:rsidP="00BB4D99">
            <w:pPr>
              <w:jc w:val="right"/>
              <w:rPr>
                <w:ins w:id="2926" w:author="Bruno Sanchez-Andrade Nuno" w:date="2012-08-17T17:13:00Z"/>
                <w:rFonts w:ascii="Calibri" w:eastAsia="Times New Roman" w:hAnsi="Calibri" w:cs="Times New Roman"/>
                <w:color w:val="E26B0A"/>
                <w:sz w:val="20"/>
                <w:szCs w:val="20"/>
                <w:lang w:eastAsia="en-US"/>
                <w:rPrChange w:id="2927" w:author="Bruno Sanchez-Andrade Nuno" w:date="2012-08-17T17:15:00Z">
                  <w:rPr>
                    <w:ins w:id="2928" w:author="Bruno Sanchez-Andrade Nuno" w:date="2012-08-17T17:13:00Z"/>
                    <w:rFonts w:ascii="Calibri" w:eastAsia="Times New Roman" w:hAnsi="Calibri" w:cs="Times New Roman"/>
                    <w:color w:val="E26B0A"/>
                    <w:sz w:val="24"/>
                    <w:szCs w:val="24"/>
                    <w:lang w:eastAsia="en-US"/>
                  </w:rPr>
                </w:rPrChange>
              </w:rPr>
            </w:pPr>
            <w:ins w:id="2929" w:author="Bruno Sanchez-Andrade Nuno" w:date="2012-08-17T17:13:00Z">
              <w:r w:rsidRPr="00017F27">
                <w:rPr>
                  <w:rFonts w:ascii="Calibri" w:eastAsia="Times New Roman" w:hAnsi="Calibri" w:cs="Times New Roman"/>
                  <w:color w:val="E26B0A"/>
                  <w:sz w:val="20"/>
                  <w:szCs w:val="20"/>
                  <w:lang w:eastAsia="en-US"/>
                  <w:rPrChange w:id="2930" w:author="Bruno Sanchez-Andrade Nuno" w:date="2012-08-17T17:15:00Z">
                    <w:rPr>
                      <w:rFonts w:ascii="Calibri" w:eastAsia="Times New Roman" w:hAnsi="Calibri" w:cs="Times New Roman"/>
                      <w:color w:val="E26B0A"/>
                      <w:sz w:val="24"/>
                      <w:szCs w:val="24"/>
                      <w:lang w:eastAsia="en-US"/>
                    </w:rPr>
                  </w:rPrChange>
                </w:rPr>
                <w:t>46.94</w:t>
              </w:r>
            </w:ins>
          </w:p>
        </w:tc>
        <w:tc>
          <w:tcPr>
            <w:tcW w:w="581" w:type="dxa"/>
            <w:tcBorders>
              <w:top w:val="nil"/>
              <w:left w:val="nil"/>
              <w:bottom w:val="nil"/>
              <w:right w:val="nil"/>
            </w:tcBorders>
            <w:shd w:val="clear" w:color="auto" w:fill="auto"/>
            <w:noWrap/>
            <w:vAlign w:val="bottom"/>
            <w:hideMark/>
          </w:tcPr>
          <w:p w14:paraId="239B2034" w14:textId="77777777" w:rsidR="00BB4D99" w:rsidRPr="00017F27" w:rsidRDefault="00BB4D99" w:rsidP="00BB4D99">
            <w:pPr>
              <w:jc w:val="right"/>
              <w:rPr>
                <w:ins w:id="2931" w:author="Bruno Sanchez-Andrade Nuno" w:date="2012-08-17T17:13:00Z"/>
                <w:rFonts w:ascii="Calibri" w:eastAsia="Times New Roman" w:hAnsi="Calibri" w:cs="Times New Roman"/>
                <w:color w:val="000000"/>
                <w:sz w:val="20"/>
                <w:szCs w:val="20"/>
                <w:lang w:eastAsia="en-US"/>
                <w:rPrChange w:id="2932" w:author="Bruno Sanchez-Andrade Nuno" w:date="2012-08-17T17:15:00Z">
                  <w:rPr>
                    <w:ins w:id="2933" w:author="Bruno Sanchez-Andrade Nuno" w:date="2012-08-17T17:13:00Z"/>
                    <w:rFonts w:ascii="Calibri" w:eastAsia="Times New Roman" w:hAnsi="Calibri" w:cs="Times New Roman"/>
                    <w:color w:val="000000"/>
                    <w:sz w:val="24"/>
                    <w:szCs w:val="24"/>
                    <w:lang w:eastAsia="en-US"/>
                  </w:rPr>
                </w:rPrChange>
              </w:rPr>
            </w:pPr>
            <w:ins w:id="2934" w:author="Bruno Sanchez-Andrade Nuno" w:date="2012-08-17T17:13:00Z">
              <w:r w:rsidRPr="00017F27">
                <w:rPr>
                  <w:rFonts w:ascii="Calibri" w:eastAsia="Times New Roman" w:hAnsi="Calibri" w:cs="Times New Roman"/>
                  <w:color w:val="000000"/>
                  <w:sz w:val="20"/>
                  <w:szCs w:val="20"/>
                  <w:lang w:eastAsia="en-US"/>
                  <w:rPrChange w:id="2935" w:author="Bruno Sanchez-Andrade Nuno" w:date="2012-08-17T17:15:00Z">
                    <w:rPr>
                      <w:rFonts w:ascii="Calibri" w:eastAsia="Times New Roman" w:hAnsi="Calibri" w:cs="Times New Roman"/>
                      <w:color w:val="000000"/>
                      <w:sz w:val="24"/>
                      <w:szCs w:val="24"/>
                      <w:lang w:eastAsia="en-US"/>
                    </w:rPr>
                  </w:rPrChange>
                </w:rPr>
                <w:t>159</w:t>
              </w:r>
            </w:ins>
          </w:p>
        </w:tc>
        <w:tc>
          <w:tcPr>
            <w:tcW w:w="1449" w:type="dxa"/>
            <w:tcBorders>
              <w:top w:val="nil"/>
              <w:left w:val="nil"/>
              <w:bottom w:val="nil"/>
              <w:right w:val="nil"/>
            </w:tcBorders>
            <w:shd w:val="clear" w:color="auto" w:fill="auto"/>
            <w:noWrap/>
            <w:vAlign w:val="bottom"/>
            <w:hideMark/>
          </w:tcPr>
          <w:p w14:paraId="112F3094" w14:textId="77777777" w:rsidR="00BB4D99" w:rsidRPr="00017F27" w:rsidRDefault="00BB4D99" w:rsidP="00BB4D99">
            <w:pPr>
              <w:rPr>
                <w:ins w:id="2936" w:author="Bruno Sanchez-Andrade Nuno" w:date="2012-08-17T17:13:00Z"/>
                <w:rFonts w:ascii="Calibri" w:eastAsia="Times New Roman" w:hAnsi="Calibri" w:cs="Times New Roman"/>
                <w:color w:val="31869B"/>
                <w:sz w:val="20"/>
                <w:szCs w:val="20"/>
                <w:lang w:eastAsia="en-US"/>
                <w:rPrChange w:id="2937" w:author="Bruno Sanchez-Andrade Nuno" w:date="2012-08-17T17:15:00Z">
                  <w:rPr>
                    <w:ins w:id="2938" w:author="Bruno Sanchez-Andrade Nuno" w:date="2012-08-17T17:13:00Z"/>
                    <w:rFonts w:ascii="Calibri" w:eastAsia="Times New Roman" w:hAnsi="Calibri" w:cs="Times New Roman"/>
                    <w:color w:val="31869B"/>
                    <w:sz w:val="24"/>
                    <w:szCs w:val="24"/>
                    <w:lang w:eastAsia="en-US"/>
                  </w:rPr>
                </w:rPrChange>
              </w:rPr>
            </w:pPr>
            <w:ins w:id="2939" w:author="Bruno Sanchez-Andrade Nuno" w:date="2012-08-17T17:13:00Z">
              <w:r w:rsidRPr="00017F27">
                <w:rPr>
                  <w:rFonts w:ascii="Calibri" w:eastAsia="Times New Roman" w:hAnsi="Calibri" w:cs="Times New Roman"/>
                  <w:color w:val="31869B"/>
                  <w:sz w:val="20"/>
                  <w:szCs w:val="20"/>
                  <w:lang w:eastAsia="en-US"/>
                  <w:rPrChange w:id="2940" w:author="Bruno Sanchez-Andrade Nuno" w:date="2012-08-17T17:15:00Z">
                    <w:rPr>
                      <w:rFonts w:ascii="Calibri" w:eastAsia="Times New Roman" w:hAnsi="Calibri" w:cs="Times New Roman"/>
                      <w:color w:val="31869B"/>
                      <w:sz w:val="24"/>
                      <w:szCs w:val="24"/>
                      <w:lang w:eastAsia="en-US"/>
                    </w:rPr>
                  </w:rPrChange>
                </w:rPr>
                <w:t>Niger</w:t>
              </w:r>
            </w:ins>
          </w:p>
        </w:tc>
        <w:tc>
          <w:tcPr>
            <w:tcW w:w="1210" w:type="dxa"/>
            <w:tcBorders>
              <w:top w:val="nil"/>
              <w:left w:val="nil"/>
              <w:bottom w:val="nil"/>
              <w:right w:val="single" w:sz="4" w:space="0" w:color="auto"/>
            </w:tcBorders>
            <w:shd w:val="clear" w:color="auto" w:fill="auto"/>
            <w:noWrap/>
            <w:vAlign w:val="bottom"/>
            <w:hideMark/>
          </w:tcPr>
          <w:p w14:paraId="5A674E65" w14:textId="77777777" w:rsidR="00BB4D99" w:rsidRPr="00017F27" w:rsidRDefault="00BB4D99" w:rsidP="00BB4D99">
            <w:pPr>
              <w:jc w:val="right"/>
              <w:rPr>
                <w:ins w:id="2941" w:author="Bruno Sanchez-Andrade Nuno" w:date="2012-08-17T17:13:00Z"/>
                <w:rFonts w:ascii="Calibri" w:eastAsia="Times New Roman" w:hAnsi="Calibri" w:cs="Times New Roman"/>
                <w:color w:val="31869B"/>
                <w:sz w:val="20"/>
                <w:szCs w:val="20"/>
                <w:lang w:eastAsia="en-US"/>
                <w:rPrChange w:id="2942" w:author="Bruno Sanchez-Andrade Nuno" w:date="2012-08-17T17:15:00Z">
                  <w:rPr>
                    <w:ins w:id="2943" w:author="Bruno Sanchez-Andrade Nuno" w:date="2012-08-17T17:13:00Z"/>
                    <w:rFonts w:ascii="Calibri" w:eastAsia="Times New Roman" w:hAnsi="Calibri" w:cs="Times New Roman"/>
                    <w:color w:val="31869B"/>
                    <w:sz w:val="24"/>
                    <w:szCs w:val="24"/>
                    <w:lang w:eastAsia="en-US"/>
                  </w:rPr>
                </w:rPrChange>
              </w:rPr>
            </w:pPr>
            <w:ins w:id="2944" w:author="Bruno Sanchez-Andrade Nuno" w:date="2012-08-17T17:13:00Z">
              <w:r w:rsidRPr="00017F27">
                <w:rPr>
                  <w:rFonts w:ascii="Calibri" w:eastAsia="Times New Roman" w:hAnsi="Calibri" w:cs="Times New Roman"/>
                  <w:color w:val="31869B"/>
                  <w:sz w:val="20"/>
                  <w:szCs w:val="20"/>
                  <w:lang w:eastAsia="en-US"/>
                  <w:rPrChange w:id="2945" w:author="Bruno Sanchez-Andrade Nuno" w:date="2012-08-17T17:15:00Z">
                    <w:rPr>
                      <w:rFonts w:ascii="Calibri" w:eastAsia="Times New Roman" w:hAnsi="Calibri" w:cs="Times New Roman"/>
                      <w:color w:val="31869B"/>
                      <w:sz w:val="24"/>
                      <w:szCs w:val="24"/>
                      <w:lang w:eastAsia="en-US"/>
                    </w:rPr>
                  </w:rPrChange>
                </w:rPr>
                <w:t>46.64</w:t>
              </w:r>
            </w:ins>
          </w:p>
        </w:tc>
      </w:tr>
      <w:tr w:rsidR="00017F27" w:rsidRPr="00017F27" w14:paraId="2E95B942" w14:textId="77777777" w:rsidTr="00017F27">
        <w:trPr>
          <w:trHeight w:val="300"/>
          <w:ins w:id="2946"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0CBC64B6" w14:textId="77777777" w:rsidR="00BB4D99" w:rsidRPr="00017F27" w:rsidRDefault="00BB4D99" w:rsidP="00BB4D99">
            <w:pPr>
              <w:jc w:val="right"/>
              <w:rPr>
                <w:ins w:id="2947" w:author="Bruno Sanchez-Andrade Nuno" w:date="2012-08-17T17:13:00Z"/>
                <w:rFonts w:ascii="Calibri" w:eastAsia="Times New Roman" w:hAnsi="Calibri" w:cs="Times New Roman"/>
                <w:color w:val="963634"/>
                <w:sz w:val="20"/>
                <w:szCs w:val="20"/>
                <w:lang w:eastAsia="en-US"/>
                <w:rPrChange w:id="2948" w:author="Bruno Sanchez-Andrade Nuno" w:date="2012-08-17T17:15:00Z">
                  <w:rPr>
                    <w:ins w:id="2949" w:author="Bruno Sanchez-Andrade Nuno" w:date="2012-08-17T17:13:00Z"/>
                    <w:rFonts w:ascii="Calibri" w:eastAsia="Times New Roman" w:hAnsi="Calibri" w:cs="Times New Roman"/>
                    <w:color w:val="963634"/>
                    <w:sz w:val="24"/>
                    <w:szCs w:val="24"/>
                    <w:lang w:eastAsia="en-US"/>
                  </w:rPr>
                </w:rPrChange>
              </w:rPr>
            </w:pPr>
            <w:ins w:id="2950" w:author="Bruno Sanchez-Andrade Nuno" w:date="2012-08-17T17:13:00Z">
              <w:r w:rsidRPr="00017F27">
                <w:rPr>
                  <w:rFonts w:ascii="Calibri" w:eastAsia="Times New Roman" w:hAnsi="Calibri" w:cs="Times New Roman"/>
                  <w:color w:val="963634"/>
                  <w:sz w:val="20"/>
                  <w:szCs w:val="20"/>
                  <w:lang w:eastAsia="en-US"/>
                  <w:rPrChange w:id="2951" w:author="Bruno Sanchez-Andrade Nuno" w:date="2012-08-17T17:15:00Z">
                    <w:rPr>
                      <w:rFonts w:ascii="Calibri" w:eastAsia="Times New Roman" w:hAnsi="Calibri" w:cs="Times New Roman"/>
                      <w:color w:val="963634"/>
                      <w:sz w:val="24"/>
                      <w:szCs w:val="24"/>
                      <w:lang w:eastAsia="en-US"/>
                    </w:rPr>
                  </w:rPrChange>
                </w:rPr>
                <w:t>144</w:t>
              </w:r>
            </w:ins>
          </w:p>
        </w:tc>
        <w:tc>
          <w:tcPr>
            <w:tcW w:w="1399" w:type="dxa"/>
            <w:tcBorders>
              <w:top w:val="nil"/>
              <w:left w:val="nil"/>
              <w:bottom w:val="nil"/>
              <w:right w:val="nil"/>
            </w:tcBorders>
            <w:shd w:val="clear" w:color="F2DCDB" w:fill="F2DCDB"/>
            <w:noWrap/>
            <w:vAlign w:val="bottom"/>
            <w:hideMark/>
          </w:tcPr>
          <w:p w14:paraId="32705A1B" w14:textId="77777777" w:rsidR="00BB4D99" w:rsidRPr="00017F27" w:rsidRDefault="00BB4D99" w:rsidP="00BB4D99">
            <w:pPr>
              <w:rPr>
                <w:ins w:id="2952" w:author="Bruno Sanchez-Andrade Nuno" w:date="2012-08-17T17:13:00Z"/>
                <w:rFonts w:ascii="Calibri" w:eastAsia="Times New Roman" w:hAnsi="Calibri" w:cs="Times New Roman"/>
                <w:color w:val="963634"/>
                <w:sz w:val="20"/>
                <w:szCs w:val="20"/>
                <w:lang w:eastAsia="en-US"/>
                <w:rPrChange w:id="2953" w:author="Bruno Sanchez-Andrade Nuno" w:date="2012-08-17T17:15:00Z">
                  <w:rPr>
                    <w:ins w:id="2954" w:author="Bruno Sanchez-Andrade Nuno" w:date="2012-08-17T17:13:00Z"/>
                    <w:rFonts w:ascii="Calibri" w:eastAsia="Times New Roman" w:hAnsi="Calibri" w:cs="Times New Roman"/>
                    <w:color w:val="963634"/>
                    <w:sz w:val="24"/>
                    <w:szCs w:val="24"/>
                    <w:lang w:eastAsia="en-US"/>
                  </w:rPr>
                </w:rPrChange>
              </w:rPr>
            </w:pPr>
            <w:ins w:id="2955" w:author="Bruno Sanchez-Andrade Nuno" w:date="2012-08-17T17:13:00Z">
              <w:r w:rsidRPr="00017F27">
                <w:rPr>
                  <w:rFonts w:ascii="Calibri" w:eastAsia="Times New Roman" w:hAnsi="Calibri" w:cs="Times New Roman"/>
                  <w:color w:val="963634"/>
                  <w:sz w:val="20"/>
                  <w:szCs w:val="20"/>
                  <w:lang w:eastAsia="en-US"/>
                  <w:rPrChange w:id="2956" w:author="Bruno Sanchez-Andrade Nuno" w:date="2012-08-17T17:15:00Z">
                    <w:rPr>
                      <w:rFonts w:ascii="Calibri" w:eastAsia="Times New Roman" w:hAnsi="Calibri" w:cs="Times New Roman"/>
                      <w:color w:val="963634"/>
                      <w:sz w:val="24"/>
                      <w:szCs w:val="24"/>
                      <w:lang w:eastAsia="en-US"/>
                    </w:rPr>
                  </w:rPrChange>
                </w:rPr>
                <w:t>Mozambique</w:t>
              </w:r>
            </w:ins>
          </w:p>
        </w:tc>
        <w:tc>
          <w:tcPr>
            <w:tcW w:w="1245" w:type="dxa"/>
            <w:tcBorders>
              <w:top w:val="nil"/>
              <w:left w:val="nil"/>
              <w:bottom w:val="nil"/>
              <w:right w:val="single" w:sz="4" w:space="0" w:color="auto"/>
            </w:tcBorders>
            <w:shd w:val="clear" w:color="F2DCDB" w:fill="F2DCDB"/>
            <w:noWrap/>
            <w:vAlign w:val="bottom"/>
            <w:hideMark/>
          </w:tcPr>
          <w:p w14:paraId="1B3D9C4C" w14:textId="77777777" w:rsidR="00BB4D99" w:rsidRPr="00017F27" w:rsidRDefault="00BB4D99" w:rsidP="00BB4D99">
            <w:pPr>
              <w:jc w:val="right"/>
              <w:rPr>
                <w:ins w:id="2957" w:author="Bruno Sanchez-Andrade Nuno" w:date="2012-08-17T17:13:00Z"/>
                <w:rFonts w:ascii="Calibri" w:eastAsia="Times New Roman" w:hAnsi="Calibri" w:cs="Times New Roman"/>
                <w:color w:val="963634"/>
                <w:sz w:val="20"/>
                <w:szCs w:val="20"/>
                <w:lang w:eastAsia="en-US"/>
                <w:rPrChange w:id="2958" w:author="Bruno Sanchez-Andrade Nuno" w:date="2012-08-17T17:15:00Z">
                  <w:rPr>
                    <w:ins w:id="2959" w:author="Bruno Sanchez-Andrade Nuno" w:date="2012-08-17T17:13:00Z"/>
                    <w:rFonts w:ascii="Calibri" w:eastAsia="Times New Roman" w:hAnsi="Calibri" w:cs="Times New Roman"/>
                    <w:color w:val="963634"/>
                    <w:sz w:val="24"/>
                    <w:szCs w:val="24"/>
                    <w:lang w:eastAsia="en-US"/>
                  </w:rPr>
                </w:rPrChange>
              </w:rPr>
            </w:pPr>
            <w:ins w:id="2960" w:author="Bruno Sanchez-Andrade Nuno" w:date="2012-08-17T17:13:00Z">
              <w:r w:rsidRPr="00017F27">
                <w:rPr>
                  <w:rFonts w:ascii="Calibri" w:eastAsia="Times New Roman" w:hAnsi="Calibri" w:cs="Times New Roman"/>
                  <w:color w:val="963634"/>
                  <w:sz w:val="20"/>
                  <w:szCs w:val="20"/>
                  <w:lang w:eastAsia="en-US"/>
                  <w:rPrChange w:id="2961" w:author="Bruno Sanchez-Andrade Nuno" w:date="2012-08-17T17:15:00Z">
                    <w:rPr>
                      <w:rFonts w:ascii="Calibri" w:eastAsia="Times New Roman" w:hAnsi="Calibri" w:cs="Times New Roman"/>
                      <w:color w:val="963634"/>
                      <w:sz w:val="24"/>
                      <w:szCs w:val="24"/>
                      <w:lang w:eastAsia="en-US"/>
                    </w:rPr>
                  </w:rPrChange>
                </w:rPr>
                <w:t>47.33</w:t>
              </w:r>
            </w:ins>
          </w:p>
        </w:tc>
        <w:tc>
          <w:tcPr>
            <w:tcW w:w="581" w:type="dxa"/>
            <w:tcBorders>
              <w:top w:val="nil"/>
              <w:left w:val="nil"/>
              <w:bottom w:val="nil"/>
              <w:right w:val="nil"/>
            </w:tcBorders>
            <w:shd w:val="clear" w:color="FDE9D9" w:fill="FDE9D9"/>
            <w:noWrap/>
            <w:vAlign w:val="bottom"/>
            <w:hideMark/>
          </w:tcPr>
          <w:p w14:paraId="25A1C4F6" w14:textId="77777777" w:rsidR="00BB4D99" w:rsidRPr="00017F27" w:rsidRDefault="00BB4D99" w:rsidP="00BB4D99">
            <w:pPr>
              <w:jc w:val="right"/>
              <w:rPr>
                <w:ins w:id="2962" w:author="Bruno Sanchez-Andrade Nuno" w:date="2012-08-17T17:13:00Z"/>
                <w:rFonts w:ascii="Calibri" w:eastAsia="Times New Roman" w:hAnsi="Calibri" w:cs="Times New Roman"/>
                <w:color w:val="E26B0A"/>
                <w:sz w:val="20"/>
                <w:szCs w:val="20"/>
                <w:lang w:eastAsia="en-US"/>
                <w:rPrChange w:id="2963" w:author="Bruno Sanchez-Andrade Nuno" w:date="2012-08-17T17:15:00Z">
                  <w:rPr>
                    <w:ins w:id="2964" w:author="Bruno Sanchez-Andrade Nuno" w:date="2012-08-17T17:13:00Z"/>
                    <w:rFonts w:ascii="Calibri" w:eastAsia="Times New Roman" w:hAnsi="Calibri" w:cs="Times New Roman"/>
                    <w:color w:val="E26B0A"/>
                    <w:sz w:val="24"/>
                    <w:szCs w:val="24"/>
                    <w:lang w:eastAsia="en-US"/>
                  </w:rPr>
                </w:rPrChange>
              </w:rPr>
            </w:pPr>
            <w:ins w:id="2965" w:author="Bruno Sanchez-Andrade Nuno" w:date="2012-08-17T17:13:00Z">
              <w:r w:rsidRPr="00017F27">
                <w:rPr>
                  <w:rFonts w:ascii="Calibri" w:eastAsia="Times New Roman" w:hAnsi="Calibri" w:cs="Times New Roman"/>
                  <w:color w:val="E26B0A"/>
                  <w:sz w:val="20"/>
                  <w:szCs w:val="20"/>
                  <w:lang w:eastAsia="en-US"/>
                  <w:rPrChange w:id="2966" w:author="Bruno Sanchez-Andrade Nuno" w:date="2012-08-17T17:15:00Z">
                    <w:rPr>
                      <w:rFonts w:ascii="Calibri" w:eastAsia="Times New Roman" w:hAnsi="Calibri" w:cs="Times New Roman"/>
                      <w:color w:val="E26B0A"/>
                      <w:sz w:val="24"/>
                      <w:szCs w:val="24"/>
                      <w:lang w:eastAsia="en-US"/>
                    </w:rPr>
                  </w:rPrChange>
                </w:rPr>
                <w:t>160</w:t>
              </w:r>
            </w:ins>
          </w:p>
        </w:tc>
        <w:tc>
          <w:tcPr>
            <w:tcW w:w="1414" w:type="dxa"/>
            <w:tcBorders>
              <w:top w:val="nil"/>
              <w:left w:val="nil"/>
              <w:bottom w:val="nil"/>
              <w:right w:val="nil"/>
            </w:tcBorders>
            <w:shd w:val="clear" w:color="FDE9D9" w:fill="FDE9D9"/>
            <w:noWrap/>
            <w:vAlign w:val="bottom"/>
            <w:hideMark/>
          </w:tcPr>
          <w:p w14:paraId="4A0DD16E" w14:textId="77777777" w:rsidR="00BB4D99" w:rsidRPr="00017F27" w:rsidRDefault="00BB4D99" w:rsidP="00BB4D99">
            <w:pPr>
              <w:rPr>
                <w:ins w:id="2967" w:author="Bruno Sanchez-Andrade Nuno" w:date="2012-08-17T17:13:00Z"/>
                <w:rFonts w:ascii="Calibri" w:eastAsia="Times New Roman" w:hAnsi="Calibri" w:cs="Times New Roman"/>
                <w:color w:val="E26B0A"/>
                <w:sz w:val="20"/>
                <w:szCs w:val="20"/>
                <w:lang w:eastAsia="en-US"/>
                <w:rPrChange w:id="2968" w:author="Bruno Sanchez-Andrade Nuno" w:date="2012-08-17T17:15:00Z">
                  <w:rPr>
                    <w:ins w:id="2969" w:author="Bruno Sanchez-Andrade Nuno" w:date="2012-08-17T17:13:00Z"/>
                    <w:rFonts w:ascii="Calibri" w:eastAsia="Times New Roman" w:hAnsi="Calibri" w:cs="Times New Roman"/>
                    <w:color w:val="E26B0A"/>
                    <w:sz w:val="24"/>
                    <w:szCs w:val="24"/>
                    <w:lang w:eastAsia="en-US"/>
                  </w:rPr>
                </w:rPrChange>
              </w:rPr>
            </w:pPr>
            <w:proofErr w:type="spellStart"/>
            <w:ins w:id="2970" w:author="Bruno Sanchez-Andrade Nuno" w:date="2012-08-17T17:13:00Z">
              <w:r w:rsidRPr="00017F27">
                <w:rPr>
                  <w:rFonts w:ascii="Calibri" w:eastAsia="Times New Roman" w:hAnsi="Calibri" w:cs="Times New Roman"/>
                  <w:color w:val="E26B0A"/>
                  <w:sz w:val="20"/>
                  <w:szCs w:val="20"/>
                  <w:lang w:eastAsia="en-US"/>
                  <w:rPrChange w:id="2971" w:author="Bruno Sanchez-Andrade Nuno" w:date="2012-08-17T17:15:00Z">
                    <w:rPr>
                      <w:rFonts w:ascii="Calibri" w:eastAsia="Times New Roman" w:hAnsi="Calibri" w:cs="Times New Roman"/>
                      <w:color w:val="E26B0A"/>
                      <w:sz w:val="24"/>
                      <w:szCs w:val="24"/>
                      <w:lang w:eastAsia="en-US"/>
                    </w:rPr>
                  </w:rPrChange>
                </w:rPr>
                <w:t>TimorLeste</w:t>
              </w:r>
              <w:proofErr w:type="spellEnd"/>
            </w:ins>
          </w:p>
        </w:tc>
        <w:tc>
          <w:tcPr>
            <w:tcW w:w="1260" w:type="dxa"/>
            <w:tcBorders>
              <w:top w:val="nil"/>
              <w:left w:val="nil"/>
              <w:bottom w:val="nil"/>
              <w:right w:val="single" w:sz="4" w:space="0" w:color="auto"/>
            </w:tcBorders>
            <w:shd w:val="clear" w:color="FDE9D9" w:fill="FDE9D9"/>
            <w:noWrap/>
            <w:vAlign w:val="bottom"/>
            <w:hideMark/>
          </w:tcPr>
          <w:p w14:paraId="0F284E6B" w14:textId="77777777" w:rsidR="00BB4D99" w:rsidRPr="00017F27" w:rsidRDefault="00BB4D99" w:rsidP="00BB4D99">
            <w:pPr>
              <w:jc w:val="right"/>
              <w:rPr>
                <w:ins w:id="2972" w:author="Bruno Sanchez-Andrade Nuno" w:date="2012-08-17T17:13:00Z"/>
                <w:rFonts w:ascii="Calibri" w:eastAsia="Times New Roman" w:hAnsi="Calibri" w:cs="Times New Roman"/>
                <w:color w:val="E26B0A"/>
                <w:sz w:val="20"/>
                <w:szCs w:val="20"/>
                <w:lang w:eastAsia="en-US"/>
                <w:rPrChange w:id="2973" w:author="Bruno Sanchez-Andrade Nuno" w:date="2012-08-17T17:15:00Z">
                  <w:rPr>
                    <w:ins w:id="2974" w:author="Bruno Sanchez-Andrade Nuno" w:date="2012-08-17T17:13:00Z"/>
                    <w:rFonts w:ascii="Calibri" w:eastAsia="Times New Roman" w:hAnsi="Calibri" w:cs="Times New Roman"/>
                    <w:color w:val="E26B0A"/>
                    <w:sz w:val="24"/>
                    <w:szCs w:val="24"/>
                    <w:lang w:eastAsia="en-US"/>
                  </w:rPr>
                </w:rPrChange>
              </w:rPr>
            </w:pPr>
            <w:ins w:id="2975" w:author="Bruno Sanchez-Andrade Nuno" w:date="2012-08-17T17:13:00Z">
              <w:r w:rsidRPr="00017F27">
                <w:rPr>
                  <w:rFonts w:ascii="Calibri" w:eastAsia="Times New Roman" w:hAnsi="Calibri" w:cs="Times New Roman"/>
                  <w:color w:val="E26B0A"/>
                  <w:sz w:val="20"/>
                  <w:szCs w:val="20"/>
                  <w:lang w:eastAsia="en-US"/>
                  <w:rPrChange w:id="2976" w:author="Bruno Sanchez-Andrade Nuno" w:date="2012-08-17T17:15:00Z">
                    <w:rPr>
                      <w:rFonts w:ascii="Calibri" w:eastAsia="Times New Roman" w:hAnsi="Calibri" w:cs="Times New Roman"/>
                      <w:color w:val="E26B0A"/>
                      <w:sz w:val="24"/>
                      <w:szCs w:val="24"/>
                      <w:lang w:eastAsia="en-US"/>
                    </w:rPr>
                  </w:rPrChange>
                </w:rPr>
                <w:t>46.93</w:t>
              </w:r>
            </w:ins>
          </w:p>
        </w:tc>
        <w:tc>
          <w:tcPr>
            <w:tcW w:w="581" w:type="dxa"/>
            <w:tcBorders>
              <w:top w:val="nil"/>
              <w:left w:val="nil"/>
              <w:bottom w:val="nil"/>
              <w:right w:val="nil"/>
            </w:tcBorders>
            <w:shd w:val="clear" w:color="DAEEF3" w:fill="DAEEF3"/>
            <w:noWrap/>
            <w:vAlign w:val="bottom"/>
            <w:hideMark/>
          </w:tcPr>
          <w:p w14:paraId="1855101A" w14:textId="77777777" w:rsidR="00BB4D99" w:rsidRPr="00017F27" w:rsidRDefault="00BB4D99" w:rsidP="00BB4D99">
            <w:pPr>
              <w:jc w:val="right"/>
              <w:rPr>
                <w:ins w:id="2977" w:author="Bruno Sanchez-Andrade Nuno" w:date="2012-08-17T17:13:00Z"/>
                <w:rFonts w:ascii="Calibri" w:eastAsia="Times New Roman" w:hAnsi="Calibri" w:cs="Times New Roman"/>
                <w:color w:val="000000"/>
                <w:sz w:val="20"/>
                <w:szCs w:val="20"/>
                <w:lang w:eastAsia="en-US"/>
                <w:rPrChange w:id="2978" w:author="Bruno Sanchez-Andrade Nuno" w:date="2012-08-17T17:15:00Z">
                  <w:rPr>
                    <w:ins w:id="2979" w:author="Bruno Sanchez-Andrade Nuno" w:date="2012-08-17T17:13:00Z"/>
                    <w:rFonts w:ascii="Calibri" w:eastAsia="Times New Roman" w:hAnsi="Calibri" w:cs="Times New Roman"/>
                    <w:color w:val="000000"/>
                    <w:sz w:val="24"/>
                    <w:szCs w:val="24"/>
                    <w:lang w:eastAsia="en-US"/>
                  </w:rPr>
                </w:rPrChange>
              </w:rPr>
            </w:pPr>
            <w:ins w:id="2980" w:author="Bruno Sanchez-Andrade Nuno" w:date="2012-08-17T17:13:00Z">
              <w:r w:rsidRPr="00017F27">
                <w:rPr>
                  <w:rFonts w:ascii="Calibri" w:eastAsia="Times New Roman" w:hAnsi="Calibri" w:cs="Times New Roman"/>
                  <w:color w:val="000000"/>
                  <w:sz w:val="20"/>
                  <w:szCs w:val="20"/>
                  <w:lang w:eastAsia="en-US"/>
                  <w:rPrChange w:id="2981" w:author="Bruno Sanchez-Andrade Nuno" w:date="2012-08-17T17:15:00Z">
                    <w:rPr>
                      <w:rFonts w:ascii="Calibri" w:eastAsia="Times New Roman" w:hAnsi="Calibri" w:cs="Times New Roman"/>
                      <w:color w:val="000000"/>
                      <w:sz w:val="24"/>
                      <w:szCs w:val="24"/>
                      <w:lang w:eastAsia="en-US"/>
                    </w:rPr>
                  </w:rPrChange>
                </w:rPr>
                <w:t>160</w:t>
              </w:r>
            </w:ins>
          </w:p>
        </w:tc>
        <w:tc>
          <w:tcPr>
            <w:tcW w:w="1449" w:type="dxa"/>
            <w:tcBorders>
              <w:top w:val="nil"/>
              <w:left w:val="nil"/>
              <w:bottom w:val="nil"/>
              <w:right w:val="nil"/>
            </w:tcBorders>
            <w:shd w:val="clear" w:color="DAEEF3" w:fill="DAEEF3"/>
            <w:noWrap/>
            <w:vAlign w:val="bottom"/>
            <w:hideMark/>
          </w:tcPr>
          <w:p w14:paraId="125775E3" w14:textId="77777777" w:rsidR="00BB4D99" w:rsidRPr="00017F27" w:rsidRDefault="00BB4D99" w:rsidP="00BB4D99">
            <w:pPr>
              <w:rPr>
                <w:ins w:id="2982" w:author="Bruno Sanchez-Andrade Nuno" w:date="2012-08-17T17:13:00Z"/>
                <w:rFonts w:ascii="Calibri" w:eastAsia="Times New Roman" w:hAnsi="Calibri" w:cs="Times New Roman"/>
                <w:color w:val="31869B"/>
                <w:sz w:val="20"/>
                <w:szCs w:val="20"/>
                <w:lang w:eastAsia="en-US"/>
                <w:rPrChange w:id="2983" w:author="Bruno Sanchez-Andrade Nuno" w:date="2012-08-17T17:15:00Z">
                  <w:rPr>
                    <w:ins w:id="2984" w:author="Bruno Sanchez-Andrade Nuno" w:date="2012-08-17T17:13:00Z"/>
                    <w:rFonts w:ascii="Calibri" w:eastAsia="Times New Roman" w:hAnsi="Calibri" w:cs="Times New Roman"/>
                    <w:color w:val="31869B"/>
                    <w:sz w:val="24"/>
                    <w:szCs w:val="24"/>
                    <w:lang w:eastAsia="en-US"/>
                  </w:rPr>
                </w:rPrChange>
              </w:rPr>
            </w:pPr>
            <w:proofErr w:type="spellStart"/>
            <w:ins w:id="2985" w:author="Bruno Sanchez-Andrade Nuno" w:date="2012-08-17T17:13:00Z">
              <w:r w:rsidRPr="00017F27">
                <w:rPr>
                  <w:rFonts w:ascii="Calibri" w:eastAsia="Times New Roman" w:hAnsi="Calibri" w:cs="Times New Roman"/>
                  <w:color w:val="31869B"/>
                  <w:sz w:val="20"/>
                  <w:szCs w:val="20"/>
                  <w:lang w:eastAsia="en-US"/>
                  <w:rPrChange w:id="2986" w:author="Bruno Sanchez-Andrade Nuno" w:date="2012-08-17T17:15:00Z">
                    <w:rPr>
                      <w:rFonts w:ascii="Calibri" w:eastAsia="Times New Roman" w:hAnsi="Calibri" w:cs="Times New Roman"/>
                      <w:color w:val="31869B"/>
                      <w:sz w:val="24"/>
                      <w:szCs w:val="24"/>
                      <w:lang w:eastAsia="en-US"/>
                    </w:rPr>
                  </w:rPrChange>
                </w:rPr>
                <w:t>GuineaBissau</w:t>
              </w:r>
              <w:proofErr w:type="spellEnd"/>
            </w:ins>
          </w:p>
        </w:tc>
        <w:tc>
          <w:tcPr>
            <w:tcW w:w="1210" w:type="dxa"/>
            <w:tcBorders>
              <w:top w:val="nil"/>
              <w:left w:val="nil"/>
              <w:bottom w:val="nil"/>
              <w:right w:val="single" w:sz="4" w:space="0" w:color="auto"/>
            </w:tcBorders>
            <w:shd w:val="clear" w:color="DAEEF3" w:fill="DAEEF3"/>
            <w:noWrap/>
            <w:vAlign w:val="bottom"/>
            <w:hideMark/>
          </w:tcPr>
          <w:p w14:paraId="40524108" w14:textId="77777777" w:rsidR="00BB4D99" w:rsidRPr="00017F27" w:rsidRDefault="00BB4D99" w:rsidP="00BB4D99">
            <w:pPr>
              <w:jc w:val="right"/>
              <w:rPr>
                <w:ins w:id="2987" w:author="Bruno Sanchez-Andrade Nuno" w:date="2012-08-17T17:13:00Z"/>
                <w:rFonts w:ascii="Calibri" w:eastAsia="Times New Roman" w:hAnsi="Calibri" w:cs="Times New Roman"/>
                <w:color w:val="31869B"/>
                <w:sz w:val="20"/>
                <w:szCs w:val="20"/>
                <w:lang w:eastAsia="en-US"/>
                <w:rPrChange w:id="2988" w:author="Bruno Sanchez-Andrade Nuno" w:date="2012-08-17T17:15:00Z">
                  <w:rPr>
                    <w:ins w:id="2989" w:author="Bruno Sanchez-Andrade Nuno" w:date="2012-08-17T17:13:00Z"/>
                    <w:rFonts w:ascii="Calibri" w:eastAsia="Times New Roman" w:hAnsi="Calibri" w:cs="Times New Roman"/>
                    <w:color w:val="31869B"/>
                    <w:sz w:val="24"/>
                    <w:szCs w:val="24"/>
                    <w:lang w:eastAsia="en-US"/>
                  </w:rPr>
                </w:rPrChange>
              </w:rPr>
            </w:pPr>
            <w:ins w:id="2990" w:author="Bruno Sanchez-Andrade Nuno" w:date="2012-08-17T17:13:00Z">
              <w:r w:rsidRPr="00017F27">
                <w:rPr>
                  <w:rFonts w:ascii="Calibri" w:eastAsia="Times New Roman" w:hAnsi="Calibri" w:cs="Times New Roman"/>
                  <w:color w:val="31869B"/>
                  <w:sz w:val="20"/>
                  <w:szCs w:val="20"/>
                  <w:lang w:eastAsia="en-US"/>
                  <w:rPrChange w:id="2991" w:author="Bruno Sanchez-Andrade Nuno" w:date="2012-08-17T17:15:00Z">
                    <w:rPr>
                      <w:rFonts w:ascii="Calibri" w:eastAsia="Times New Roman" w:hAnsi="Calibri" w:cs="Times New Roman"/>
                      <w:color w:val="31869B"/>
                      <w:sz w:val="24"/>
                      <w:szCs w:val="24"/>
                      <w:lang w:eastAsia="en-US"/>
                    </w:rPr>
                  </w:rPrChange>
                </w:rPr>
                <w:t>46.14</w:t>
              </w:r>
            </w:ins>
          </w:p>
        </w:tc>
      </w:tr>
      <w:tr w:rsidR="00017F27" w:rsidRPr="00017F27" w14:paraId="0827EF9B" w14:textId="77777777" w:rsidTr="00017F27">
        <w:trPr>
          <w:trHeight w:val="300"/>
          <w:ins w:id="2992"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40F0DB4A" w14:textId="77777777" w:rsidR="00BB4D99" w:rsidRPr="00017F27" w:rsidRDefault="00BB4D99" w:rsidP="00BB4D99">
            <w:pPr>
              <w:jc w:val="right"/>
              <w:rPr>
                <w:ins w:id="2993" w:author="Bruno Sanchez-Andrade Nuno" w:date="2012-08-17T17:13:00Z"/>
                <w:rFonts w:ascii="Calibri" w:eastAsia="Times New Roman" w:hAnsi="Calibri" w:cs="Times New Roman"/>
                <w:color w:val="963634"/>
                <w:sz w:val="20"/>
                <w:szCs w:val="20"/>
                <w:lang w:eastAsia="en-US"/>
                <w:rPrChange w:id="2994" w:author="Bruno Sanchez-Andrade Nuno" w:date="2012-08-17T17:15:00Z">
                  <w:rPr>
                    <w:ins w:id="2995" w:author="Bruno Sanchez-Andrade Nuno" w:date="2012-08-17T17:13:00Z"/>
                    <w:rFonts w:ascii="Calibri" w:eastAsia="Times New Roman" w:hAnsi="Calibri" w:cs="Times New Roman"/>
                    <w:color w:val="963634"/>
                    <w:sz w:val="24"/>
                    <w:szCs w:val="24"/>
                    <w:lang w:eastAsia="en-US"/>
                  </w:rPr>
                </w:rPrChange>
              </w:rPr>
            </w:pPr>
            <w:ins w:id="2996" w:author="Bruno Sanchez-Andrade Nuno" w:date="2012-08-17T17:13:00Z">
              <w:r w:rsidRPr="00017F27">
                <w:rPr>
                  <w:rFonts w:ascii="Calibri" w:eastAsia="Times New Roman" w:hAnsi="Calibri" w:cs="Times New Roman"/>
                  <w:color w:val="963634"/>
                  <w:sz w:val="20"/>
                  <w:szCs w:val="20"/>
                  <w:lang w:eastAsia="en-US"/>
                  <w:rPrChange w:id="2997" w:author="Bruno Sanchez-Andrade Nuno" w:date="2012-08-17T17:15:00Z">
                    <w:rPr>
                      <w:rFonts w:ascii="Calibri" w:eastAsia="Times New Roman" w:hAnsi="Calibri" w:cs="Times New Roman"/>
                      <w:color w:val="963634"/>
                      <w:sz w:val="24"/>
                      <w:szCs w:val="24"/>
                      <w:lang w:eastAsia="en-US"/>
                    </w:rPr>
                  </w:rPrChange>
                </w:rPr>
                <w:t>145</w:t>
              </w:r>
            </w:ins>
          </w:p>
        </w:tc>
        <w:tc>
          <w:tcPr>
            <w:tcW w:w="1399" w:type="dxa"/>
            <w:tcBorders>
              <w:top w:val="nil"/>
              <w:left w:val="nil"/>
              <w:bottom w:val="nil"/>
              <w:right w:val="nil"/>
            </w:tcBorders>
            <w:shd w:val="clear" w:color="auto" w:fill="auto"/>
            <w:noWrap/>
            <w:vAlign w:val="bottom"/>
            <w:hideMark/>
          </w:tcPr>
          <w:p w14:paraId="73197634" w14:textId="77777777" w:rsidR="00BB4D99" w:rsidRPr="00017F27" w:rsidRDefault="00BB4D99" w:rsidP="00BB4D99">
            <w:pPr>
              <w:rPr>
                <w:ins w:id="2998" w:author="Bruno Sanchez-Andrade Nuno" w:date="2012-08-17T17:13:00Z"/>
                <w:rFonts w:ascii="Calibri" w:eastAsia="Times New Roman" w:hAnsi="Calibri" w:cs="Times New Roman"/>
                <w:color w:val="963634"/>
                <w:sz w:val="20"/>
                <w:szCs w:val="20"/>
                <w:lang w:eastAsia="en-US"/>
                <w:rPrChange w:id="2999" w:author="Bruno Sanchez-Andrade Nuno" w:date="2012-08-17T17:15:00Z">
                  <w:rPr>
                    <w:ins w:id="3000" w:author="Bruno Sanchez-Andrade Nuno" w:date="2012-08-17T17:13:00Z"/>
                    <w:rFonts w:ascii="Calibri" w:eastAsia="Times New Roman" w:hAnsi="Calibri" w:cs="Times New Roman"/>
                    <w:color w:val="963634"/>
                    <w:sz w:val="24"/>
                    <w:szCs w:val="24"/>
                    <w:lang w:eastAsia="en-US"/>
                  </w:rPr>
                </w:rPrChange>
              </w:rPr>
            </w:pPr>
            <w:ins w:id="3001" w:author="Bruno Sanchez-Andrade Nuno" w:date="2012-08-17T17:13:00Z">
              <w:r w:rsidRPr="00017F27">
                <w:rPr>
                  <w:rFonts w:ascii="Calibri" w:eastAsia="Times New Roman" w:hAnsi="Calibri" w:cs="Times New Roman"/>
                  <w:color w:val="963634"/>
                  <w:sz w:val="20"/>
                  <w:szCs w:val="20"/>
                  <w:lang w:eastAsia="en-US"/>
                  <w:rPrChange w:id="3002" w:author="Bruno Sanchez-Andrade Nuno" w:date="2012-08-17T17:15:00Z">
                    <w:rPr>
                      <w:rFonts w:ascii="Calibri" w:eastAsia="Times New Roman" w:hAnsi="Calibri" w:cs="Times New Roman"/>
                      <w:color w:val="963634"/>
                      <w:sz w:val="24"/>
                      <w:szCs w:val="24"/>
                      <w:lang w:eastAsia="en-US"/>
                    </w:rPr>
                  </w:rPrChange>
                </w:rPr>
                <w:t>Congo</w:t>
              </w:r>
            </w:ins>
          </w:p>
        </w:tc>
        <w:tc>
          <w:tcPr>
            <w:tcW w:w="1245" w:type="dxa"/>
            <w:tcBorders>
              <w:top w:val="nil"/>
              <w:left w:val="nil"/>
              <w:bottom w:val="nil"/>
              <w:right w:val="single" w:sz="4" w:space="0" w:color="auto"/>
            </w:tcBorders>
            <w:shd w:val="clear" w:color="auto" w:fill="auto"/>
            <w:noWrap/>
            <w:vAlign w:val="bottom"/>
            <w:hideMark/>
          </w:tcPr>
          <w:p w14:paraId="32D89E4E" w14:textId="77777777" w:rsidR="00BB4D99" w:rsidRPr="00017F27" w:rsidRDefault="00BB4D99" w:rsidP="00BB4D99">
            <w:pPr>
              <w:jc w:val="right"/>
              <w:rPr>
                <w:ins w:id="3003" w:author="Bruno Sanchez-Andrade Nuno" w:date="2012-08-17T17:13:00Z"/>
                <w:rFonts w:ascii="Calibri" w:eastAsia="Times New Roman" w:hAnsi="Calibri" w:cs="Times New Roman"/>
                <w:color w:val="963634"/>
                <w:sz w:val="20"/>
                <w:szCs w:val="20"/>
                <w:lang w:eastAsia="en-US"/>
                <w:rPrChange w:id="3004" w:author="Bruno Sanchez-Andrade Nuno" w:date="2012-08-17T17:15:00Z">
                  <w:rPr>
                    <w:ins w:id="3005" w:author="Bruno Sanchez-Andrade Nuno" w:date="2012-08-17T17:13:00Z"/>
                    <w:rFonts w:ascii="Calibri" w:eastAsia="Times New Roman" w:hAnsi="Calibri" w:cs="Times New Roman"/>
                    <w:color w:val="963634"/>
                    <w:sz w:val="24"/>
                    <w:szCs w:val="24"/>
                    <w:lang w:eastAsia="en-US"/>
                  </w:rPr>
                </w:rPrChange>
              </w:rPr>
            </w:pPr>
            <w:ins w:id="3006" w:author="Bruno Sanchez-Andrade Nuno" w:date="2012-08-17T17:13:00Z">
              <w:r w:rsidRPr="00017F27">
                <w:rPr>
                  <w:rFonts w:ascii="Calibri" w:eastAsia="Times New Roman" w:hAnsi="Calibri" w:cs="Times New Roman"/>
                  <w:color w:val="963634"/>
                  <w:sz w:val="20"/>
                  <w:szCs w:val="20"/>
                  <w:lang w:eastAsia="en-US"/>
                  <w:rPrChange w:id="3007" w:author="Bruno Sanchez-Andrade Nuno" w:date="2012-08-17T17:15:00Z">
                    <w:rPr>
                      <w:rFonts w:ascii="Calibri" w:eastAsia="Times New Roman" w:hAnsi="Calibri" w:cs="Times New Roman"/>
                      <w:color w:val="963634"/>
                      <w:sz w:val="24"/>
                      <w:szCs w:val="24"/>
                      <w:lang w:eastAsia="en-US"/>
                    </w:rPr>
                  </w:rPrChange>
                </w:rPr>
                <w:t>47.30</w:t>
              </w:r>
            </w:ins>
          </w:p>
        </w:tc>
        <w:tc>
          <w:tcPr>
            <w:tcW w:w="581" w:type="dxa"/>
            <w:tcBorders>
              <w:top w:val="nil"/>
              <w:left w:val="nil"/>
              <w:bottom w:val="nil"/>
              <w:right w:val="nil"/>
            </w:tcBorders>
            <w:shd w:val="clear" w:color="auto" w:fill="auto"/>
            <w:noWrap/>
            <w:vAlign w:val="bottom"/>
            <w:hideMark/>
          </w:tcPr>
          <w:p w14:paraId="3B3DE217" w14:textId="77777777" w:rsidR="00BB4D99" w:rsidRPr="00017F27" w:rsidRDefault="00BB4D99" w:rsidP="00BB4D99">
            <w:pPr>
              <w:jc w:val="right"/>
              <w:rPr>
                <w:ins w:id="3008" w:author="Bruno Sanchez-Andrade Nuno" w:date="2012-08-17T17:13:00Z"/>
                <w:rFonts w:ascii="Calibri" w:eastAsia="Times New Roman" w:hAnsi="Calibri" w:cs="Times New Roman"/>
                <w:color w:val="E26B0A"/>
                <w:sz w:val="20"/>
                <w:szCs w:val="20"/>
                <w:lang w:eastAsia="en-US"/>
                <w:rPrChange w:id="3009" w:author="Bruno Sanchez-Andrade Nuno" w:date="2012-08-17T17:15:00Z">
                  <w:rPr>
                    <w:ins w:id="3010" w:author="Bruno Sanchez-Andrade Nuno" w:date="2012-08-17T17:13:00Z"/>
                    <w:rFonts w:ascii="Calibri" w:eastAsia="Times New Roman" w:hAnsi="Calibri" w:cs="Times New Roman"/>
                    <w:color w:val="E26B0A"/>
                    <w:sz w:val="24"/>
                    <w:szCs w:val="24"/>
                    <w:lang w:eastAsia="en-US"/>
                  </w:rPr>
                </w:rPrChange>
              </w:rPr>
            </w:pPr>
            <w:ins w:id="3011" w:author="Bruno Sanchez-Andrade Nuno" w:date="2012-08-17T17:13:00Z">
              <w:r w:rsidRPr="00017F27">
                <w:rPr>
                  <w:rFonts w:ascii="Calibri" w:eastAsia="Times New Roman" w:hAnsi="Calibri" w:cs="Times New Roman"/>
                  <w:color w:val="E26B0A"/>
                  <w:sz w:val="20"/>
                  <w:szCs w:val="20"/>
                  <w:lang w:eastAsia="en-US"/>
                  <w:rPrChange w:id="3012" w:author="Bruno Sanchez-Andrade Nuno" w:date="2012-08-17T17:15:00Z">
                    <w:rPr>
                      <w:rFonts w:ascii="Calibri" w:eastAsia="Times New Roman" w:hAnsi="Calibri" w:cs="Times New Roman"/>
                      <w:color w:val="E26B0A"/>
                      <w:sz w:val="24"/>
                      <w:szCs w:val="24"/>
                      <w:lang w:eastAsia="en-US"/>
                    </w:rPr>
                  </w:rPrChange>
                </w:rPr>
                <w:t>161</w:t>
              </w:r>
            </w:ins>
          </w:p>
        </w:tc>
        <w:tc>
          <w:tcPr>
            <w:tcW w:w="1414" w:type="dxa"/>
            <w:tcBorders>
              <w:top w:val="nil"/>
              <w:left w:val="nil"/>
              <w:bottom w:val="nil"/>
              <w:right w:val="nil"/>
            </w:tcBorders>
            <w:shd w:val="clear" w:color="auto" w:fill="auto"/>
            <w:noWrap/>
            <w:vAlign w:val="bottom"/>
            <w:hideMark/>
          </w:tcPr>
          <w:p w14:paraId="50175855" w14:textId="77777777" w:rsidR="00BB4D99" w:rsidRPr="00017F27" w:rsidRDefault="00BB4D99" w:rsidP="00BB4D99">
            <w:pPr>
              <w:rPr>
                <w:ins w:id="3013" w:author="Bruno Sanchez-Andrade Nuno" w:date="2012-08-17T17:13:00Z"/>
                <w:rFonts w:ascii="Calibri" w:eastAsia="Times New Roman" w:hAnsi="Calibri" w:cs="Times New Roman"/>
                <w:color w:val="E26B0A"/>
                <w:sz w:val="20"/>
                <w:szCs w:val="20"/>
                <w:lang w:eastAsia="en-US"/>
                <w:rPrChange w:id="3014" w:author="Bruno Sanchez-Andrade Nuno" w:date="2012-08-17T17:15:00Z">
                  <w:rPr>
                    <w:ins w:id="3015" w:author="Bruno Sanchez-Andrade Nuno" w:date="2012-08-17T17:13:00Z"/>
                    <w:rFonts w:ascii="Calibri" w:eastAsia="Times New Roman" w:hAnsi="Calibri" w:cs="Times New Roman"/>
                    <w:color w:val="E26B0A"/>
                    <w:sz w:val="24"/>
                    <w:szCs w:val="24"/>
                    <w:lang w:eastAsia="en-US"/>
                  </w:rPr>
                </w:rPrChange>
              </w:rPr>
            </w:pPr>
            <w:ins w:id="3016" w:author="Bruno Sanchez-Andrade Nuno" w:date="2012-08-17T17:13:00Z">
              <w:r w:rsidRPr="00017F27">
                <w:rPr>
                  <w:rFonts w:ascii="Calibri" w:eastAsia="Times New Roman" w:hAnsi="Calibri" w:cs="Times New Roman"/>
                  <w:color w:val="E26B0A"/>
                  <w:sz w:val="20"/>
                  <w:szCs w:val="20"/>
                  <w:lang w:eastAsia="en-US"/>
                  <w:rPrChange w:id="3017" w:author="Bruno Sanchez-Andrade Nuno" w:date="2012-08-17T17:15:00Z">
                    <w:rPr>
                      <w:rFonts w:ascii="Calibri" w:eastAsia="Times New Roman" w:hAnsi="Calibri" w:cs="Times New Roman"/>
                      <w:color w:val="E26B0A"/>
                      <w:sz w:val="24"/>
                      <w:szCs w:val="24"/>
                      <w:lang w:eastAsia="en-US"/>
                    </w:rPr>
                  </w:rPrChange>
                </w:rPr>
                <w:t>Niger</w:t>
              </w:r>
            </w:ins>
          </w:p>
        </w:tc>
        <w:tc>
          <w:tcPr>
            <w:tcW w:w="1260" w:type="dxa"/>
            <w:tcBorders>
              <w:top w:val="nil"/>
              <w:left w:val="nil"/>
              <w:bottom w:val="nil"/>
              <w:right w:val="single" w:sz="4" w:space="0" w:color="auto"/>
            </w:tcBorders>
            <w:shd w:val="clear" w:color="auto" w:fill="auto"/>
            <w:noWrap/>
            <w:vAlign w:val="bottom"/>
            <w:hideMark/>
          </w:tcPr>
          <w:p w14:paraId="2AA495C3" w14:textId="77777777" w:rsidR="00BB4D99" w:rsidRPr="00017F27" w:rsidRDefault="00BB4D99" w:rsidP="00BB4D99">
            <w:pPr>
              <w:jc w:val="right"/>
              <w:rPr>
                <w:ins w:id="3018" w:author="Bruno Sanchez-Andrade Nuno" w:date="2012-08-17T17:13:00Z"/>
                <w:rFonts w:ascii="Calibri" w:eastAsia="Times New Roman" w:hAnsi="Calibri" w:cs="Times New Roman"/>
                <w:color w:val="E26B0A"/>
                <w:sz w:val="20"/>
                <w:szCs w:val="20"/>
                <w:lang w:eastAsia="en-US"/>
                <w:rPrChange w:id="3019" w:author="Bruno Sanchez-Andrade Nuno" w:date="2012-08-17T17:15:00Z">
                  <w:rPr>
                    <w:ins w:id="3020" w:author="Bruno Sanchez-Andrade Nuno" w:date="2012-08-17T17:13:00Z"/>
                    <w:rFonts w:ascii="Calibri" w:eastAsia="Times New Roman" w:hAnsi="Calibri" w:cs="Times New Roman"/>
                    <w:color w:val="E26B0A"/>
                    <w:sz w:val="24"/>
                    <w:szCs w:val="24"/>
                    <w:lang w:eastAsia="en-US"/>
                  </w:rPr>
                </w:rPrChange>
              </w:rPr>
            </w:pPr>
            <w:ins w:id="3021" w:author="Bruno Sanchez-Andrade Nuno" w:date="2012-08-17T17:13:00Z">
              <w:r w:rsidRPr="00017F27">
                <w:rPr>
                  <w:rFonts w:ascii="Calibri" w:eastAsia="Times New Roman" w:hAnsi="Calibri" w:cs="Times New Roman"/>
                  <w:color w:val="E26B0A"/>
                  <w:sz w:val="20"/>
                  <w:szCs w:val="20"/>
                  <w:lang w:eastAsia="en-US"/>
                  <w:rPrChange w:id="3022" w:author="Bruno Sanchez-Andrade Nuno" w:date="2012-08-17T17:15:00Z">
                    <w:rPr>
                      <w:rFonts w:ascii="Calibri" w:eastAsia="Times New Roman" w:hAnsi="Calibri" w:cs="Times New Roman"/>
                      <w:color w:val="E26B0A"/>
                      <w:sz w:val="24"/>
                      <w:szCs w:val="24"/>
                      <w:lang w:eastAsia="en-US"/>
                    </w:rPr>
                  </w:rPrChange>
                </w:rPr>
                <w:t>46.92</w:t>
              </w:r>
            </w:ins>
          </w:p>
        </w:tc>
        <w:tc>
          <w:tcPr>
            <w:tcW w:w="581" w:type="dxa"/>
            <w:tcBorders>
              <w:top w:val="nil"/>
              <w:left w:val="nil"/>
              <w:bottom w:val="nil"/>
              <w:right w:val="nil"/>
            </w:tcBorders>
            <w:shd w:val="clear" w:color="auto" w:fill="auto"/>
            <w:noWrap/>
            <w:vAlign w:val="bottom"/>
            <w:hideMark/>
          </w:tcPr>
          <w:p w14:paraId="07122E5D" w14:textId="77777777" w:rsidR="00BB4D99" w:rsidRPr="00017F27" w:rsidRDefault="00BB4D99" w:rsidP="00BB4D99">
            <w:pPr>
              <w:jc w:val="right"/>
              <w:rPr>
                <w:ins w:id="3023" w:author="Bruno Sanchez-Andrade Nuno" w:date="2012-08-17T17:13:00Z"/>
                <w:rFonts w:ascii="Calibri" w:eastAsia="Times New Roman" w:hAnsi="Calibri" w:cs="Times New Roman"/>
                <w:color w:val="000000"/>
                <w:sz w:val="20"/>
                <w:szCs w:val="20"/>
                <w:lang w:eastAsia="en-US"/>
                <w:rPrChange w:id="3024" w:author="Bruno Sanchez-Andrade Nuno" w:date="2012-08-17T17:15:00Z">
                  <w:rPr>
                    <w:ins w:id="3025" w:author="Bruno Sanchez-Andrade Nuno" w:date="2012-08-17T17:13:00Z"/>
                    <w:rFonts w:ascii="Calibri" w:eastAsia="Times New Roman" w:hAnsi="Calibri" w:cs="Times New Roman"/>
                    <w:color w:val="000000"/>
                    <w:sz w:val="24"/>
                    <w:szCs w:val="24"/>
                    <w:lang w:eastAsia="en-US"/>
                  </w:rPr>
                </w:rPrChange>
              </w:rPr>
            </w:pPr>
            <w:ins w:id="3026" w:author="Bruno Sanchez-Andrade Nuno" w:date="2012-08-17T17:13:00Z">
              <w:r w:rsidRPr="00017F27">
                <w:rPr>
                  <w:rFonts w:ascii="Calibri" w:eastAsia="Times New Roman" w:hAnsi="Calibri" w:cs="Times New Roman"/>
                  <w:color w:val="000000"/>
                  <w:sz w:val="20"/>
                  <w:szCs w:val="20"/>
                  <w:lang w:eastAsia="en-US"/>
                  <w:rPrChange w:id="3027" w:author="Bruno Sanchez-Andrade Nuno" w:date="2012-08-17T17:15:00Z">
                    <w:rPr>
                      <w:rFonts w:ascii="Calibri" w:eastAsia="Times New Roman" w:hAnsi="Calibri" w:cs="Times New Roman"/>
                      <w:color w:val="000000"/>
                      <w:sz w:val="24"/>
                      <w:szCs w:val="24"/>
                      <w:lang w:eastAsia="en-US"/>
                    </w:rPr>
                  </w:rPrChange>
                </w:rPr>
                <w:t>161</w:t>
              </w:r>
            </w:ins>
          </w:p>
        </w:tc>
        <w:tc>
          <w:tcPr>
            <w:tcW w:w="1449" w:type="dxa"/>
            <w:tcBorders>
              <w:top w:val="nil"/>
              <w:left w:val="nil"/>
              <w:bottom w:val="nil"/>
              <w:right w:val="nil"/>
            </w:tcBorders>
            <w:shd w:val="clear" w:color="auto" w:fill="auto"/>
            <w:noWrap/>
            <w:vAlign w:val="bottom"/>
            <w:hideMark/>
          </w:tcPr>
          <w:p w14:paraId="5F895510" w14:textId="77777777" w:rsidR="00BB4D99" w:rsidRPr="00017F27" w:rsidRDefault="00BB4D99" w:rsidP="00BB4D99">
            <w:pPr>
              <w:rPr>
                <w:ins w:id="3028" w:author="Bruno Sanchez-Andrade Nuno" w:date="2012-08-17T17:13:00Z"/>
                <w:rFonts w:ascii="Calibri" w:eastAsia="Times New Roman" w:hAnsi="Calibri" w:cs="Times New Roman"/>
                <w:color w:val="31869B"/>
                <w:sz w:val="20"/>
                <w:szCs w:val="20"/>
                <w:lang w:eastAsia="en-US"/>
                <w:rPrChange w:id="3029" w:author="Bruno Sanchez-Andrade Nuno" w:date="2012-08-17T17:15:00Z">
                  <w:rPr>
                    <w:ins w:id="3030" w:author="Bruno Sanchez-Andrade Nuno" w:date="2012-08-17T17:13:00Z"/>
                    <w:rFonts w:ascii="Calibri" w:eastAsia="Times New Roman" w:hAnsi="Calibri" w:cs="Times New Roman"/>
                    <w:color w:val="31869B"/>
                    <w:sz w:val="24"/>
                    <w:szCs w:val="24"/>
                    <w:lang w:eastAsia="en-US"/>
                  </w:rPr>
                </w:rPrChange>
              </w:rPr>
            </w:pPr>
            <w:ins w:id="3031" w:author="Bruno Sanchez-Andrade Nuno" w:date="2012-08-17T17:13:00Z">
              <w:r w:rsidRPr="00017F27">
                <w:rPr>
                  <w:rFonts w:ascii="Calibri" w:eastAsia="Times New Roman" w:hAnsi="Calibri" w:cs="Times New Roman"/>
                  <w:color w:val="31869B"/>
                  <w:sz w:val="20"/>
                  <w:szCs w:val="20"/>
                  <w:lang w:eastAsia="en-US"/>
                  <w:rPrChange w:id="3032" w:author="Bruno Sanchez-Andrade Nuno" w:date="2012-08-17T17:15:00Z">
                    <w:rPr>
                      <w:rFonts w:ascii="Calibri" w:eastAsia="Times New Roman" w:hAnsi="Calibri" w:cs="Times New Roman"/>
                      <w:color w:val="31869B"/>
                      <w:sz w:val="24"/>
                      <w:szCs w:val="24"/>
                      <w:lang w:eastAsia="en-US"/>
                    </w:rPr>
                  </w:rPrChange>
                </w:rPr>
                <w:t>Guinea</w:t>
              </w:r>
            </w:ins>
          </w:p>
        </w:tc>
        <w:tc>
          <w:tcPr>
            <w:tcW w:w="1210" w:type="dxa"/>
            <w:tcBorders>
              <w:top w:val="nil"/>
              <w:left w:val="nil"/>
              <w:bottom w:val="nil"/>
              <w:right w:val="single" w:sz="4" w:space="0" w:color="auto"/>
            </w:tcBorders>
            <w:shd w:val="clear" w:color="auto" w:fill="auto"/>
            <w:noWrap/>
            <w:vAlign w:val="bottom"/>
            <w:hideMark/>
          </w:tcPr>
          <w:p w14:paraId="32913841" w14:textId="77777777" w:rsidR="00BB4D99" w:rsidRPr="00017F27" w:rsidRDefault="00BB4D99" w:rsidP="00BB4D99">
            <w:pPr>
              <w:jc w:val="right"/>
              <w:rPr>
                <w:ins w:id="3033" w:author="Bruno Sanchez-Andrade Nuno" w:date="2012-08-17T17:13:00Z"/>
                <w:rFonts w:ascii="Calibri" w:eastAsia="Times New Roman" w:hAnsi="Calibri" w:cs="Times New Roman"/>
                <w:color w:val="31869B"/>
                <w:sz w:val="20"/>
                <w:szCs w:val="20"/>
                <w:lang w:eastAsia="en-US"/>
                <w:rPrChange w:id="3034" w:author="Bruno Sanchez-Andrade Nuno" w:date="2012-08-17T17:15:00Z">
                  <w:rPr>
                    <w:ins w:id="3035" w:author="Bruno Sanchez-Andrade Nuno" w:date="2012-08-17T17:13:00Z"/>
                    <w:rFonts w:ascii="Calibri" w:eastAsia="Times New Roman" w:hAnsi="Calibri" w:cs="Times New Roman"/>
                    <w:color w:val="31869B"/>
                    <w:sz w:val="24"/>
                    <w:szCs w:val="24"/>
                    <w:lang w:eastAsia="en-US"/>
                  </w:rPr>
                </w:rPrChange>
              </w:rPr>
            </w:pPr>
            <w:ins w:id="3036" w:author="Bruno Sanchez-Andrade Nuno" w:date="2012-08-17T17:13:00Z">
              <w:r w:rsidRPr="00017F27">
                <w:rPr>
                  <w:rFonts w:ascii="Calibri" w:eastAsia="Times New Roman" w:hAnsi="Calibri" w:cs="Times New Roman"/>
                  <w:color w:val="31869B"/>
                  <w:sz w:val="20"/>
                  <w:szCs w:val="20"/>
                  <w:lang w:eastAsia="en-US"/>
                  <w:rPrChange w:id="3037" w:author="Bruno Sanchez-Andrade Nuno" w:date="2012-08-17T17:15:00Z">
                    <w:rPr>
                      <w:rFonts w:ascii="Calibri" w:eastAsia="Times New Roman" w:hAnsi="Calibri" w:cs="Times New Roman"/>
                      <w:color w:val="31869B"/>
                      <w:sz w:val="24"/>
                      <w:szCs w:val="24"/>
                      <w:lang w:eastAsia="en-US"/>
                    </w:rPr>
                  </w:rPrChange>
                </w:rPr>
                <w:t>47.01</w:t>
              </w:r>
            </w:ins>
          </w:p>
        </w:tc>
      </w:tr>
      <w:tr w:rsidR="00017F27" w:rsidRPr="00017F27" w14:paraId="6070212E" w14:textId="77777777" w:rsidTr="00017F27">
        <w:trPr>
          <w:trHeight w:val="300"/>
          <w:ins w:id="3038"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7F1FC68D" w14:textId="77777777" w:rsidR="00BB4D99" w:rsidRPr="00017F27" w:rsidRDefault="00BB4D99" w:rsidP="00BB4D99">
            <w:pPr>
              <w:jc w:val="right"/>
              <w:rPr>
                <w:ins w:id="3039" w:author="Bruno Sanchez-Andrade Nuno" w:date="2012-08-17T17:13:00Z"/>
                <w:rFonts w:ascii="Calibri" w:eastAsia="Times New Roman" w:hAnsi="Calibri" w:cs="Times New Roman"/>
                <w:color w:val="963634"/>
                <w:sz w:val="20"/>
                <w:szCs w:val="20"/>
                <w:lang w:eastAsia="en-US"/>
                <w:rPrChange w:id="3040" w:author="Bruno Sanchez-Andrade Nuno" w:date="2012-08-17T17:15:00Z">
                  <w:rPr>
                    <w:ins w:id="3041" w:author="Bruno Sanchez-Andrade Nuno" w:date="2012-08-17T17:13:00Z"/>
                    <w:rFonts w:ascii="Calibri" w:eastAsia="Times New Roman" w:hAnsi="Calibri" w:cs="Times New Roman"/>
                    <w:color w:val="963634"/>
                    <w:sz w:val="24"/>
                    <w:szCs w:val="24"/>
                    <w:lang w:eastAsia="en-US"/>
                  </w:rPr>
                </w:rPrChange>
              </w:rPr>
            </w:pPr>
            <w:ins w:id="3042" w:author="Bruno Sanchez-Andrade Nuno" w:date="2012-08-17T17:13:00Z">
              <w:r w:rsidRPr="00017F27">
                <w:rPr>
                  <w:rFonts w:ascii="Calibri" w:eastAsia="Times New Roman" w:hAnsi="Calibri" w:cs="Times New Roman"/>
                  <w:color w:val="963634"/>
                  <w:sz w:val="20"/>
                  <w:szCs w:val="20"/>
                  <w:lang w:eastAsia="en-US"/>
                  <w:rPrChange w:id="3043" w:author="Bruno Sanchez-Andrade Nuno" w:date="2012-08-17T17:15:00Z">
                    <w:rPr>
                      <w:rFonts w:ascii="Calibri" w:eastAsia="Times New Roman" w:hAnsi="Calibri" w:cs="Times New Roman"/>
                      <w:color w:val="963634"/>
                      <w:sz w:val="24"/>
                      <w:szCs w:val="24"/>
                      <w:lang w:eastAsia="en-US"/>
                    </w:rPr>
                  </w:rPrChange>
                </w:rPr>
                <w:t>146</w:t>
              </w:r>
            </w:ins>
          </w:p>
        </w:tc>
        <w:tc>
          <w:tcPr>
            <w:tcW w:w="1399" w:type="dxa"/>
            <w:tcBorders>
              <w:top w:val="nil"/>
              <w:left w:val="nil"/>
              <w:bottom w:val="nil"/>
              <w:right w:val="nil"/>
            </w:tcBorders>
            <w:shd w:val="clear" w:color="F2DCDB" w:fill="F2DCDB"/>
            <w:noWrap/>
            <w:vAlign w:val="bottom"/>
            <w:hideMark/>
          </w:tcPr>
          <w:p w14:paraId="011106BD" w14:textId="77777777" w:rsidR="00BB4D99" w:rsidRPr="00017F27" w:rsidRDefault="00BB4D99" w:rsidP="00BB4D99">
            <w:pPr>
              <w:rPr>
                <w:ins w:id="3044" w:author="Bruno Sanchez-Andrade Nuno" w:date="2012-08-17T17:13:00Z"/>
                <w:rFonts w:ascii="Calibri" w:eastAsia="Times New Roman" w:hAnsi="Calibri" w:cs="Times New Roman"/>
                <w:color w:val="963634"/>
                <w:sz w:val="20"/>
                <w:szCs w:val="20"/>
                <w:lang w:eastAsia="en-US"/>
                <w:rPrChange w:id="3045" w:author="Bruno Sanchez-Andrade Nuno" w:date="2012-08-17T17:15:00Z">
                  <w:rPr>
                    <w:ins w:id="3046" w:author="Bruno Sanchez-Andrade Nuno" w:date="2012-08-17T17:13:00Z"/>
                    <w:rFonts w:ascii="Calibri" w:eastAsia="Times New Roman" w:hAnsi="Calibri" w:cs="Times New Roman"/>
                    <w:color w:val="963634"/>
                    <w:sz w:val="24"/>
                    <w:szCs w:val="24"/>
                    <w:lang w:eastAsia="en-US"/>
                  </w:rPr>
                </w:rPrChange>
              </w:rPr>
            </w:pPr>
            <w:ins w:id="3047" w:author="Bruno Sanchez-Andrade Nuno" w:date="2012-08-17T17:13:00Z">
              <w:r w:rsidRPr="00017F27">
                <w:rPr>
                  <w:rFonts w:ascii="Calibri" w:eastAsia="Times New Roman" w:hAnsi="Calibri" w:cs="Times New Roman"/>
                  <w:color w:val="963634"/>
                  <w:sz w:val="20"/>
                  <w:szCs w:val="20"/>
                  <w:lang w:eastAsia="en-US"/>
                  <w:rPrChange w:id="3048" w:author="Bruno Sanchez-Andrade Nuno" w:date="2012-08-17T17:15:00Z">
                    <w:rPr>
                      <w:rFonts w:ascii="Calibri" w:eastAsia="Times New Roman" w:hAnsi="Calibri" w:cs="Times New Roman"/>
                      <w:color w:val="963634"/>
                      <w:sz w:val="24"/>
                      <w:szCs w:val="24"/>
                      <w:lang w:eastAsia="en-US"/>
                    </w:rPr>
                  </w:rPrChange>
                </w:rPr>
                <w:t>Mauritania</w:t>
              </w:r>
            </w:ins>
          </w:p>
        </w:tc>
        <w:tc>
          <w:tcPr>
            <w:tcW w:w="1245" w:type="dxa"/>
            <w:tcBorders>
              <w:top w:val="nil"/>
              <w:left w:val="nil"/>
              <w:bottom w:val="nil"/>
              <w:right w:val="single" w:sz="4" w:space="0" w:color="auto"/>
            </w:tcBorders>
            <w:shd w:val="clear" w:color="F2DCDB" w:fill="F2DCDB"/>
            <w:noWrap/>
            <w:vAlign w:val="bottom"/>
            <w:hideMark/>
          </w:tcPr>
          <w:p w14:paraId="053C295A" w14:textId="77777777" w:rsidR="00BB4D99" w:rsidRPr="00017F27" w:rsidRDefault="00BB4D99" w:rsidP="00BB4D99">
            <w:pPr>
              <w:jc w:val="right"/>
              <w:rPr>
                <w:ins w:id="3049" w:author="Bruno Sanchez-Andrade Nuno" w:date="2012-08-17T17:13:00Z"/>
                <w:rFonts w:ascii="Calibri" w:eastAsia="Times New Roman" w:hAnsi="Calibri" w:cs="Times New Roman"/>
                <w:color w:val="963634"/>
                <w:sz w:val="20"/>
                <w:szCs w:val="20"/>
                <w:lang w:eastAsia="en-US"/>
                <w:rPrChange w:id="3050" w:author="Bruno Sanchez-Andrade Nuno" w:date="2012-08-17T17:15:00Z">
                  <w:rPr>
                    <w:ins w:id="3051" w:author="Bruno Sanchez-Andrade Nuno" w:date="2012-08-17T17:13:00Z"/>
                    <w:rFonts w:ascii="Calibri" w:eastAsia="Times New Roman" w:hAnsi="Calibri" w:cs="Times New Roman"/>
                    <w:color w:val="963634"/>
                    <w:sz w:val="24"/>
                    <w:szCs w:val="24"/>
                    <w:lang w:eastAsia="en-US"/>
                  </w:rPr>
                </w:rPrChange>
              </w:rPr>
            </w:pPr>
            <w:ins w:id="3052" w:author="Bruno Sanchez-Andrade Nuno" w:date="2012-08-17T17:13:00Z">
              <w:r w:rsidRPr="00017F27">
                <w:rPr>
                  <w:rFonts w:ascii="Calibri" w:eastAsia="Times New Roman" w:hAnsi="Calibri" w:cs="Times New Roman"/>
                  <w:color w:val="963634"/>
                  <w:sz w:val="20"/>
                  <w:szCs w:val="20"/>
                  <w:lang w:eastAsia="en-US"/>
                  <w:rPrChange w:id="3053" w:author="Bruno Sanchez-Andrade Nuno" w:date="2012-08-17T17:15:00Z">
                    <w:rPr>
                      <w:rFonts w:ascii="Calibri" w:eastAsia="Times New Roman" w:hAnsi="Calibri" w:cs="Times New Roman"/>
                      <w:color w:val="963634"/>
                      <w:sz w:val="24"/>
                      <w:szCs w:val="24"/>
                      <w:lang w:eastAsia="en-US"/>
                    </w:rPr>
                  </w:rPrChange>
                </w:rPr>
                <w:t>46.59</w:t>
              </w:r>
            </w:ins>
          </w:p>
        </w:tc>
        <w:tc>
          <w:tcPr>
            <w:tcW w:w="581" w:type="dxa"/>
            <w:tcBorders>
              <w:top w:val="nil"/>
              <w:left w:val="nil"/>
              <w:bottom w:val="nil"/>
              <w:right w:val="nil"/>
            </w:tcBorders>
            <w:shd w:val="clear" w:color="FDE9D9" w:fill="FDE9D9"/>
            <w:noWrap/>
            <w:vAlign w:val="bottom"/>
            <w:hideMark/>
          </w:tcPr>
          <w:p w14:paraId="700B0702" w14:textId="77777777" w:rsidR="00BB4D99" w:rsidRPr="00017F27" w:rsidRDefault="00BB4D99" w:rsidP="00BB4D99">
            <w:pPr>
              <w:jc w:val="right"/>
              <w:rPr>
                <w:ins w:id="3054" w:author="Bruno Sanchez-Andrade Nuno" w:date="2012-08-17T17:13:00Z"/>
                <w:rFonts w:ascii="Calibri" w:eastAsia="Times New Roman" w:hAnsi="Calibri" w:cs="Times New Roman"/>
                <w:color w:val="E26B0A"/>
                <w:sz w:val="20"/>
                <w:szCs w:val="20"/>
                <w:lang w:eastAsia="en-US"/>
                <w:rPrChange w:id="3055" w:author="Bruno Sanchez-Andrade Nuno" w:date="2012-08-17T17:15:00Z">
                  <w:rPr>
                    <w:ins w:id="3056" w:author="Bruno Sanchez-Andrade Nuno" w:date="2012-08-17T17:13:00Z"/>
                    <w:rFonts w:ascii="Calibri" w:eastAsia="Times New Roman" w:hAnsi="Calibri" w:cs="Times New Roman"/>
                    <w:color w:val="E26B0A"/>
                    <w:sz w:val="24"/>
                    <w:szCs w:val="24"/>
                    <w:lang w:eastAsia="en-US"/>
                  </w:rPr>
                </w:rPrChange>
              </w:rPr>
            </w:pPr>
            <w:ins w:id="3057" w:author="Bruno Sanchez-Andrade Nuno" w:date="2012-08-17T17:13:00Z">
              <w:r w:rsidRPr="00017F27">
                <w:rPr>
                  <w:rFonts w:ascii="Calibri" w:eastAsia="Times New Roman" w:hAnsi="Calibri" w:cs="Times New Roman"/>
                  <w:color w:val="E26B0A"/>
                  <w:sz w:val="20"/>
                  <w:szCs w:val="20"/>
                  <w:lang w:eastAsia="en-US"/>
                  <w:rPrChange w:id="3058" w:author="Bruno Sanchez-Andrade Nuno" w:date="2012-08-17T17:15:00Z">
                    <w:rPr>
                      <w:rFonts w:ascii="Calibri" w:eastAsia="Times New Roman" w:hAnsi="Calibri" w:cs="Times New Roman"/>
                      <w:color w:val="E26B0A"/>
                      <w:sz w:val="24"/>
                      <w:szCs w:val="24"/>
                      <w:lang w:eastAsia="en-US"/>
                    </w:rPr>
                  </w:rPrChange>
                </w:rPr>
                <w:t>162</w:t>
              </w:r>
            </w:ins>
          </w:p>
        </w:tc>
        <w:tc>
          <w:tcPr>
            <w:tcW w:w="1414" w:type="dxa"/>
            <w:tcBorders>
              <w:top w:val="nil"/>
              <w:left w:val="nil"/>
              <w:bottom w:val="nil"/>
              <w:right w:val="nil"/>
            </w:tcBorders>
            <w:shd w:val="clear" w:color="FDE9D9" w:fill="FDE9D9"/>
            <w:noWrap/>
            <w:vAlign w:val="bottom"/>
            <w:hideMark/>
          </w:tcPr>
          <w:p w14:paraId="7218CE98" w14:textId="77777777" w:rsidR="00BB4D99" w:rsidRPr="00017F27" w:rsidRDefault="00BB4D99" w:rsidP="00BB4D99">
            <w:pPr>
              <w:rPr>
                <w:ins w:id="3059" w:author="Bruno Sanchez-Andrade Nuno" w:date="2012-08-17T17:13:00Z"/>
                <w:rFonts w:ascii="Calibri" w:eastAsia="Times New Roman" w:hAnsi="Calibri" w:cs="Times New Roman"/>
                <w:color w:val="E26B0A"/>
                <w:sz w:val="20"/>
                <w:szCs w:val="20"/>
                <w:lang w:eastAsia="en-US"/>
                <w:rPrChange w:id="3060" w:author="Bruno Sanchez-Andrade Nuno" w:date="2012-08-17T17:15:00Z">
                  <w:rPr>
                    <w:ins w:id="3061" w:author="Bruno Sanchez-Andrade Nuno" w:date="2012-08-17T17:13:00Z"/>
                    <w:rFonts w:ascii="Calibri" w:eastAsia="Times New Roman" w:hAnsi="Calibri" w:cs="Times New Roman"/>
                    <w:color w:val="E26B0A"/>
                    <w:sz w:val="24"/>
                    <w:szCs w:val="24"/>
                    <w:lang w:eastAsia="en-US"/>
                  </w:rPr>
                </w:rPrChange>
              </w:rPr>
            </w:pPr>
            <w:ins w:id="3062" w:author="Bruno Sanchez-Andrade Nuno" w:date="2012-08-17T17:13:00Z">
              <w:r w:rsidRPr="00017F27">
                <w:rPr>
                  <w:rFonts w:ascii="Calibri" w:eastAsia="Times New Roman" w:hAnsi="Calibri" w:cs="Times New Roman"/>
                  <w:color w:val="E26B0A"/>
                  <w:sz w:val="20"/>
                  <w:szCs w:val="20"/>
                  <w:lang w:eastAsia="en-US"/>
                  <w:rPrChange w:id="3063" w:author="Bruno Sanchez-Andrade Nuno" w:date="2012-08-17T17:15:00Z">
                    <w:rPr>
                      <w:rFonts w:ascii="Calibri" w:eastAsia="Times New Roman" w:hAnsi="Calibri" w:cs="Times New Roman"/>
                      <w:color w:val="E26B0A"/>
                      <w:sz w:val="24"/>
                      <w:szCs w:val="24"/>
                      <w:lang w:eastAsia="en-US"/>
                    </w:rPr>
                  </w:rPrChange>
                </w:rPr>
                <w:t>Togo</w:t>
              </w:r>
            </w:ins>
          </w:p>
        </w:tc>
        <w:tc>
          <w:tcPr>
            <w:tcW w:w="1260" w:type="dxa"/>
            <w:tcBorders>
              <w:top w:val="nil"/>
              <w:left w:val="nil"/>
              <w:bottom w:val="nil"/>
              <w:right w:val="single" w:sz="4" w:space="0" w:color="auto"/>
            </w:tcBorders>
            <w:shd w:val="clear" w:color="FDE9D9" w:fill="FDE9D9"/>
            <w:noWrap/>
            <w:vAlign w:val="bottom"/>
            <w:hideMark/>
          </w:tcPr>
          <w:p w14:paraId="3CBA8957" w14:textId="77777777" w:rsidR="00BB4D99" w:rsidRPr="00017F27" w:rsidRDefault="00BB4D99" w:rsidP="00BB4D99">
            <w:pPr>
              <w:jc w:val="right"/>
              <w:rPr>
                <w:ins w:id="3064" w:author="Bruno Sanchez-Andrade Nuno" w:date="2012-08-17T17:13:00Z"/>
                <w:rFonts w:ascii="Calibri" w:eastAsia="Times New Roman" w:hAnsi="Calibri" w:cs="Times New Roman"/>
                <w:color w:val="E26B0A"/>
                <w:sz w:val="20"/>
                <w:szCs w:val="20"/>
                <w:lang w:eastAsia="en-US"/>
                <w:rPrChange w:id="3065" w:author="Bruno Sanchez-Andrade Nuno" w:date="2012-08-17T17:15:00Z">
                  <w:rPr>
                    <w:ins w:id="3066" w:author="Bruno Sanchez-Andrade Nuno" w:date="2012-08-17T17:13:00Z"/>
                    <w:rFonts w:ascii="Calibri" w:eastAsia="Times New Roman" w:hAnsi="Calibri" w:cs="Times New Roman"/>
                    <w:color w:val="E26B0A"/>
                    <w:sz w:val="24"/>
                    <w:szCs w:val="24"/>
                    <w:lang w:eastAsia="en-US"/>
                  </w:rPr>
                </w:rPrChange>
              </w:rPr>
            </w:pPr>
            <w:ins w:id="3067" w:author="Bruno Sanchez-Andrade Nuno" w:date="2012-08-17T17:13:00Z">
              <w:r w:rsidRPr="00017F27">
                <w:rPr>
                  <w:rFonts w:ascii="Calibri" w:eastAsia="Times New Roman" w:hAnsi="Calibri" w:cs="Times New Roman"/>
                  <w:color w:val="E26B0A"/>
                  <w:sz w:val="20"/>
                  <w:szCs w:val="20"/>
                  <w:lang w:eastAsia="en-US"/>
                  <w:rPrChange w:id="3068" w:author="Bruno Sanchez-Andrade Nuno" w:date="2012-08-17T17:15:00Z">
                    <w:rPr>
                      <w:rFonts w:ascii="Calibri" w:eastAsia="Times New Roman" w:hAnsi="Calibri" w:cs="Times New Roman"/>
                      <w:color w:val="E26B0A"/>
                      <w:sz w:val="24"/>
                      <w:szCs w:val="24"/>
                      <w:lang w:eastAsia="en-US"/>
                    </w:rPr>
                  </w:rPrChange>
                </w:rPr>
                <w:t>46.35</w:t>
              </w:r>
            </w:ins>
          </w:p>
        </w:tc>
        <w:tc>
          <w:tcPr>
            <w:tcW w:w="581" w:type="dxa"/>
            <w:tcBorders>
              <w:top w:val="nil"/>
              <w:left w:val="nil"/>
              <w:bottom w:val="nil"/>
              <w:right w:val="nil"/>
            </w:tcBorders>
            <w:shd w:val="clear" w:color="DAEEF3" w:fill="DAEEF3"/>
            <w:noWrap/>
            <w:vAlign w:val="bottom"/>
            <w:hideMark/>
          </w:tcPr>
          <w:p w14:paraId="5B33ACA4" w14:textId="77777777" w:rsidR="00BB4D99" w:rsidRPr="00017F27" w:rsidRDefault="00BB4D99" w:rsidP="00BB4D99">
            <w:pPr>
              <w:jc w:val="right"/>
              <w:rPr>
                <w:ins w:id="3069" w:author="Bruno Sanchez-Andrade Nuno" w:date="2012-08-17T17:13:00Z"/>
                <w:rFonts w:ascii="Calibri" w:eastAsia="Times New Roman" w:hAnsi="Calibri" w:cs="Times New Roman"/>
                <w:color w:val="000000"/>
                <w:sz w:val="20"/>
                <w:szCs w:val="20"/>
                <w:lang w:eastAsia="en-US"/>
                <w:rPrChange w:id="3070" w:author="Bruno Sanchez-Andrade Nuno" w:date="2012-08-17T17:15:00Z">
                  <w:rPr>
                    <w:ins w:id="3071" w:author="Bruno Sanchez-Andrade Nuno" w:date="2012-08-17T17:13:00Z"/>
                    <w:rFonts w:ascii="Calibri" w:eastAsia="Times New Roman" w:hAnsi="Calibri" w:cs="Times New Roman"/>
                    <w:color w:val="000000"/>
                    <w:sz w:val="24"/>
                    <w:szCs w:val="24"/>
                    <w:lang w:eastAsia="en-US"/>
                  </w:rPr>
                </w:rPrChange>
              </w:rPr>
            </w:pPr>
            <w:ins w:id="3072" w:author="Bruno Sanchez-Andrade Nuno" w:date="2012-08-17T17:13:00Z">
              <w:r w:rsidRPr="00017F27">
                <w:rPr>
                  <w:rFonts w:ascii="Calibri" w:eastAsia="Times New Roman" w:hAnsi="Calibri" w:cs="Times New Roman"/>
                  <w:color w:val="000000"/>
                  <w:sz w:val="20"/>
                  <w:szCs w:val="20"/>
                  <w:lang w:eastAsia="en-US"/>
                  <w:rPrChange w:id="3073" w:author="Bruno Sanchez-Andrade Nuno" w:date="2012-08-17T17:15:00Z">
                    <w:rPr>
                      <w:rFonts w:ascii="Calibri" w:eastAsia="Times New Roman" w:hAnsi="Calibri" w:cs="Times New Roman"/>
                      <w:color w:val="000000"/>
                      <w:sz w:val="24"/>
                      <w:szCs w:val="24"/>
                      <w:lang w:eastAsia="en-US"/>
                    </w:rPr>
                  </w:rPrChange>
                </w:rPr>
                <w:t>162</w:t>
              </w:r>
            </w:ins>
          </w:p>
        </w:tc>
        <w:tc>
          <w:tcPr>
            <w:tcW w:w="1449" w:type="dxa"/>
            <w:tcBorders>
              <w:top w:val="nil"/>
              <w:left w:val="nil"/>
              <w:bottom w:val="nil"/>
              <w:right w:val="nil"/>
            </w:tcBorders>
            <w:shd w:val="clear" w:color="DAEEF3" w:fill="DAEEF3"/>
            <w:noWrap/>
            <w:vAlign w:val="bottom"/>
            <w:hideMark/>
          </w:tcPr>
          <w:p w14:paraId="6872E7D7" w14:textId="77777777" w:rsidR="00BB4D99" w:rsidRPr="00017F27" w:rsidRDefault="00BB4D99" w:rsidP="00BB4D99">
            <w:pPr>
              <w:rPr>
                <w:ins w:id="3074" w:author="Bruno Sanchez-Andrade Nuno" w:date="2012-08-17T17:13:00Z"/>
                <w:rFonts w:ascii="Calibri" w:eastAsia="Times New Roman" w:hAnsi="Calibri" w:cs="Times New Roman"/>
                <w:color w:val="31869B"/>
                <w:sz w:val="20"/>
                <w:szCs w:val="20"/>
                <w:lang w:eastAsia="en-US"/>
                <w:rPrChange w:id="3075" w:author="Bruno Sanchez-Andrade Nuno" w:date="2012-08-17T17:15:00Z">
                  <w:rPr>
                    <w:ins w:id="3076" w:author="Bruno Sanchez-Andrade Nuno" w:date="2012-08-17T17:13:00Z"/>
                    <w:rFonts w:ascii="Calibri" w:eastAsia="Times New Roman" w:hAnsi="Calibri" w:cs="Times New Roman"/>
                    <w:color w:val="31869B"/>
                    <w:sz w:val="24"/>
                    <w:szCs w:val="24"/>
                    <w:lang w:eastAsia="en-US"/>
                  </w:rPr>
                </w:rPrChange>
              </w:rPr>
            </w:pPr>
            <w:ins w:id="3077" w:author="Bruno Sanchez-Andrade Nuno" w:date="2012-08-17T17:13:00Z">
              <w:r w:rsidRPr="00017F27">
                <w:rPr>
                  <w:rFonts w:ascii="Calibri" w:eastAsia="Times New Roman" w:hAnsi="Calibri" w:cs="Times New Roman"/>
                  <w:color w:val="31869B"/>
                  <w:sz w:val="20"/>
                  <w:szCs w:val="20"/>
                  <w:lang w:eastAsia="en-US"/>
                  <w:rPrChange w:id="3078" w:author="Bruno Sanchez-Andrade Nuno" w:date="2012-08-17T17:15:00Z">
                    <w:rPr>
                      <w:rFonts w:ascii="Calibri" w:eastAsia="Times New Roman" w:hAnsi="Calibri" w:cs="Times New Roman"/>
                      <w:color w:val="31869B"/>
                      <w:sz w:val="24"/>
                      <w:szCs w:val="24"/>
                      <w:lang w:eastAsia="en-US"/>
                    </w:rPr>
                  </w:rPrChange>
                </w:rPr>
                <w:t>Togo</w:t>
              </w:r>
            </w:ins>
          </w:p>
        </w:tc>
        <w:tc>
          <w:tcPr>
            <w:tcW w:w="1210" w:type="dxa"/>
            <w:tcBorders>
              <w:top w:val="nil"/>
              <w:left w:val="nil"/>
              <w:bottom w:val="nil"/>
              <w:right w:val="single" w:sz="4" w:space="0" w:color="auto"/>
            </w:tcBorders>
            <w:shd w:val="clear" w:color="DAEEF3" w:fill="DAEEF3"/>
            <w:noWrap/>
            <w:vAlign w:val="bottom"/>
            <w:hideMark/>
          </w:tcPr>
          <w:p w14:paraId="1B352243" w14:textId="77777777" w:rsidR="00BB4D99" w:rsidRPr="00017F27" w:rsidRDefault="00BB4D99" w:rsidP="00BB4D99">
            <w:pPr>
              <w:jc w:val="right"/>
              <w:rPr>
                <w:ins w:id="3079" w:author="Bruno Sanchez-Andrade Nuno" w:date="2012-08-17T17:13:00Z"/>
                <w:rFonts w:ascii="Calibri" w:eastAsia="Times New Roman" w:hAnsi="Calibri" w:cs="Times New Roman"/>
                <w:color w:val="31869B"/>
                <w:sz w:val="20"/>
                <w:szCs w:val="20"/>
                <w:lang w:eastAsia="en-US"/>
                <w:rPrChange w:id="3080" w:author="Bruno Sanchez-Andrade Nuno" w:date="2012-08-17T17:15:00Z">
                  <w:rPr>
                    <w:ins w:id="3081" w:author="Bruno Sanchez-Andrade Nuno" w:date="2012-08-17T17:13:00Z"/>
                    <w:rFonts w:ascii="Calibri" w:eastAsia="Times New Roman" w:hAnsi="Calibri" w:cs="Times New Roman"/>
                    <w:color w:val="31869B"/>
                    <w:sz w:val="24"/>
                    <w:szCs w:val="24"/>
                    <w:lang w:eastAsia="en-US"/>
                  </w:rPr>
                </w:rPrChange>
              </w:rPr>
            </w:pPr>
            <w:ins w:id="3082" w:author="Bruno Sanchez-Andrade Nuno" w:date="2012-08-17T17:13:00Z">
              <w:r w:rsidRPr="00017F27">
                <w:rPr>
                  <w:rFonts w:ascii="Calibri" w:eastAsia="Times New Roman" w:hAnsi="Calibri" w:cs="Times New Roman"/>
                  <w:color w:val="31869B"/>
                  <w:sz w:val="20"/>
                  <w:szCs w:val="20"/>
                  <w:lang w:eastAsia="en-US"/>
                  <w:rPrChange w:id="3083" w:author="Bruno Sanchez-Andrade Nuno" w:date="2012-08-17T17:15:00Z">
                    <w:rPr>
                      <w:rFonts w:ascii="Calibri" w:eastAsia="Times New Roman" w:hAnsi="Calibri" w:cs="Times New Roman"/>
                      <w:color w:val="31869B"/>
                      <w:sz w:val="24"/>
                      <w:szCs w:val="24"/>
                      <w:lang w:eastAsia="en-US"/>
                    </w:rPr>
                  </w:rPrChange>
                </w:rPr>
                <w:t>46.23</w:t>
              </w:r>
            </w:ins>
          </w:p>
        </w:tc>
      </w:tr>
      <w:tr w:rsidR="00017F27" w:rsidRPr="00017F27" w14:paraId="5305249A" w14:textId="77777777" w:rsidTr="00017F27">
        <w:trPr>
          <w:trHeight w:val="300"/>
          <w:ins w:id="3084"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48B5CE6F" w14:textId="77777777" w:rsidR="00BB4D99" w:rsidRPr="00017F27" w:rsidRDefault="00BB4D99" w:rsidP="00BB4D99">
            <w:pPr>
              <w:jc w:val="right"/>
              <w:rPr>
                <w:ins w:id="3085" w:author="Bruno Sanchez-Andrade Nuno" w:date="2012-08-17T17:13:00Z"/>
                <w:rFonts w:ascii="Calibri" w:eastAsia="Times New Roman" w:hAnsi="Calibri" w:cs="Times New Roman"/>
                <w:color w:val="963634"/>
                <w:sz w:val="20"/>
                <w:szCs w:val="20"/>
                <w:lang w:eastAsia="en-US"/>
                <w:rPrChange w:id="3086" w:author="Bruno Sanchez-Andrade Nuno" w:date="2012-08-17T17:15:00Z">
                  <w:rPr>
                    <w:ins w:id="3087" w:author="Bruno Sanchez-Andrade Nuno" w:date="2012-08-17T17:13:00Z"/>
                    <w:rFonts w:ascii="Calibri" w:eastAsia="Times New Roman" w:hAnsi="Calibri" w:cs="Times New Roman"/>
                    <w:color w:val="963634"/>
                    <w:sz w:val="24"/>
                    <w:szCs w:val="24"/>
                    <w:lang w:eastAsia="en-US"/>
                  </w:rPr>
                </w:rPrChange>
              </w:rPr>
            </w:pPr>
            <w:ins w:id="3088" w:author="Bruno Sanchez-Andrade Nuno" w:date="2012-08-17T17:13:00Z">
              <w:r w:rsidRPr="00017F27">
                <w:rPr>
                  <w:rFonts w:ascii="Calibri" w:eastAsia="Times New Roman" w:hAnsi="Calibri" w:cs="Times New Roman"/>
                  <w:color w:val="963634"/>
                  <w:sz w:val="20"/>
                  <w:szCs w:val="20"/>
                  <w:lang w:eastAsia="en-US"/>
                  <w:rPrChange w:id="3089" w:author="Bruno Sanchez-Andrade Nuno" w:date="2012-08-17T17:15:00Z">
                    <w:rPr>
                      <w:rFonts w:ascii="Calibri" w:eastAsia="Times New Roman" w:hAnsi="Calibri" w:cs="Times New Roman"/>
                      <w:color w:val="963634"/>
                      <w:sz w:val="24"/>
                      <w:szCs w:val="24"/>
                      <w:lang w:eastAsia="en-US"/>
                    </w:rPr>
                  </w:rPrChange>
                </w:rPr>
                <w:t>147</w:t>
              </w:r>
            </w:ins>
          </w:p>
        </w:tc>
        <w:tc>
          <w:tcPr>
            <w:tcW w:w="1399" w:type="dxa"/>
            <w:tcBorders>
              <w:top w:val="nil"/>
              <w:left w:val="nil"/>
              <w:bottom w:val="nil"/>
              <w:right w:val="nil"/>
            </w:tcBorders>
            <w:shd w:val="clear" w:color="auto" w:fill="auto"/>
            <w:noWrap/>
            <w:vAlign w:val="bottom"/>
            <w:hideMark/>
          </w:tcPr>
          <w:p w14:paraId="01BD414F" w14:textId="77777777" w:rsidR="00BB4D99" w:rsidRPr="00017F27" w:rsidRDefault="00BB4D99" w:rsidP="00BB4D99">
            <w:pPr>
              <w:rPr>
                <w:ins w:id="3090" w:author="Bruno Sanchez-Andrade Nuno" w:date="2012-08-17T17:13:00Z"/>
                <w:rFonts w:ascii="Calibri" w:eastAsia="Times New Roman" w:hAnsi="Calibri" w:cs="Times New Roman"/>
                <w:color w:val="963634"/>
                <w:sz w:val="20"/>
                <w:szCs w:val="20"/>
                <w:lang w:eastAsia="en-US"/>
                <w:rPrChange w:id="3091" w:author="Bruno Sanchez-Andrade Nuno" w:date="2012-08-17T17:15:00Z">
                  <w:rPr>
                    <w:ins w:id="3092" w:author="Bruno Sanchez-Andrade Nuno" w:date="2012-08-17T17:13:00Z"/>
                    <w:rFonts w:ascii="Calibri" w:eastAsia="Times New Roman" w:hAnsi="Calibri" w:cs="Times New Roman"/>
                    <w:color w:val="963634"/>
                    <w:sz w:val="24"/>
                    <w:szCs w:val="24"/>
                    <w:lang w:eastAsia="en-US"/>
                  </w:rPr>
                </w:rPrChange>
              </w:rPr>
            </w:pPr>
            <w:ins w:id="3093" w:author="Bruno Sanchez-Andrade Nuno" w:date="2012-08-17T17:13:00Z">
              <w:r w:rsidRPr="00017F27">
                <w:rPr>
                  <w:rFonts w:ascii="Calibri" w:eastAsia="Times New Roman" w:hAnsi="Calibri" w:cs="Times New Roman"/>
                  <w:color w:val="963634"/>
                  <w:sz w:val="20"/>
                  <w:szCs w:val="20"/>
                  <w:lang w:eastAsia="en-US"/>
                  <w:rPrChange w:id="3094" w:author="Bruno Sanchez-Andrade Nuno" w:date="2012-08-17T17:15:00Z">
                    <w:rPr>
                      <w:rFonts w:ascii="Calibri" w:eastAsia="Times New Roman" w:hAnsi="Calibri" w:cs="Times New Roman"/>
                      <w:color w:val="963634"/>
                      <w:sz w:val="24"/>
                      <w:szCs w:val="24"/>
                      <w:lang w:eastAsia="en-US"/>
                    </w:rPr>
                  </w:rPrChange>
                </w:rPr>
                <w:t>Yemen</w:t>
              </w:r>
            </w:ins>
          </w:p>
        </w:tc>
        <w:tc>
          <w:tcPr>
            <w:tcW w:w="1245" w:type="dxa"/>
            <w:tcBorders>
              <w:top w:val="nil"/>
              <w:left w:val="nil"/>
              <w:bottom w:val="nil"/>
              <w:right w:val="single" w:sz="4" w:space="0" w:color="auto"/>
            </w:tcBorders>
            <w:shd w:val="clear" w:color="auto" w:fill="auto"/>
            <w:noWrap/>
            <w:vAlign w:val="bottom"/>
            <w:hideMark/>
          </w:tcPr>
          <w:p w14:paraId="547F2407" w14:textId="77777777" w:rsidR="00BB4D99" w:rsidRPr="00017F27" w:rsidRDefault="00BB4D99" w:rsidP="00BB4D99">
            <w:pPr>
              <w:jc w:val="right"/>
              <w:rPr>
                <w:ins w:id="3095" w:author="Bruno Sanchez-Andrade Nuno" w:date="2012-08-17T17:13:00Z"/>
                <w:rFonts w:ascii="Calibri" w:eastAsia="Times New Roman" w:hAnsi="Calibri" w:cs="Times New Roman"/>
                <w:color w:val="963634"/>
                <w:sz w:val="20"/>
                <w:szCs w:val="20"/>
                <w:lang w:eastAsia="en-US"/>
                <w:rPrChange w:id="3096" w:author="Bruno Sanchez-Andrade Nuno" w:date="2012-08-17T17:15:00Z">
                  <w:rPr>
                    <w:ins w:id="3097" w:author="Bruno Sanchez-Andrade Nuno" w:date="2012-08-17T17:13:00Z"/>
                    <w:rFonts w:ascii="Calibri" w:eastAsia="Times New Roman" w:hAnsi="Calibri" w:cs="Times New Roman"/>
                    <w:color w:val="963634"/>
                    <w:sz w:val="24"/>
                    <w:szCs w:val="24"/>
                    <w:lang w:eastAsia="en-US"/>
                  </w:rPr>
                </w:rPrChange>
              </w:rPr>
            </w:pPr>
            <w:ins w:id="3098" w:author="Bruno Sanchez-Andrade Nuno" w:date="2012-08-17T17:13:00Z">
              <w:r w:rsidRPr="00017F27">
                <w:rPr>
                  <w:rFonts w:ascii="Calibri" w:eastAsia="Times New Roman" w:hAnsi="Calibri" w:cs="Times New Roman"/>
                  <w:color w:val="963634"/>
                  <w:sz w:val="20"/>
                  <w:szCs w:val="20"/>
                  <w:lang w:eastAsia="en-US"/>
                  <w:rPrChange w:id="3099" w:author="Bruno Sanchez-Andrade Nuno" w:date="2012-08-17T17:15:00Z">
                    <w:rPr>
                      <w:rFonts w:ascii="Calibri" w:eastAsia="Times New Roman" w:hAnsi="Calibri" w:cs="Times New Roman"/>
                      <w:color w:val="963634"/>
                      <w:sz w:val="24"/>
                      <w:szCs w:val="24"/>
                      <w:lang w:eastAsia="en-US"/>
                    </w:rPr>
                  </w:rPrChange>
                </w:rPr>
                <w:t>45.74</w:t>
              </w:r>
            </w:ins>
          </w:p>
        </w:tc>
        <w:tc>
          <w:tcPr>
            <w:tcW w:w="581" w:type="dxa"/>
            <w:tcBorders>
              <w:top w:val="nil"/>
              <w:left w:val="nil"/>
              <w:bottom w:val="nil"/>
              <w:right w:val="nil"/>
            </w:tcBorders>
            <w:shd w:val="clear" w:color="auto" w:fill="auto"/>
            <w:noWrap/>
            <w:vAlign w:val="bottom"/>
            <w:hideMark/>
          </w:tcPr>
          <w:p w14:paraId="2C960074" w14:textId="77777777" w:rsidR="00BB4D99" w:rsidRPr="00017F27" w:rsidRDefault="00BB4D99" w:rsidP="00BB4D99">
            <w:pPr>
              <w:jc w:val="right"/>
              <w:rPr>
                <w:ins w:id="3100" w:author="Bruno Sanchez-Andrade Nuno" w:date="2012-08-17T17:13:00Z"/>
                <w:rFonts w:ascii="Calibri" w:eastAsia="Times New Roman" w:hAnsi="Calibri" w:cs="Times New Roman"/>
                <w:color w:val="E26B0A"/>
                <w:sz w:val="20"/>
                <w:szCs w:val="20"/>
                <w:lang w:eastAsia="en-US"/>
                <w:rPrChange w:id="3101" w:author="Bruno Sanchez-Andrade Nuno" w:date="2012-08-17T17:15:00Z">
                  <w:rPr>
                    <w:ins w:id="3102" w:author="Bruno Sanchez-Andrade Nuno" w:date="2012-08-17T17:13:00Z"/>
                    <w:rFonts w:ascii="Calibri" w:eastAsia="Times New Roman" w:hAnsi="Calibri" w:cs="Times New Roman"/>
                    <w:color w:val="E26B0A"/>
                    <w:sz w:val="24"/>
                    <w:szCs w:val="24"/>
                    <w:lang w:eastAsia="en-US"/>
                  </w:rPr>
                </w:rPrChange>
              </w:rPr>
            </w:pPr>
            <w:ins w:id="3103" w:author="Bruno Sanchez-Andrade Nuno" w:date="2012-08-17T17:13:00Z">
              <w:r w:rsidRPr="00017F27">
                <w:rPr>
                  <w:rFonts w:ascii="Calibri" w:eastAsia="Times New Roman" w:hAnsi="Calibri" w:cs="Times New Roman"/>
                  <w:color w:val="E26B0A"/>
                  <w:sz w:val="20"/>
                  <w:szCs w:val="20"/>
                  <w:lang w:eastAsia="en-US"/>
                  <w:rPrChange w:id="3104" w:author="Bruno Sanchez-Andrade Nuno" w:date="2012-08-17T17:15:00Z">
                    <w:rPr>
                      <w:rFonts w:ascii="Calibri" w:eastAsia="Times New Roman" w:hAnsi="Calibri" w:cs="Times New Roman"/>
                      <w:color w:val="E26B0A"/>
                      <w:sz w:val="24"/>
                      <w:szCs w:val="24"/>
                      <w:lang w:eastAsia="en-US"/>
                    </w:rPr>
                  </w:rPrChange>
                </w:rPr>
                <w:t>163</w:t>
              </w:r>
            </w:ins>
          </w:p>
        </w:tc>
        <w:tc>
          <w:tcPr>
            <w:tcW w:w="1414" w:type="dxa"/>
            <w:tcBorders>
              <w:top w:val="nil"/>
              <w:left w:val="nil"/>
              <w:bottom w:val="nil"/>
              <w:right w:val="nil"/>
            </w:tcBorders>
            <w:shd w:val="clear" w:color="auto" w:fill="auto"/>
            <w:noWrap/>
            <w:vAlign w:val="bottom"/>
            <w:hideMark/>
          </w:tcPr>
          <w:p w14:paraId="119C3FCE" w14:textId="77777777" w:rsidR="00BB4D99" w:rsidRPr="00017F27" w:rsidRDefault="00BB4D99" w:rsidP="00BB4D99">
            <w:pPr>
              <w:rPr>
                <w:ins w:id="3105" w:author="Bruno Sanchez-Andrade Nuno" w:date="2012-08-17T17:13:00Z"/>
                <w:rFonts w:ascii="Calibri" w:eastAsia="Times New Roman" w:hAnsi="Calibri" w:cs="Times New Roman"/>
                <w:color w:val="E26B0A"/>
                <w:sz w:val="20"/>
                <w:szCs w:val="20"/>
                <w:lang w:eastAsia="en-US"/>
                <w:rPrChange w:id="3106" w:author="Bruno Sanchez-Andrade Nuno" w:date="2012-08-17T17:15:00Z">
                  <w:rPr>
                    <w:ins w:id="3107" w:author="Bruno Sanchez-Andrade Nuno" w:date="2012-08-17T17:13:00Z"/>
                    <w:rFonts w:ascii="Calibri" w:eastAsia="Times New Roman" w:hAnsi="Calibri" w:cs="Times New Roman"/>
                    <w:color w:val="E26B0A"/>
                    <w:sz w:val="24"/>
                    <w:szCs w:val="24"/>
                    <w:lang w:eastAsia="en-US"/>
                  </w:rPr>
                </w:rPrChange>
              </w:rPr>
            </w:pPr>
            <w:ins w:id="3108" w:author="Bruno Sanchez-Andrade Nuno" w:date="2012-08-17T17:13:00Z">
              <w:r w:rsidRPr="00017F27">
                <w:rPr>
                  <w:rFonts w:ascii="Calibri" w:eastAsia="Times New Roman" w:hAnsi="Calibri" w:cs="Times New Roman"/>
                  <w:color w:val="E26B0A"/>
                  <w:sz w:val="20"/>
                  <w:szCs w:val="20"/>
                  <w:lang w:eastAsia="en-US"/>
                  <w:rPrChange w:id="3109" w:author="Bruno Sanchez-Andrade Nuno" w:date="2012-08-17T17:15:00Z">
                    <w:rPr>
                      <w:rFonts w:ascii="Calibri" w:eastAsia="Times New Roman" w:hAnsi="Calibri" w:cs="Times New Roman"/>
                      <w:color w:val="E26B0A"/>
                      <w:sz w:val="24"/>
                      <w:szCs w:val="24"/>
                      <w:lang w:eastAsia="en-US"/>
                    </w:rPr>
                  </w:rPrChange>
                </w:rPr>
                <w:t>Angola</w:t>
              </w:r>
            </w:ins>
          </w:p>
        </w:tc>
        <w:tc>
          <w:tcPr>
            <w:tcW w:w="1260" w:type="dxa"/>
            <w:tcBorders>
              <w:top w:val="nil"/>
              <w:left w:val="nil"/>
              <w:bottom w:val="nil"/>
              <w:right w:val="single" w:sz="4" w:space="0" w:color="auto"/>
            </w:tcBorders>
            <w:shd w:val="clear" w:color="auto" w:fill="auto"/>
            <w:noWrap/>
            <w:vAlign w:val="bottom"/>
            <w:hideMark/>
          </w:tcPr>
          <w:p w14:paraId="32487743" w14:textId="77777777" w:rsidR="00BB4D99" w:rsidRPr="00017F27" w:rsidRDefault="00BB4D99" w:rsidP="00BB4D99">
            <w:pPr>
              <w:jc w:val="right"/>
              <w:rPr>
                <w:ins w:id="3110" w:author="Bruno Sanchez-Andrade Nuno" w:date="2012-08-17T17:13:00Z"/>
                <w:rFonts w:ascii="Calibri" w:eastAsia="Times New Roman" w:hAnsi="Calibri" w:cs="Times New Roman"/>
                <w:color w:val="E26B0A"/>
                <w:sz w:val="20"/>
                <w:szCs w:val="20"/>
                <w:lang w:eastAsia="en-US"/>
                <w:rPrChange w:id="3111" w:author="Bruno Sanchez-Andrade Nuno" w:date="2012-08-17T17:15:00Z">
                  <w:rPr>
                    <w:ins w:id="3112" w:author="Bruno Sanchez-Andrade Nuno" w:date="2012-08-17T17:13:00Z"/>
                    <w:rFonts w:ascii="Calibri" w:eastAsia="Times New Roman" w:hAnsi="Calibri" w:cs="Times New Roman"/>
                    <w:color w:val="E26B0A"/>
                    <w:sz w:val="24"/>
                    <w:szCs w:val="24"/>
                    <w:lang w:eastAsia="en-US"/>
                  </w:rPr>
                </w:rPrChange>
              </w:rPr>
            </w:pPr>
            <w:ins w:id="3113" w:author="Bruno Sanchez-Andrade Nuno" w:date="2012-08-17T17:13:00Z">
              <w:r w:rsidRPr="00017F27">
                <w:rPr>
                  <w:rFonts w:ascii="Calibri" w:eastAsia="Times New Roman" w:hAnsi="Calibri" w:cs="Times New Roman"/>
                  <w:color w:val="E26B0A"/>
                  <w:sz w:val="20"/>
                  <w:szCs w:val="20"/>
                  <w:lang w:eastAsia="en-US"/>
                  <w:rPrChange w:id="3114" w:author="Bruno Sanchez-Andrade Nuno" w:date="2012-08-17T17:15:00Z">
                    <w:rPr>
                      <w:rFonts w:ascii="Calibri" w:eastAsia="Times New Roman" w:hAnsi="Calibri" w:cs="Times New Roman"/>
                      <w:color w:val="E26B0A"/>
                      <w:sz w:val="24"/>
                      <w:szCs w:val="24"/>
                      <w:lang w:eastAsia="en-US"/>
                    </w:rPr>
                  </w:rPrChange>
                </w:rPr>
                <w:t>45.92</w:t>
              </w:r>
            </w:ins>
          </w:p>
        </w:tc>
        <w:tc>
          <w:tcPr>
            <w:tcW w:w="581" w:type="dxa"/>
            <w:tcBorders>
              <w:top w:val="nil"/>
              <w:left w:val="nil"/>
              <w:bottom w:val="nil"/>
              <w:right w:val="nil"/>
            </w:tcBorders>
            <w:shd w:val="clear" w:color="auto" w:fill="auto"/>
            <w:noWrap/>
            <w:vAlign w:val="bottom"/>
            <w:hideMark/>
          </w:tcPr>
          <w:p w14:paraId="21140C60" w14:textId="77777777" w:rsidR="00BB4D99" w:rsidRPr="00017F27" w:rsidRDefault="00BB4D99" w:rsidP="00BB4D99">
            <w:pPr>
              <w:jc w:val="right"/>
              <w:rPr>
                <w:ins w:id="3115" w:author="Bruno Sanchez-Andrade Nuno" w:date="2012-08-17T17:13:00Z"/>
                <w:rFonts w:ascii="Calibri" w:eastAsia="Times New Roman" w:hAnsi="Calibri" w:cs="Times New Roman"/>
                <w:color w:val="000000"/>
                <w:sz w:val="20"/>
                <w:szCs w:val="20"/>
                <w:lang w:eastAsia="en-US"/>
                <w:rPrChange w:id="3116" w:author="Bruno Sanchez-Andrade Nuno" w:date="2012-08-17T17:15:00Z">
                  <w:rPr>
                    <w:ins w:id="3117" w:author="Bruno Sanchez-Andrade Nuno" w:date="2012-08-17T17:13:00Z"/>
                    <w:rFonts w:ascii="Calibri" w:eastAsia="Times New Roman" w:hAnsi="Calibri" w:cs="Times New Roman"/>
                    <w:color w:val="000000"/>
                    <w:sz w:val="24"/>
                    <w:szCs w:val="24"/>
                    <w:lang w:eastAsia="en-US"/>
                  </w:rPr>
                </w:rPrChange>
              </w:rPr>
            </w:pPr>
            <w:ins w:id="3118" w:author="Bruno Sanchez-Andrade Nuno" w:date="2012-08-17T17:13:00Z">
              <w:r w:rsidRPr="00017F27">
                <w:rPr>
                  <w:rFonts w:ascii="Calibri" w:eastAsia="Times New Roman" w:hAnsi="Calibri" w:cs="Times New Roman"/>
                  <w:color w:val="000000"/>
                  <w:sz w:val="20"/>
                  <w:szCs w:val="20"/>
                  <w:lang w:eastAsia="en-US"/>
                  <w:rPrChange w:id="3119" w:author="Bruno Sanchez-Andrade Nuno" w:date="2012-08-17T17:15:00Z">
                    <w:rPr>
                      <w:rFonts w:ascii="Calibri" w:eastAsia="Times New Roman" w:hAnsi="Calibri" w:cs="Times New Roman"/>
                      <w:color w:val="000000"/>
                      <w:sz w:val="24"/>
                      <w:szCs w:val="24"/>
                      <w:lang w:eastAsia="en-US"/>
                    </w:rPr>
                  </w:rPrChange>
                </w:rPr>
                <w:t>163</w:t>
              </w:r>
            </w:ins>
          </w:p>
        </w:tc>
        <w:tc>
          <w:tcPr>
            <w:tcW w:w="1449" w:type="dxa"/>
            <w:tcBorders>
              <w:top w:val="nil"/>
              <w:left w:val="nil"/>
              <w:bottom w:val="nil"/>
              <w:right w:val="nil"/>
            </w:tcBorders>
            <w:shd w:val="clear" w:color="auto" w:fill="auto"/>
            <w:noWrap/>
            <w:vAlign w:val="bottom"/>
            <w:hideMark/>
          </w:tcPr>
          <w:p w14:paraId="192B79D9" w14:textId="77777777" w:rsidR="00BB4D99" w:rsidRPr="00017F27" w:rsidRDefault="00BB4D99" w:rsidP="00BB4D99">
            <w:pPr>
              <w:rPr>
                <w:ins w:id="3120" w:author="Bruno Sanchez-Andrade Nuno" w:date="2012-08-17T17:13:00Z"/>
                <w:rFonts w:ascii="Calibri" w:eastAsia="Times New Roman" w:hAnsi="Calibri" w:cs="Times New Roman"/>
                <w:color w:val="31869B"/>
                <w:sz w:val="20"/>
                <w:szCs w:val="20"/>
                <w:lang w:eastAsia="en-US"/>
                <w:rPrChange w:id="3121" w:author="Bruno Sanchez-Andrade Nuno" w:date="2012-08-17T17:15:00Z">
                  <w:rPr>
                    <w:ins w:id="3122" w:author="Bruno Sanchez-Andrade Nuno" w:date="2012-08-17T17:13:00Z"/>
                    <w:rFonts w:ascii="Calibri" w:eastAsia="Times New Roman" w:hAnsi="Calibri" w:cs="Times New Roman"/>
                    <w:color w:val="31869B"/>
                    <w:sz w:val="24"/>
                    <w:szCs w:val="24"/>
                    <w:lang w:eastAsia="en-US"/>
                  </w:rPr>
                </w:rPrChange>
              </w:rPr>
            </w:pPr>
            <w:proofErr w:type="spellStart"/>
            <w:ins w:id="3123" w:author="Bruno Sanchez-Andrade Nuno" w:date="2012-08-17T17:13:00Z">
              <w:r w:rsidRPr="00017F27">
                <w:rPr>
                  <w:rFonts w:ascii="Calibri" w:eastAsia="Times New Roman" w:hAnsi="Calibri" w:cs="Times New Roman"/>
                  <w:color w:val="31869B"/>
                  <w:sz w:val="20"/>
                  <w:szCs w:val="20"/>
                  <w:lang w:eastAsia="en-US"/>
                  <w:rPrChange w:id="3124" w:author="Bruno Sanchez-Andrade Nuno" w:date="2012-08-17T17:15:00Z">
                    <w:rPr>
                      <w:rFonts w:ascii="Calibri" w:eastAsia="Times New Roman" w:hAnsi="Calibri" w:cs="Times New Roman"/>
                      <w:color w:val="31869B"/>
                      <w:sz w:val="24"/>
                      <w:szCs w:val="24"/>
                      <w:lang w:eastAsia="en-US"/>
                    </w:rPr>
                  </w:rPrChange>
                </w:rPr>
                <w:t>TimorLeste</w:t>
              </w:r>
              <w:proofErr w:type="spellEnd"/>
            </w:ins>
          </w:p>
        </w:tc>
        <w:tc>
          <w:tcPr>
            <w:tcW w:w="1210" w:type="dxa"/>
            <w:tcBorders>
              <w:top w:val="nil"/>
              <w:left w:val="nil"/>
              <w:bottom w:val="nil"/>
              <w:right w:val="single" w:sz="4" w:space="0" w:color="auto"/>
            </w:tcBorders>
            <w:shd w:val="clear" w:color="auto" w:fill="auto"/>
            <w:noWrap/>
            <w:vAlign w:val="bottom"/>
            <w:hideMark/>
          </w:tcPr>
          <w:p w14:paraId="33EE2B70" w14:textId="77777777" w:rsidR="00BB4D99" w:rsidRPr="00017F27" w:rsidRDefault="00BB4D99" w:rsidP="00BB4D99">
            <w:pPr>
              <w:jc w:val="right"/>
              <w:rPr>
                <w:ins w:id="3125" w:author="Bruno Sanchez-Andrade Nuno" w:date="2012-08-17T17:13:00Z"/>
                <w:rFonts w:ascii="Calibri" w:eastAsia="Times New Roman" w:hAnsi="Calibri" w:cs="Times New Roman"/>
                <w:color w:val="31869B"/>
                <w:sz w:val="20"/>
                <w:szCs w:val="20"/>
                <w:lang w:eastAsia="en-US"/>
                <w:rPrChange w:id="3126" w:author="Bruno Sanchez-Andrade Nuno" w:date="2012-08-17T17:15:00Z">
                  <w:rPr>
                    <w:ins w:id="3127" w:author="Bruno Sanchez-Andrade Nuno" w:date="2012-08-17T17:13:00Z"/>
                    <w:rFonts w:ascii="Calibri" w:eastAsia="Times New Roman" w:hAnsi="Calibri" w:cs="Times New Roman"/>
                    <w:color w:val="31869B"/>
                    <w:sz w:val="24"/>
                    <w:szCs w:val="24"/>
                    <w:lang w:eastAsia="en-US"/>
                  </w:rPr>
                </w:rPrChange>
              </w:rPr>
            </w:pPr>
            <w:ins w:id="3128" w:author="Bruno Sanchez-Andrade Nuno" w:date="2012-08-17T17:13:00Z">
              <w:r w:rsidRPr="00017F27">
                <w:rPr>
                  <w:rFonts w:ascii="Calibri" w:eastAsia="Times New Roman" w:hAnsi="Calibri" w:cs="Times New Roman"/>
                  <w:color w:val="31869B"/>
                  <w:sz w:val="20"/>
                  <w:szCs w:val="20"/>
                  <w:lang w:eastAsia="en-US"/>
                  <w:rPrChange w:id="3129" w:author="Bruno Sanchez-Andrade Nuno" w:date="2012-08-17T17:15:00Z">
                    <w:rPr>
                      <w:rFonts w:ascii="Calibri" w:eastAsia="Times New Roman" w:hAnsi="Calibri" w:cs="Times New Roman"/>
                      <w:color w:val="31869B"/>
                      <w:sz w:val="24"/>
                      <w:szCs w:val="24"/>
                      <w:lang w:eastAsia="en-US"/>
                    </w:rPr>
                  </w:rPrChange>
                </w:rPr>
                <w:t>46.06</w:t>
              </w:r>
            </w:ins>
          </w:p>
        </w:tc>
      </w:tr>
      <w:tr w:rsidR="00017F27" w:rsidRPr="00017F27" w14:paraId="7D261E8E" w14:textId="77777777" w:rsidTr="00017F27">
        <w:trPr>
          <w:trHeight w:val="300"/>
          <w:ins w:id="3130"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075A1BA3" w14:textId="77777777" w:rsidR="00BB4D99" w:rsidRPr="00017F27" w:rsidRDefault="00BB4D99" w:rsidP="00BB4D99">
            <w:pPr>
              <w:jc w:val="right"/>
              <w:rPr>
                <w:ins w:id="3131" w:author="Bruno Sanchez-Andrade Nuno" w:date="2012-08-17T17:13:00Z"/>
                <w:rFonts w:ascii="Calibri" w:eastAsia="Times New Roman" w:hAnsi="Calibri" w:cs="Times New Roman"/>
                <w:color w:val="963634"/>
                <w:sz w:val="20"/>
                <w:szCs w:val="20"/>
                <w:lang w:eastAsia="en-US"/>
                <w:rPrChange w:id="3132" w:author="Bruno Sanchez-Andrade Nuno" w:date="2012-08-17T17:15:00Z">
                  <w:rPr>
                    <w:ins w:id="3133" w:author="Bruno Sanchez-Andrade Nuno" w:date="2012-08-17T17:13:00Z"/>
                    <w:rFonts w:ascii="Calibri" w:eastAsia="Times New Roman" w:hAnsi="Calibri" w:cs="Times New Roman"/>
                    <w:color w:val="963634"/>
                    <w:sz w:val="24"/>
                    <w:szCs w:val="24"/>
                    <w:lang w:eastAsia="en-US"/>
                  </w:rPr>
                </w:rPrChange>
              </w:rPr>
            </w:pPr>
            <w:ins w:id="3134" w:author="Bruno Sanchez-Andrade Nuno" w:date="2012-08-17T17:13:00Z">
              <w:r w:rsidRPr="00017F27">
                <w:rPr>
                  <w:rFonts w:ascii="Calibri" w:eastAsia="Times New Roman" w:hAnsi="Calibri" w:cs="Times New Roman"/>
                  <w:color w:val="963634"/>
                  <w:sz w:val="20"/>
                  <w:szCs w:val="20"/>
                  <w:lang w:eastAsia="en-US"/>
                  <w:rPrChange w:id="3135" w:author="Bruno Sanchez-Andrade Nuno" w:date="2012-08-17T17:15:00Z">
                    <w:rPr>
                      <w:rFonts w:ascii="Calibri" w:eastAsia="Times New Roman" w:hAnsi="Calibri" w:cs="Times New Roman"/>
                      <w:color w:val="963634"/>
                      <w:sz w:val="24"/>
                      <w:szCs w:val="24"/>
                      <w:lang w:eastAsia="en-US"/>
                    </w:rPr>
                  </w:rPrChange>
                </w:rPr>
                <w:t>148</w:t>
              </w:r>
            </w:ins>
          </w:p>
        </w:tc>
        <w:tc>
          <w:tcPr>
            <w:tcW w:w="1399" w:type="dxa"/>
            <w:tcBorders>
              <w:top w:val="nil"/>
              <w:left w:val="nil"/>
              <w:bottom w:val="nil"/>
              <w:right w:val="nil"/>
            </w:tcBorders>
            <w:shd w:val="clear" w:color="F2DCDB" w:fill="F2DCDB"/>
            <w:noWrap/>
            <w:vAlign w:val="bottom"/>
            <w:hideMark/>
          </w:tcPr>
          <w:p w14:paraId="26E30113" w14:textId="77777777" w:rsidR="00BB4D99" w:rsidRPr="00017F27" w:rsidRDefault="00BB4D99" w:rsidP="00BB4D99">
            <w:pPr>
              <w:rPr>
                <w:ins w:id="3136" w:author="Bruno Sanchez-Andrade Nuno" w:date="2012-08-17T17:13:00Z"/>
                <w:rFonts w:ascii="Calibri" w:eastAsia="Times New Roman" w:hAnsi="Calibri" w:cs="Times New Roman"/>
                <w:color w:val="963634"/>
                <w:sz w:val="20"/>
                <w:szCs w:val="20"/>
                <w:lang w:eastAsia="en-US"/>
                <w:rPrChange w:id="3137" w:author="Bruno Sanchez-Andrade Nuno" w:date="2012-08-17T17:15:00Z">
                  <w:rPr>
                    <w:ins w:id="3138" w:author="Bruno Sanchez-Andrade Nuno" w:date="2012-08-17T17:13:00Z"/>
                    <w:rFonts w:ascii="Calibri" w:eastAsia="Times New Roman" w:hAnsi="Calibri" w:cs="Times New Roman"/>
                    <w:color w:val="963634"/>
                    <w:sz w:val="24"/>
                    <w:szCs w:val="24"/>
                    <w:lang w:eastAsia="en-US"/>
                  </w:rPr>
                </w:rPrChange>
              </w:rPr>
            </w:pPr>
            <w:proofErr w:type="spellStart"/>
            <w:ins w:id="3139" w:author="Bruno Sanchez-Andrade Nuno" w:date="2012-08-17T17:13:00Z">
              <w:r w:rsidRPr="00017F27">
                <w:rPr>
                  <w:rFonts w:ascii="Calibri" w:eastAsia="Times New Roman" w:hAnsi="Calibri" w:cs="Times New Roman"/>
                  <w:color w:val="963634"/>
                  <w:sz w:val="20"/>
                  <w:szCs w:val="20"/>
                  <w:lang w:eastAsia="en-US"/>
                  <w:rPrChange w:id="3140" w:author="Bruno Sanchez-Andrade Nuno" w:date="2012-08-17T17:15:00Z">
                    <w:rPr>
                      <w:rFonts w:ascii="Calibri" w:eastAsia="Times New Roman" w:hAnsi="Calibri" w:cs="Times New Roman"/>
                      <w:color w:val="963634"/>
                      <w:sz w:val="24"/>
                      <w:szCs w:val="24"/>
                      <w:lang w:eastAsia="en-US"/>
                    </w:rPr>
                  </w:rPrChange>
                </w:rPr>
                <w:t>GuineaBissau</w:t>
              </w:r>
              <w:proofErr w:type="spellEnd"/>
            </w:ins>
          </w:p>
        </w:tc>
        <w:tc>
          <w:tcPr>
            <w:tcW w:w="1245" w:type="dxa"/>
            <w:tcBorders>
              <w:top w:val="nil"/>
              <w:left w:val="nil"/>
              <w:bottom w:val="nil"/>
              <w:right w:val="single" w:sz="4" w:space="0" w:color="auto"/>
            </w:tcBorders>
            <w:shd w:val="clear" w:color="F2DCDB" w:fill="F2DCDB"/>
            <w:noWrap/>
            <w:vAlign w:val="bottom"/>
            <w:hideMark/>
          </w:tcPr>
          <w:p w14:paraId="6DAD0CF7" w14:textId="77777777" w:rsidR="00BB4D99" w:rsidRPr="00017F27" w:rsidRDefault="00BB4D99" w:rsidP="00BB4D99">
            <w:pPr>
              <w:jc w:val="right"/>
              <w:rPr>
                <w:ins w:id="3141" w:author="Bruno Sanchez-Andrade Nuno" w:date="2012-08-17T17:13:00Z"/>
                <w:rFonts w:ascii="Calibri" w:eastAsia="Times New Roman" w:hAnsi="Calibri" w:cs="Times New Roman"/>
                <w:color w:val="963634"/>
                <w:sz w:val="20"/>
                <w:szCs w:val="20"/>
                <w:lang w:eastAsia="en-US"/>
                <w:rPrChange w:id="3142" w:author="Bruno Sanchez-Andrade Nuno" w:date="2012-08-17T17:15:00Z">
                  <w:rPr>
                    <w:ins w:id="3143" w:author="Bruno Sanchez-Andrade Nuno" w:date="2012-08-17T17:13:00Z"/>
                    <w:rFonts w:ascii="Calibri" w:eastAsia="Times New Roman" w:hAnsi="Calibri" w:cs="Times New Roman"/>
                    <w:color w:val="963634"/>
                    <w:sz w:val="24"/>
                    <w:szCs w:val="24"/>
                    <w:lang w:eastAsia="en-US"/>
                  </w:rPr>
                </w:rPrChange>
              </w:rPr>
            </w:pPr>
            <w:ins w:id="3144" w:author="Bruno Sanchez-Andrade Nuno" w:date="2012-08-17T17:13:00Z">
              <w:r w:rsidRPr="00017F27">
                <w:rPr>
                  <w:rFonts w:ascii="Calibri" w:eastAsia="Times New Roman" w:hAnsi="Calibri" w:cs="Times New Roman"/>
                  <w:color w:val="963634"/>
                  <w:sz w:val="20"/>
                  <w:szCs w:val="20"/>
                  <w:lang w:eastAsia="en-US"/>
                  <w:rPrChange w:id="3145" w:author="Bruno Sanchez-Andrade Nuno" w:date="2012-08-17T17:15:00Z">
                    <w:rPr>
                      <w:rFonts w:ascii="Calibri" w:eastAsia="Times New Roman" w:hAnsi="Calibri" w:cs="Times New Roman"/>
                      <w:color w:val="963634"/>
                      <w:sz w:val="24"/>
                      <w:szCs w:val="24"/>
                      <w:lang w:eastAsia="en-US"/>
                    </w:rPr>
                  </w:rPrChange>
                </w:rPr>
                <w:t>45.38</w:t>
              </w:r>
            </w:ins>
          </w:p>
        </w:tc>
        <w:tc>
          <w:tcPr>
            <w:tcW w:w="581" w:type="dxa"/>
            <w:tcBorders>
              <w:top w:val="nil"/>
              <w:left w:val="nil"/>
              <w:bottom w:val="nil"/>
              <w:right w:val="nil"/>
            </w:tcBorders>
            <w:shd w:val="clear" w:color="FDE9D9" w:fill="FDE9D9"/>
            <w:noWrap/>
            <w:vAlign w:val="bottom"/>
            <w:hideMark/>
          </w:tcPr>
          <w:p w14:paraId="22D7627C" w14:textId="77777777" w:rsidR="00BB4D99" w:rsidRPr="00017F27" w:rsidRDefault="00BB4D99" w:rsidP="00BB4D99">
            <w:pPr>
              <w:jc w:val="right"/>
              <w:rPr>
                <w:ins w:id="3146" w:author="Bruno Sanchez-Andrade Nuno" w:date="2012-08-17T17:13:00Z"/>
                <w:rFonts w:ascii="Calibri" w:eastAsia="Times New Roman" w:hAnsi="Calibri" w:cs="Times New Roman"/>
                <w:color w:val="E26B0A"/>
                <w:sz w:val="20"/>
                <w:szCs w:val="20"/>
                <w:lang w:eastAsia="en-US"/>
                <w:rPrChange w:id="3147" w:author="Bruno Sanchez-Andrade Nuno" w:date="2012-08-17T17:15:00Z">
                  <w:rPr>
                    <w:ins w:id="3148" w:author="Bruno Sanchez-Andrade Nuno" w:date="2012-08-17T17:13:00Z"/>
                    <w:rFonts w:ascii="Calibri" w:eastAsia="Times New Roman" w:hAnsi="Calibri" w:cs="Times New Roman"/>
                    <w:color w:val="E26B0A"/>
                    <w:sz w:val="24"/>
                    <w:szCs w:val="24"/>
                    <w:lang w:eastAsia="en-US"/>
                  </w:rPr>
                </w:rPrChange>
              </w:rPr>
            </w:pPr>
            <w:ins w:id="3149" w:author="Bruno Sanchez-Andrade Nuno" w:date="2012-08-17T17:13:00Z">
              <w:r w:rsidRPr="00017F27">
                <w:rPr>
                  <w:rFonts w:ascii="Calibri" w:eastAsia="Times New Roman" w:hAnsi="Calibri" w:cs="Times New Roman"/>
                  <w:color w:val="E26B0A"/>
                  <w:sz w:val="20"/>
                  <w:szCs w:val="20"/>
                  <w:lang w:eastAsia="en-US"/>
                  <w:rPrChange w:id="3150" w:author="Bruno Sanchez-Andrade Nuno" w:date="2012-08-17T17:15:00Z">
                    <w:rPr>
                      <w:rFonts w:ascii="Calibri" w:eastAsia="Times New Roman" w:hAnsi="Calibri" w:cs="Times New Roman"/>
                      <w:color w:val="E26B0A"/>
                      <w:sz w:val="24"/>
                      <w:szCs w:val="24"/>
                      <w:lang w:eastAsia="en-US"/>
                    </w:rPr>
                  </w:rPrChange>
                </w:rPr>
                <w:t>164</w:t>
              </w:r>
            </w:ins>
          </w:p>
        </w:tc>
        <w:tc>
          <w:tcPr>
            <w:tcW w:w="1414" w:type="dxa"/>
            <w:tcBorders>
              <w:top w:val="nil"/>
              <w:left w:val="nil"/>
              <w:bottom w:val="nil"/>
              <w:right w:val="nil"/>
            </w:tcBorders>
            <w:shd w:val="clear" w:color="FDE9D9" w:fill="FDE9D9"/>
            <w:noWrap/>
            <w:vAlign w:val="bottom"/>
            <w:hideMark/>
          </w:tcPr>
          <w:p w14:paraId="3BE9E12D" w14:textId="77777777" w:rsidR="00BB4D99" w:rsidRPr="00017F27" w:rsidRDefault="00BB4D99" w:rsidP="00BB4D99">
            <w:pPr>
              <w:rPr>
                <w:ins w:id="3151" w:author="Bruno Sanchez-Andrade Nuno" w:date="2012-08-17T17:13:00Z"/>
                <w:rFonts w:ascii="Calibri" w:eastAsia="Times New Roman" w:hAnsi="Calibri" w:cs="Times New Roman"/>
                <w:color w:val="E26B0A"/>
                <w:sz w:val="20"/>
                <w:szCs w:val="20"/>
                <w:lang w:eastAsia="en-US"/>
                <w:rPrChange w:id="3152" w:author="Bruno Sanchez-Andrade Nuno" w:date="2012-08-17T17:15:00Z">
                  <w:rPr>
                    <w:ins w:id="3153" w:author="Bruno Sanchez-Andrade Nuno" w:date="2012-08-17T17:13:00Z"/>
                    <w:rFonts w:ascii="Calibri" w:eastAsia="Times New Roman" w:hAnsi="Calibri" w:cs="Times New Roman"/>
                    <w:color w:val="E26B0A"/>
                    <w:sz w:val="24"/>
                    <w:szCs w:val="24"/>
                    <w:lang w:eastAsia="en-US"/>
                  </w:rPr>
                </w:rPrChange>
              </w:rPr>
            </w:pPr>
            <w:proofErr w:type="spellStart"/>
            <w:ins w:id="3154" w:author="Bruno Sanchez-Andrade Nuno" w:date="2012-08-17T17:13:00Z">
              <w:r w:rsidRPr="00017F27">
                <w:rPr>
                  <w:rFonts w:ascii="Calibri" w:eastAsia="Times New Roman" w:hAnsi="Calibri" w:cs="Times New Roman"/>
                  <w:color w:val="E26B0A"/>
                  <w:sz w:val="20"/>
                  <w:szCs w:val="20"/>
                  <w:lang w:eastAsia="en-US"/>
                  <w:rPrChange w:id="3155" w:author="Bruno Sanchez-Andrade Nuno" w:date="2012-08-17T17:15:00Z">
                    <w:rPr>
                      <w:rFonts w:ascii="Calibri" w:eastAsia="Times New Roman" w:hAnsi="Calibri" w:cs="Times New Roman"/>
                      <w:color w:val="E26B0A"/>
                      <w:sz w:val="24"/>
                      <w:szCs w:val="24"/>
                      <w:lang w:eastAsia="en-US"/>
                    </w:rPr>
                  </w:rPrChange>
                </w:rPr>
                <w:t>GuineaBissau</w:t>
              </w:r>
              <w:proofErr w:type="spellEnd"/>
            </w:ins>
          </w:p>
        </w:tc>
        <w:tc>
          <w:tcPr>
            <w:tcW w:w="1260" w:type="dxa"/>
            <w:tcBorders>
              <w:top w:val="nil"/>
              <w:left w:val="nil"/>
              <w:bottom w:val="nil"/>
              <w:right w:val="single" w:sz="4" w:space="0" w:color="auto"/>
            </w:tcBorders>
            <w:shd w:val="clear" w:color="FDE9D9" w:fill="FDE9D9"/>
            <w:noWrap/>
            <w:vAlign w:val="bottom"/>
            <w:hideMark/>
          </w:tcPr>
          <w:p w14:paraId="167042AF" w14:textId="77777777" w:rsidR="00BB4D99" w:rsidRPr="00017F27" w:rsidRDefault="00BB4D99" w:rsidP="00BB4D99">
            <w:pPr>
              <w:jc w:val="right"/>
              <w:rPr>
                <w:ins w:id="3156" w:author="Bruno Sanchez-Andrade Nuno" w:date="2012-08-17T17:13:00Z"/>
                <w:rFonts w:ascii="Calibri" w:eastAsia="Times New Roman" w:hAnsi="Calibri" w:cs="Times New Roman"/>
                <w:color w:val="E26B0A"/>
                <w:sz w:val="20"/>
                <w:szCs w:val="20"/>
                <w:lang w:eastAsia="en-US"/>
                <w:rPrChange w:id="3157" w:author="Bruno Sanchez-Andrade Nuno" w:date="2012-08-17T17:15:00Z">
                  <w:rPr>
                    <w:ins w:id="3158" w:author="Bruno Sanchez-Andrade Nuno" w:date="2012-08-17T17:13:00Z"/>
                    <w:rFonts w:ascii="Calibri" w:eastAsia="Times New Roman" w:hAnsi="Calibri" w:cs="Times New Roman"/>
                    <w:color w:val="E26B0A"/>
                    <w:sz w:val="24"/>
                    <w:szCs w:val="24"/>
                    <w:lang w:eastAsia="en-US"/>
                  </w:rPr>
                </w:rPrChange>
              </w:rPr>
            </w:pPr>
            <w:ins w:id="3159" w:author="Bruno Sanchez-Andrade Nuno" w:date="2012-08-17T17:13:00Z">
              <w:r w:rsidRPr="00017F27">
                <w:rPr>
                  <w:rFonts w:ascii="Calibri" w:eastAsia="Times New Roman" w:hAnsi="Calibri" w:cs="Times New Roman"/>
                  <w:color w:val="E26B0A"/>
                  <w:sz w:val="20"/>
                  <w:szCs w:val="20"/>
                  <w:lang w:eastAsia="en-US"/>
                  <w:rPrChange w:id="3160" w:author="Bruno Sanchez-Andrade Nuno" w:date="2012-08-17T17:15:00Z">
                    <w:rPr>
                      <w:rFonts w:ascii="Calibri" w:eastAsia="Times New Roman" w:hAnsi="Calibri" w:cs="Times New Roman"/>
                      <w:color w:val="E26B0A"/>
                      <w:sz w:val="24"/>
                      <w:szCs w:val="24"/>
                      <w:lang w:eastAsia="en-US"/>
                    </w:rPr>
                  </w:rPrChange>
                </w:rPr>
                <w:t>45.73</w:t>
              </w:r>
            </w:ins>
          </w:p>
        </w:tc>
        <w:tc>
          <w:tcPr>
            <w:tcW w:w="581" w:type="dxa"/>
            <w:tcBorders>
              <w:top w:val="nil"/>
              <w:left w:val="nil"/>
              <w:bottom w:val="nil"/>
              <w:right w:val="nil"/>
            </w:tcBorders>
            <w:shd w:val="clear" w:color="DAEEF3" w:fill="DAEEF3"/>
            <w:noWrap/>
            <w:vAlign w:val="bottom"/>
            <w:hideMark/>
          </w:tcPr>
          <w:p w14:paraId="6BBAE40D" w14:textId="77777777" w:rsidR="00BB4D99" w:rsidRPr="00017F27" w:rsidRDefault="00BB4D99" w:rsidP="00BB4D99">
            <w:pPr>
              <w:jc w:val="right"/>
              <w:rPr>
                <w:ins w:id="3161" w:author="Bruno Sanchez-Andrade Nuno" w:date="2012-08-17T17:13:00Z"/>
                <w:rFonts w:ascii="Calibri" w:eastAsia="Times New Roman" w:hAnsi="Calibri" w:cs="Times New Roman"/>
                <w:color w:val="000000"/>
                <w:sz w:val="20"/>
                <w:szCs w:val="20"/>
                <w:lang w:eastAsia="en-US"/>
                <w:rPrChange w:id="3162" w:author="Bruno Sanchez-Andrade Nuno" w:date="2012-08-17T17:15:00Z">
                  <w:rPr>
                    <w:ins w:id="3163" w:author="Bruno Sanchez-Andrade Nuno" w:date="2012-08-17T17:13:00Z"/>
                    <w:rFonts w:ascii="Calibri" w:eastAsia="Times New Roman" w:hAnsi="Calibri" w:cs="Times New Roman"/>
                    <w:color w:val="000000"/>
                    <w:sz w:val="24"/>
                    <w:szCs w:val="24"/>
                    <w:lang w:eastAsia="en-US"/>
                  </w:rPr>
                </w:rPrChange>
              </w:rPr>
            </w:pPr>
            <w:ins w:id="3164" w:author="Bruno Sanchez-Andrade Nuno" w:date="2012-08-17T17:13:00Z">
              <w:r w:rsidRPr="00017F27">
                <w:rPr>
                  <w:rFonts w:ascii="Calibri" w:eastAsia="Times New Roman" w:hAnsi="Calibri" w:cs="Times New Roman"/>
                  <w:color w:val="000000"/>
                  <w:sz w:val="20"/>
                  <w:szCs w:val="20"/>
                  <w:lang w:eastAsia="en-US"/>
                  <w:rPrChange w:id="3165" w:author="Bruno Sanchez-Andrade Nuno" w:date="2012-08-17T17:15:00Z">
                    <w:rPr>
                      <w:rFonts w:ascii="Calibri" w:eastAsia="Times New Roman" w:hAnsi="Calibri" w:cs="Times New Roman"/>
                      <w:color w:val="000000"/>
                      <w:sz w:val="24"/>
                      <w:szCs w:val="24"/>
                      <w:lang w:eastAsia="en-US"/>
                    </w:rPr>
                  </w:rPrChange>
                </w:rPr>
                <w:t>164</w:t>
              </w:r>
            </w:ins>
          </w:p>
        </w:tc>
        <w:tc>
          <w:tcPr>
            <w:tcW w:w="1449" w:type="dxa"/>
            <w:tcBorders>
              <w:top w:val="nil"/>
              <w:left w:val="nil"/>
              <w:bottom w:val="nil"/>
              <w:right w:val="nil"/>
            </w:tcBorders>
            <w:shd w:val="clear" w:color="DAEEF3" w:fill="DAEEF3"/>
            <w:noWrap/>
            <w:vAlign w:val="bottom"/>
            <w:hideMark/>
          </w:tcPr>
          <w:p w14:paraId="7BCBB490" w14:textId="77777777" w:rsidR="00BB4D99" w:rsidRPr="00017F27" w:rsidRDefault="00BB4D99" w:rsidP="00BB4D99">
            <w:pPr>
              <w:rPr>
                <w:ins w:id="3166" w:author="Bruno Sanchez-Andrade Nuno" w:date="2012-08-17T17:13:00Z"/>
                <w:rFonts w:ascii="Calibri" w:eastAsia="Times New Roman" w:hAnsi="Calibri" w:cs="Times New Roman"/>
                <w:color w:val="31869B"/>
                <w:sz w:val="20"/>
                <w:szCs w:val="20"/>
                <w:lang w:eastAsia="en-US"/>
                <w:rPrChange w:id="3167" w:author="Bruno Sanchez-Andrade Nuno" w:date="2012-08-17T17:15:00Z">
                  <w:rPr>
                    <w:ins w:id="3168" w:author="Bruno Sanchez-Andrade Nuno" w:date="2012-08-17T17:13:00Z"/>
                    <w:rFonts w:ascii="Calibri" w:eastAsia="Times New Roman" w:hAnsi="Calibri" w:cs="Times New Roman"/>
                    <w:color w:val="31869B"/>
                    <w:sz w:val="24"/>
                    <w:szCs w:val="24"/>
                    <w:lang w:eastAsia="en-US"/>
                  </w:rPr>
                </w:rPrChange>
              </w:rPr>
            </w:pPr>
            <w:ins w:id="3169" w:author="Bruno Sanchez-Andrade Nuno" w:date="2012-08-17T17:13:00Z">
              <w:r w:rsidRPr="00017F27">
                <w:rPr>
                  <w:rFonts w:ascii="Calibri" w:eastAsia="Times New Roman" w:hAnsi="Calibri" w:cs="Times New Roman"/>
                  <w:color w:val="31869B"/>
                  <w:sz w:val="20"/>
                  <w:szCs w:val="20"/>
                  <w:lang w:eastAsia="en-US"/>
                  <w:rPrChange w:id="3170" w:author="Bruno Sanchez-Andrade Nuno" w:date="2012-08-17T17:15:00Z">
                    <w:rPr>
                      <w:rFonts w:ascii="Calibri" w:eastAsia="Times New Roman" w:hAnsi="Calibri" w:cs="Times New Roman"/>
                      <w:color w:val="31869B"/>
                      <w:sz w:val="24"/>
                      <w:szCs w:val="24"/>
                      <w:lang w:eastAsia="en-US"/>
                    </w:rPr>
                  </w:rPrChange>
                </w:rPr>
                <w:t>Angola</w:t>
              </w:r>
            </w:ins>
          </w:p>
        </w:tc>
        <w:tc>
          <w:tcPr>
            <w:tcW w:w="1210" w:type="dxa"/>
            <w:tcBorders>
              <w:top w:val="nil"/>
              <w:left w:val="nil"/>
              <w:bottom w:val="nil"/>
              <w:right w:val="single" w:sz="4" w:space="0" w:color="auto"/>
            </w:tcBorders>
            <w:shd w:val="clear" w:color="DAEEF3" w:fill="DAEEF3"/>
            <w:noWrap/>
            <w:vAlign w:val="bottom"/>
            <w:hideMark/>
          </w:tcPr>
          <w:p w14:paraId="50DB039A" w14:textId="77777777" w:rsidR="00BB4D99" w:rsidRPr="00017F27" w:rsidRDefault="00BB4D99" w:rsidP="00BB4D99">
            <w:pPr>
              <w:jc w:val="right"/>
              <w:rPr>
                <w:ins w:id="3171" w:author="Bruno Sanchez-Andrade Nuno" w:date="2012-08-17T17:13:00Z"/>
                <w:rFonts w:ascii="Calibri" w:eastAsia="Times New Roman" w:hAnsi="Calibri" w:cs="Times New Roman"/>
                <w:color w:val="31869B"/>
                <w:sz w:val="20"/>
                <w:szCs w:val="20"/>
                <w:lang w:eastAsia="en-US"/>
                <w:rPrChange w:id="3172" w:author="Bruno Sanchez-Andrade Nuno" w:date="2012-08-17T17:15:00Z">
                  <w:rPr>
                    <w:ins w:id="3173" w:author="Bruno Sanchez-Andrade Nuno" w:date="2012-08-17T17:13:00Z"/>
                    <w:rFonts w:ascii="Calibri" w:eastAsia="Times New Roman" w:hAnsi="Calibri" w:cs="Times New Roman"/>
                    <w:color w:val="31869B"/>
                    <w:sz w:val="24"/>
                    <w:szCs w:val="24"/>
                    <w:lang w:eastAsia="en-US"/>
                  </w:rPr>
                </w:rPrChange>
              </w:rPr>
            </w:pPr>
            <w:ins w:id="3174" w:author="Bruno Sanchez-Andrade Nuno" w:date="2012-08-17T17:13:00Z">
              <w:r w:rsidRPr="00017F27">
                <w:rPr>
                  <w:rFonts w:ascii="Calibri" w:eastAsia="Times New Roman" w:hAnsi="Calibri" w:cs="Times New Roman"/>
                  <w:color w:val="31869B"/>
                  <w:sz w:val="20"/>
                  <w:szCs w:val="20"/>
                  <w:lang w:eastAsia="en-US"/>
                  <w:rPrChange w:id="3175" w:author="Bruno Sanchez-Andrade Nuno" w:date="2012-08-17T17:15:00Z">
                    <w:rPr>
                      <w:rFonts w:ascii="Calibri" w:eastAsia="Times New Roman" w:hAnsi="Calibri" w:cs="Times New Roman"/>
                      <w:color w:val="31869B"/>
                      <w:sz w:val="24"/>
                      <w:szCs w:val="24"/>
                      <w:lang w:eastAsia="en-US"/>
                    </w:rPr>
                  </w:rPrChange>
                </w:rPr>
                <w:t>46.69</w:t>
              </w:r>
            </w:ins>
          </w:p>
        </w:tc>
      </w:tr>
      <w:tr w:rsidR="00017F27" w:rsidRPr="00017F27" w14:paraId="2BD771FD" w14:textId="77777777" w:rsidTr="00017F27">
        <w:trPr>
          <w:trHeight w:val="300"/>
          <w:ins w:id="3176"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3A6F3834" w14:textId="77777777" w:rsidR="00BB4D99" w:rsidRPr="00017F27" w:rsidRDefault="00BB4D99" w:rsidP="00BB4D99">
            <w:pPr>
              <w:jc w:val="right"/>
              <w:rPr>
                <w:ins w:id="3177" w:author="Bruno Sanchez-Andrade Nuno" w:date="2012-08-17T17:13:00Z"/>
                <w:rFonts w:ascii="Calibri" w:eastAsia="Times New Roman" w:hAnsi="Calibri" w:cs="Times New Roman"/>
                <w:color w:val="963634"/>
                <w:sz w:val="20"/>
                <w:szCs w:val="20"/>
                <w:lang w:eastAsia="en-US"/>
                <w:rPrChange w:id="3178" w:author="Bruno Sanchez-Andrade Nuno" w:date="2012-08-17T17:15:00Z">
                  <w:rPr>
                    <w:ins w:id="3179" w:author="Bruno Sanchez-Andrade Nuno" w:date="2012-08-17T17:13:00Z"/>
                    <w:rFonts w:ascii="Calibri" w:eastAsia="Times New Roman" w:hAnsi="Calibri" w:cs="Times New Roman"/>
                    <w:color w:val="963634"/>
                    <w:sz w:val="24"/>
                    <w:szCs w:val="24"/>
                    <w:lang w:eastAsia="en-US"/>
                  </w:rPr>
                </w:rPrChange>
              </w:rPr>
            </w:pPr>
            <w:ins w:id="3180" w:author="Bruno Sanchez-Andrade Nuno" w:date="2012-08-17T17:13:00Z">
              <w:r w:rsidRPr="00017F27">
                <w:rPr>
                  <w:rFonts w:ascii="Calibri" w:eastAsia="Times New Roman" w:hAnsi="Calibri" w:cs="Times New Roman"/>
                  <w:color w:val="963634"/>
                  <w:sz w:val="20"/>
                  <w:szCs w:val="20"/>
                  <w:lang w:eastAsia="en-US"/>
                  <w:rPrChange w:id="3181" w:author="Bruno Sanchez-Andrade Nuno" w:date="2012-08-17T17:15:00Z">
                    <w:rPr>
                      <w:rFonts w:ascii="Calibri" w:eastAsia="Times New Roman" w:hAnsi="Calibri" w:cs="Times New Roman"/>
                      <w:color w:val="963634"/>
                      <w:sz w:val="24"/>
                      <w:szCs w:val="24"/>
                      <w:lang w:eastAsia="en-US"/>
                    </w:rPr>
                  </w:rPrChange>
                </w:rPr>
                <w:t>149</w:t>
              </w:r>
            </w:ins>
          </w:p>
        </w:tc>
        <w:tc>
          <w:tcPr>
            <w:tcW w:w="1399" w:type="dxa"/>
            <w:tcBorders>
              <w:top w:val="nil"/>
              <w:left w:val="nil"/>
              <w:bottom w:val="nil"/>
              <w:right w:val="nil"/>
            </w:tcBorders>
            <w:shd w:val="clear" w:color="auto" w:fill="auto"/>
            <w:noWrap/>
            <w:vAlign w:val="bottom"/>
            <w:hideMark/>
          </w:tcPr>
          <w:p w14:paraId="57CBFE3A" w14:textId="77777777" w:rsidR="00BB4D99" w:rsidRPr="00017F27" w:rsidRDefault="00BB4D99" w:rsidP="00BB4D99">
            <w:pPr>
              <w:rPr>
                <w:ins w:id="3182" w:author="Bruno Sanchez-Andrade Nuno" w:date="2012-08-17T17:13:00Z"/>
                <w:rFonts w:ascii="Calibri" w:eastAsia="Times New Roman" w:hAnsi="Calibri" w:cs="Times New Roman"/>
                <w:color w:val="963634"/>
                <w:sz w:val="20"/>
                <w:szCs w:val="20"/>
                <w:lang w:eastAsia="en-US"/>
                <w:rPrChange w:id="3183" w:author="Bruno Sanchez-Andrade Nuno" w:date="2012-08-17T17:15:00Z">
                  <w:rPr>
                    <w:ins w:id="3184" w:author="Bruno Sanchez-Andrade Nuno" w:date="2012-08-17T17:13:00Z"/>
                    <w:rFonts w:ascii="Calibri" w:eastAsia="Times New Roman" w:hAnsi="Calibri" w:cs="Times New Roman"/>
                    <w:color w:val="963634"/>
                    <w:sz w:val="24"/>
                    <w:szCs w:val="24"/>
                    <w:lang w:eastAsia="en-US"/>
                  </w:rPr>
                </w:rPrChange>
              </w:rPr>
            </w:pPr>
            <w:ins w:id="3185" w:author="Bruno Sanchez-Andrade Nuno" w:date="2012-08-17T17:13:00Z">
              <w:r w:rsidRPr="00017F27">
                <w:rPr>
                  <w:rFonts w:ascii="Calibri" w:eastAsia="Times New Roman" w:hAnsi="Calibri" w:cs="Times New Roman"/>
                  <w:color w:val="963634"/>
                  <w:sz w:val="20"/>
                  <w:szCs w:val="20"/>
                  <w:lang w:eastAsia="en-US"/>
                  <w:rPrChange w:id="3186" w:author="Bruno Sanchez-Andrade Nuno" w:date="2012-08-17T17:15:00Z">
                    <w:rPr>
                      <w:rFonts w:ascii="Calibri" w:eastAsia="Times New Roman" w:hAnsi="Calibri" w:cs="Times New Roman"/>
                      <w:color w:val="963634"/>
                      <w:sz w:val="24"/>
                      <w:szCs w:val="24"/>
                      <w:lang w:eastAsia="en-US"/>
                    </w:rPr>
                  </w:rPrChange>
                </w:rPr>
                <w:t>Guinea</w:t>
              </w:r>
            </w:ins>
          </w:p>
        </w:tc>
        <w:tc>
          <w:tcPr>
            <w:tcW w:w="1245" w:type="dxa"/>
            <w:tcBorders>
              <w:top w:val="nil"/>
              <w:left w:val="nil"/>
              <w:bottom w:val="nil"/>
              <w:right w:val="single" w:sz="4" w:space="0" w:color="auto"/>
            </w:tcBorders>
            <w:shd w:val="clear" w:color="auto" w:fill="auto"/>
            <w:noWrap/>
            <w:vAlign w:val="bottom"/>
            <w:hideMark/>
          </w:tcPr>
          <w:p w14:paraId="47E4E105" w14:textId="77777777" w:rsidR="00BB4D99" w:rsidRPr="00017F27" w:rsidRDefault="00BB4D99" w:rsidP="00BB4D99">
            <w:pPr>
              <w:jc w:val="right"/>
              <w:rPr>
                <w:ins w:id="3187" w:author="Bruno Sanchez-Andrade Nuno" w:date="2012-08-17T17:13:00Z"/>
                <w:rFonts w:ascii="Calibri" w:eastAsia="Times New Roman" w:hAnsi="Calibri" w:cs="Times New Roman"/>
                <w:color w:val="963634"/>
                <w:sz w:val="20"/>
                <w:szCs w:val="20"/>
                <w:lang w:eastAsia="en-US"/>
                <w:rPrChange w:id="3188" w:author="Bruno Sanchez-Andrade Nuno" w:date="2012-08-17T17:15:00Z">
                  <w:rPr>
                    <w:ins w:id="3189" w:author="Bruno Sanchez-Andrade Nuno" w:date="2012-08-17T17:13:00Z"/>
                    <w:rFonts w:ascii="Calibri" w:eastAsia="Times New Roman" w:hAnsi="Calibri" w:cs="Times New Roman"/>
                    <w:color w:val="963634"/>
                    <w:sz w:val="24"/>
                    <w:szCs w:val="24"/>
                    <w:lang w:eastAsia="en-US"/>
                  </w:rPr>
                </w:rPrChange>
              </w:rPr>
            </w:pPr>
            <w:ins w:id="3190" w:author="Bruno Sanchez-Andrade Nuno" w:date="2012-08-17T17:13:00Z">
              <w:r w:rsidRPr="00017F27">
                <w:rPr>
                  <w:rFonts w:ascii="Calibri" w:eastAsia="Times New Roman" w:hAnsi="Calibri" w:cs="Times New Roman"/>
                  <w:color w:val="963634"/>
                  <w:sz w:val="20"/>
                  <w:szCs w:val="20"/>
                  <w:lang w:eastAsia="en-US"/>
                  <w:rPrChange w:id="3191" w:author="Bruno Sanchez-Andrade Nuno" w:date="2012-08-17T17:15:00Z">
                    <w:rPr>
                      <w:rFonts w:ascii="Calibri" w:eastAsia="Times New Roman" w:hAnsi="Calibri" w:cs="Times New Roman"/>
                      <w:color w:val="963634"/>
                      <w:sz w:val="24"/>
                      <w:szCs w:val="24"/>
                      <w:lang w:eastAsia="en-US"/>
                    </w:rPr>
                  </w:rPrChange>
                </w:rPr>
                <w:t>44.92</w:t>
              </w:r>
            </w:ins>
          </w:p>
        </w:tc>
        <w:tc>
          <w:tcPr>
            <w:tcW w:w="581" w:type="dxa"/>
            <w:tcBorders>
              <w:top w:val="nil"/>
              <w:left w:val="nil"/>
              <w:bottom w:val="nil"/>
              <w:right w:val="nil"/>
            </w:tcBorders>
            <w:shd w:val="clear" w:color="auto" w:fill="auto"/>
            <w:noWrap/>
            <w:vAlign w:val="bottom"/>
            <w:hideMark/>
          </w:tcPr>
          <w:p w14:paraId="32995083" w14:textId="77777777" w:rsidR="00BB4D99" w:rsidRPr="00017F27" w:rsidRDefault="00BB4D99" w:rsidP="00BB4D99">
            <w:pPr>
              <w:jc w:val="right"/>
              <w:rPr>
                <w:ins w:id="3192" w:author="Bruno Sanchez-Andrade Nuno" w:date="2012-08-17T17:13:00Z"/>
                <w:rFonts w:ascii="Calibri" w:eastAsia="Times New Roman" w:hAnsi="Calibri" w:cs="Times New Roman"/>
                <w:color w:val="E26B0A"/>
                <w:sz w:val="20"/>
                <w:szCs w:val="20"/>
                <w:lang w:eastAsia="en-US"/>
                <w:rPrChange w:id="3193" w:author="Bruno Sanchez-Andrade Nuno" w:date="2012-08-17T17:15:00Z">
                  <w:rPr>
                    <w:ins w:id="3194" w:author="Bruno Sanchez-Andrade Nuno" w:date="2012-08-17T17:13:00Z"/>
                    <w:rFonts w:ascii="Calibri" w:eastAsia="Times New Roman" w:hAnsi="Calibri" w:cs="Times New Roman"/>
                    <w:color w:val="E26B0A"/>
                    <w:sz w:val="24"/>
                    <w:szCs w:val="24"/>
                    <w:lang w:eastAsia="en-US"/>
                  </w:rPr>
                </w:rPrChange>
              </w:rPr>
            </w:pPr>
            <w:ins w:id="3195" w:author="Bruno Sanchez-Andrade Nuno" w:date="2012-08-17T17:13:00Z">
              <w:r w:rsidRPr="00017F27">
                <w:rPr>
                  <w:rFonts w:ascii="Calibri" w:eastAsia="Times New Roman" w:hAnsi="Calibri" w:cs="Times New Roman"/>
                  <w:color w:val="E26B0A"/>
                  <w:sz w:val="20"/>
                  <w:szCs w:val="20"/>
                  <w:lang w:eastAsia="en-US"/>
                  <w:rPrChange w:id="3196" w:author="Bruno Sanchez-Andrade Nuno" w:date="2012-08-17T17:15:00Z">
                    <w:rPr>
                      <w:rFonts w:ascii="Calibri" w:eastAsia="Times New Roman" w:hAnsi="Calibri" w:cs="Times New Roman"/>
                      <w:color w:val="E26B0A"/>
                      <w:sz w:val="24"/>
                      <w:szCs w:val="24"/>
                      <w:lang w:eastAsia="en-US"/>
                    </w:rPr>
                  </w:rPrChange>
                </w:rPr>
                <w:t>165</w:t>
              </w:r>
            </w:ins>
          </w:p>
        </w:tc>
        <w:tc>
          <w:tcPr>
            <w:tcW w:w="1414" w:type="dxa"/>
            <w:tcBorders>
              <w:top w:val="nil"/>
              <w:left w:val="nil"/>
              <w:bottom w:val="nil"/>
              <w:right w:val="nil"/>
            </w:tcBorders>
            <w:shd w:val="clear" w:color="auto" w:fill="auto"/>
            <w:noWrap/>
            <w:vAlign w:val="bottom"/>
            <w:hideMark/>
          </w:tcPr>
          <w:p w14:paraId="3EB2874F" w14:textId="77777777" w:rsidR="00BB4D99" w:rsidRPr="00017F27" w:rsidRDefault="00BB4D99" w:rsidP="00BB4D99">
            <w:pPr>
              <w:rPr>
                <w:ins w:id="3197" w:author="Bruno Sanchez-Andrade Nuno" w:date="2012-08-17T17:13:00Z"/>
                <w:rFonts w:ascii="Calibri" w:eastAsia="Times New Roman" w:hAnsi="Calibri" w:cs="Times New Roman"/>
                <w:color w:val="E26B0A"/>
                <w:sz w:val="20"/>
                <w:szCs w:val="20"/>
                <w:lang w:eastAsia="en-US"/>
                <w:rPrChange w:id="3198" w:author="Bruno Sanchez-Andrade Nuno" w:date="2012-08-17T17:15:00Z">
                  <w:rPr>
                    <w:ins w:id="3199" w:author="Bruno Sanchez-Andrade Nuno" w:date="2012-08-17T17:13:00Z"/>
                    <w:rFonts w:ascii="Calibri" w:eastAsia="Times New Roman" w:hAnsi="Calibri" w:cs="Times New Roman"/>
                    <w:color w:val="E26B0A"/>
                    <w:sz w:val="24"/>
                    <w:szCs w:val="24"/>
                    <w:lang w:eastAsia="en-US"/>
                  </w:rPr>
                </w:rPrChange>
              </w:rPr>
            </w:pPr>
            <w:ins w:id="3200" w:author="Bruno Sanchez-Andrade Nuno" w:date="2012-08-17T17:13:00Z">
              <w:r w:rsidRPr="00017F27">
                <w:rPr>
                  <w:rFonts w:ascii="Calibri" w:eastAsia="Times New Roman" w:hAnsi="Calibri" w:cs="Times New Roman"/>
                  <w:color w:val="E26B0A"/>
                  <w:sz w:val="20"/>
                  <w:szCs w:val="20"/>
                  <w:lang w:eastAsia="en-US"/>
                  <w:rPrChange w:id="3201" w:author="Bruno Sanchez-Andrade Nuno" w:date="2012-08-17T17:15:00Z">
                    <w:rPr>
                      <w:rFonts w:ascii="Calibri" w:eastAsia="Times New Roman" w:hAnsi="Calibri" w:cs="Times New Roman"/>
                      <w:color w:val="E26B0A"/>
                      <w:sz w:val="24"/>
                      <w:szCs w:val="24"/>
                      <w:lang w:eastAsia="en-US"/>
                    </w:rPr>
                  </w:rPrChange>
                </w:rPr>
                <w:t>Myanmar</w:t>
              </w:r>
            </w:ins>
          </w:p>
        </w:tc>
        <w:tc>
          <w:tcPr>
            <w:tcW w:w="1260" w:type="dxa"/>
            <w:tcBorders>
              <w:top w:val="nil"/>
              <w:left w:val="nil"/>
              <w:bottom w:val="nil"/>
              <w:right w:val="single" w:sz="4" w:space="0" w:color="auto"/>
            </w:tcBorders>
            <w:shd w:val="clear" w:color="auto" w:fill="auto"/>
            <w:noWrap/>
            <w:vAlign w:val="bottom"/>
            <w:hideMark/>
          </w:tcPr>
          <w:p w14:paraId="61FDB3BE" w14:textId="77777777" w:rsidR="00BB4D99" w:rsidRPr="00017F27" w:rsidRDefault="00BB4D99" w:rsidP="00BB4D99">
            <w:pPr>
              <w:jc w:val="right"/>
              <w:rPr>
                <w:ins w:id="3202" w:author="Bruno Sanchez-Andrade Nuno" w:date="2012-08-17T17:13:00Z"/>
                <w:rFonts w:ascii="Calibri" w:eastAsia="Times New Roman" w:hAnsi="Calibri" w:cs="Times New Roman"/>
                <w:color w:val="E26B0A"/>
                <w:sz w:val="20"/>
                <w:szCs w:val="20"/>
                <w:lang w:eastAsia="en-US"/>
                <w:rPrChange w:id="3203" w:author="Bruno Sanchez-Andrade Nuno" w:date="2012-08-17T17:15:00Z">
                  <w:rPr>
                    <w:ins w:id="3204" w:author="Bruno Sanchez-Andrade Nuno" w:date="2012-08-17T17:13:00Z"/>
                    <w:rFonts w:ascii="Calibri" w:eastAsia="Times New Roman" w:hAnsi="Calibri" w:cs="Times New Roman"/>
                    <w:color w:val="E26B0A"/>
                    <w:sz w:val="24"/>
                    <w:szCs w:val="24"/>
                    <w:lang w:eastAsia="en-US"/>
                  </w:rPr>
                </w:rPrChange>
              </w:rPr>
            </w:pPr>
            <w:ins w:id="3205" w:author="Bruno Sanchez-Andrade Nuno" w:date="2012-08-17T17:13:00Z">
              <w:r w:rsidRPr="00017F27">
                <w:rPr>
                  <w:rFonts w:ascii="Calibri" w:eastAsia="Times New Roman" w:hAnsi="Calibri" w:cs="Times New Roman"/>
                  <w:color w:val="E26B0A"/>
                  <w:sz w:val="20"/>
                  <w:szCs w:val="20"/>
                  <w:lang w:eastAsia="en-US"/>
                  <w:rPrChange w:id="3206" w:author="Bruno Sanchez-Andrade Nuno" w:date="2012-08-17T17:15:00Z">
                    <w:rPr>
                      <w:rFonts w:ascii="Calibri" w:eastAsia="Times New Roman" w:hAnsi="Calibri" w:cs="Times New Roman"/>
                      <w:color w:val="E26B0A"/>
                      <w:sz w:val="24"/>
                      <w:szCs w:val="24"/>
                      <w:lang w:eastAsia="en-US"/>
                    </w:rPr>
                  </w:rPrChange>
                </w:rPr>
                <w:t>45.71</w:t>
              </w:r>
            </w:ins>
          </w:p>
        </w:tc>
        <w:tc>
          <w:tcPr>
            <w:tcW w:w="581" w:type="dxa"/>
            <w:tcBorders>
              <w:top w:val="nil"/>
              <w:left w:val="nil"/>
              <w:bottom w:val="nil"/>
              <w:right w:val="nil"/>
            </w:tcBorders>
            <w:shd w:val="clear" w:color="auto" w:fill="auto"/>
            <w:noWrap/>
            <w:vAlign w:val="bottom"/>
            <w:hideMark/>
          </w:tcPr>
          <w:p w14:paraId="5CE57C41" w14:textId="77777777" w:rsidR="00BB4D99" w:rsidRPr="00017F27" w:rsidRDefault="00BB4D99" w:rsidP="00BB4D99">
            <w:pPr>
              <w:jc w:val="right"/>
              <w:rPr>
                <w:ins w:id="3207" w:author="Bruno Sanchez-Andrade Nuno" w:date="2012-08-17T17:13:00Z"/>
                <w:rFonts w:ascii="Calibri" w:eastAsia="Times New Roman" w:hAnsi="Calibri" w:cs="Times New Roman"/>
                <w:color w:val="000000"/>
                <w:sz w:val="20"/>
                <w:szCs w:val="20"/>
                <w:lang w:eastAsia="en-US"/>
                <w:rPrChange w:id="3208" w:author="Bruno Sanchez-Andrade Nuno" w:date="2012-08-17T17:15:00Z">
                  <w:rPr>
                    <w:ins w:id="3209" w:author="Bruno Sanchez-Andrade Nuno" w:date="2012-08-17T17:13:00Z"/>
                    <w:rFonts w:ascii="Calibri" w:eastAsia="Times New Roman" w:hAnsi="Calibri" w:cs="Times New Roman"/>
                    <w:color w:val="000000"/>
                    <w:sz w:val="24"/>
                    <w:szCs w:val="24"/>
                    <w:lang w:eastAsia="en-US"/>
                  </w:rPr>
                </w:rPrChange>
              </w:rPr>
            </w:pPr>
            <w:ins w:id="3210" w:author="Bruno Sanchez-Andrade Nuno" w:date="2012-08-17T17:13:00Z">
              <w:r w:rsidRPr="00017F27">
                <w:rPr>
                  <w:rFonts w:ascii="Calibri" w:eastAsia="Times New Roman" w:hAnsi="Calibri" w:cs="Times New Roman"/>
                  <w:color w:val="000000"/>
                  <w:sz w:val="20"/>
                  <w:szCs w:val="20"/>
                  <w:lang w:eastAsia="en-US"/>
                  <w:rPrChange w:id="3211" w:author="Bruno Sanchez-Andrade Nuno" w:date="2012-08-17T17:15:00Z">
                    <w:rPr>
                      <w:rFonts w:ascii="Calibri" w:eastAsia="Times New Roman" w:hAnsi="Calibri" w:cs="Times New Roman"/>
                      <w:color w:val="000000"/>
                      <w:sz w:val="24"/>
                      <w:szCs w:val="24"/>
                      <w:lang w:eastAsia="en-US"/>
                    </w:rPr>
                  </w:rPrChange>
                </w:rPr>
                <w:t>165</w:t>
              </w:r>
            </w:ins>
          </w:p>
        </w:tc>
        <w:tc>
          <w:tcPr>
            <w:tcW w:w="1449" w:type="dxa"/>
            <w:tcBorders>
              <w:top w:val="nil"/>
              <w:left w:val="nil"/>
              <w:bottom w:val="nil"/>
              <w:right w:val="nil"/>
            </w:tcBorders>
            <w:shd w:val="clear" w:color="auto" w:fill="auto"/>
            <w:noWrap/>
            <w:vAlign w:val="bottom"/>
            <w:hideMark/>
          </w:tcPr>
          <w:p w14:paraId="6ADCA998" w14:textId="77777777" w:rsidR="00BB4D99" w:rsidRPr="00017F27" w:rsidRDefault="00BB4D99" w:rsidP="00BB4D99">
            <w:pPr>
              <w:rPr>
                <w:ins w:id="3212" w:author="Bruno Sanchez-Andrade Nuno" w:date="2012-08-17T17:13:00Z"/>
                <w:rFonts w:ascii="Calibri" w:eastAsia="Times New Roman" w:hAnsi="Calibri" w:cs="Times New Roman"/>
                <w:color w:val="31869B"/>
                <w:sz w:val="20"/>
                <w:szCs w:val="20"/>
                <w:lang w:eastAsia="en-US"/>
                <w:rPrChange w:id="3213" w:author="Bruno Sanchez-Andrade Nuno" w:date="2012-08-17T17:15:00Z">
                  <w:rPr>
                    <w:ins w:id="3214" w:author="Bruno Sanchez-Andrade Nuno" w:date="2012-08-17T17:13:00Z"/>
                    <w:rFonts w:ascii="Calibri" w:eastAsia="Times New Roman" w:hAnsi="Calibri" w:cs="Times New Roman"/>
                    <w:color w:val="31869B"/>
                    <w:sz w:val="24"/>
                    <w:szCs w:val="24"/>
                    <w:lang w:eastAsia="en-US"/>
                  </w:rPr>
                </w:rPrChange>
              </w:rPr>
            </w:pPr>
            <w:ins w:id="3215" w:author="Bruno Sanchez-Andrade Nuno" w:date="2012-08-17T17:13:00Z">
              <w:r w:rsidRPr="00017F27">
                <w:rPr>
                  <w:rFonts w:ascii="Calibri" w:eastAsia="Times New Roman" w:hAnsi="Calibri" w:cs="Times New Roman"/>
                  <w:color w:val="31869B"/>
                  <w:sz w:val="20"/>
                  <w:szCs w:val="20"/>
                  <w:lang w:eastAsia="en-US"/>
                  <w:rPrChange w:id="3216" w:author="Bruno Sanchez-Andrade Nuno" w:date="2012-08-17T17:15:00Z">
                    <w:rPr>
                      <w:rFonts w:ascii="Calibri" w:eastAsia="Times New Roman" w:hAnsi="Calibri" w:cs="Times New Roman"/>
                      <w:color w:val="31869B"/>
                      <w:sz w:val="24"/>
                      <w:szCs w:val="24"/>
                      <w:lang w:eastAsia="en-US"/>
                    </w:rPr>
                  </w:rPrChange>
                </w:rPr>
                <w:t>Myanmar</w:t>
              </w:r>
            </w:ins>
          </w:p>
        </w:tc>
        <w:tc>
          <w:tcPr>
            <w:tcW w:w="1210" w:type="dxa"/>
            <w:tcBorders>
              <w:top w:val="nil"/>
              <w:left w:val="nil"/>
              <w:bottom w:val="nil"/>
              <w:right w:val="single" w:sz="4" w:space="0" w:color="auto"/>
            </w:tcBorders>
            <w:shd w:val="clear" w:color="auto" w:fill="auto"/>
            <w:noWrap/>
            <w:vAlign w:val="bottom"/>
            <w:hideMark/>
          </w:tcPr>
          <w:p w14:paraId="2E632036" w14:textId="77777777" w:rsidR="00BB4D99" w:rsidRPr="00017F27" w:rsidRDefault="00BB4D99" w:rsidP="00BB4D99">
            <w:pPr>
              <w:jc w:val="right"/>
              <w:rPr>
                <w:ins w:id="3217" w:author="Bruno Sanchez-Andrade Nuno" w:date="2012-08-17T17:13:00Z"/>
                <w:rFonts w:ascii="Calibri" w:eastAsia="Times New Roman" w:hAnsi="Calibri" w:cs="Times New Roman"/>
                <w:color w:val="31869B"/>
                <w:sz w:val="20"/>
                <w:szCs w:val="20"/>
                <w:lang w:eastAsia="en-US"/>
                <w:rPrChange w:id="3218" w:author="Bruno Sanchez-Andrade Nuno" w:date="2012-08-17T17:15:00Z">
                  <w:rPr>
                    <w:ins w:id="3219" w:author="Bruno Sanchez-Andrade Nuno" w:date="2012-08-17T17:13:00Z"/>
                    <w:rFonts w:ascii="Calibri" w:eastAsia="Times New Roman" w:hAnsi="Calibri" w:cs="Times New Roman"/>
                    <w:color w:val="31869B"/>
                    <w:sz w:val="24"/>
                    <w:szCs w:val="24"/>
                    <w:lang w:eastAsia="en-US"/>
                  </w:rPr>
                </w:rPrChange>
              </w:rPr>
            </w:pPr>
            <w:ins w:id="3220" w:author="Bruno Sanchez-Andrade Nuno" w:date="2012-08-17T17:13:00Z">
              <w:r w:rsidRPr="00017F27">
                <w:rPr>
                  <w:rFonts w:ascii="Calibri" w:eastAsia="Times New Roman" w:hAnsi="Calibri" w:cs="Times New Roman"/>
                  <w:color w:val="31869B"/>
                  <w:sz w:val="20"/>
                  <w:szCs w:val="20"/>
                  <w:lang w:eastAsia="en-US"/>
                  <w:rPrChange w:id="3221" w:author="Bruno Sanchez-Andrade Nuno" w:date="2012-08-17T17:15:00Z">
                    <w:rPr>
                      <w:rFonts w:ascii="Calibri" w:eastAsia="Times New Roman" w:hAnsi="Calibri" w:cs="Times New Roman"/>
                      <w:color w:val="31869B"/>
                      <w:sz w:val="24"/>
                      <w:szCs w:val="24"/>
                      <w:lang w:eastAsia="en-US"/>
                    </w:rPr>
                  </w:rPrChange>
                </w:rPr>
                <w:t>45.71</w:t>
              </w:r>
            </w:ins>
          </w:p>
        </w:tc>
      </w:tr>
      <w:tr w:rsidR="00017F27" w:rsidRPr="00017F27" w14:paraId="413C6BAA" w14:textId="77777777" w:rsidTr="00017F27">
        <w:trPr>
          <w:trHeight w:val="300"/>
          <w:ins w:id="3222"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033CBD7F" w14:textId="77777777" w:rsidR="00BB4D99" w:rsidRPr="00017F27" w:rsidRDefault="00BB4D99" w:rsidP="00BB4D99">
            <w:pPr>
              <w:jc w:val="right"/>
              <w:rPr>
                <w:ins w:id="3223" w:author="Bruno Sanchez-Andrade Nuno" w:date="2012-08-17T17:13:00Z"/>
                <w:rFonts w:ascii="Calibri" w:eastAsia="Times New Roman" w:hAnsi="Calibri" w:cs="Times New Roman"/>
                <w:color w:val="963634"/>
                <w:sz w:val="20"/>
                <w:szCs w:val="20"/>
                <w:lang w:eastAsia="en-US"/>
                <w:rPrChange w:id="3224" w:author="Bruno Sanchez-Andrade Nuno" w:date="2012-08-17T17:15:00Z">
                  <w:rPr>
                    <w:ins w:id="3225" w:author="Bruno Sanchez-Andrade Nuno" w:date="2012-08-17T17:13:00Z"/>
                    <w:rFonts w:ascii="Calibri" w:eastAsia="Times New Roman" w:hAnsi="Calibri" w:cs="Times New Roman"/>
                    <w:color w:val="963634"/>
                    <w:sz w:val="24"/>
                    <w:szCs w:val="24"/>
                    <w:lang w:eastAsia="en-US"/>
                  </w:rPr>
                </w:rPrChange>
              </w:rPr>
            </w:pPr>
            <w:ins w:id="3226" w:author="Bruno Sanchez-Andrade Nuno" w:date="2012-08-17T17:13:00Z">
              <w:r w:rsidRPr="00017F27">
                <w:rPr>
                  <w:rFonts w:ascii="Calibri" w:eastAsia="Times New Roman" w:hAnsi="Calibri" w:cs="Times New Roman"/>
                  <w:color w:val="963634"/>
                  <w:sz w:val="20"/>
                  <w:szCs w:val="20"/>
                  <w:lang w:eastAsia="en-US"/>
                  <w:rPrChange w:id="3227" w:author="Bruno Sanchez-Andrade Nuno" w:date="2012-08-17T17:15:00Z">
                    <w:rPr>
                      <w:rFonts w:ascii="Calibri" w:eastAsia="Times New Roman" w:hAnsi="Calibri" w:cs="Times New Roman"/>
                      <w:color w:val="963634"/>
                      <w:sz w:val="24"/>
                      <w:szCs w:val="24"/>
                      <w:lang w:eastAsia="en-US"/>
                    </w:rPr>
                  </w:rPrChange>
                </w:rPr>
                <w:t>150</w:t>
              </w:r>
            </w:ins>
          </w:p>
        </w:tc>
        <w:tc>
          <w:tcPr>
            <w:tcW w:w="1399" w:type="dxa"/>
            <w:tcBorders>
              <w:top w:val="nil"/>
              <w:left w:val="nil"/>
              <w:bottom w:val="nil"/>
              <w:right w:val="nil"/>
            </w:tcBorders>
            <w:shd w:val="clear" w:color="F2DCDB" w:fill="F2DCDB"/>
            <w:noWrap/>
            <w:vAlign w:val="bottom"/>
            <w:hideMark/>
          </w:tcPr>
          <w:p w14:paraId="4C3E68A8" w14:textId="77777777" w:rsidR="00BB4D99" w:rsidRPr="00017F27" w:rsidRDefault="00BB4D99" w:rsidP="00BB4D99">
            <w:pPr>
              <w:rPr>
                <w:ins w:id="3228" w:author="Bruno Sanchez-Andrade Nuno" w:date="2012-08-17T17:13:00Z"/>
                <w:rFonts w:ascii="Calibri" w:eastAsia="Times New Roman" w:hAnsi="Calibri" w:cs="Times New Roman"/>
                <w:color w:val="963634"/>
                <w:sz w:val="20"/>
                <w:szCs w:val="20"/>
                <w:lang w:eastAsia="en-US"/>
                <w:rPrChange w:id="3229" w:author="Bruno Sanchez-Andrade Nuno" w:date="2012-08-17T17:15:00Z">
                  <w:rPr>
                    <w:ins w:id="3230" w:author="Bruno Sanchez-Andrade Nuno" w:date="2012-08-17T17:13:00Z"/>
                    <w:rFonts w:ascii="Calibri" w:eastAsia="Times New Roman" w:hAnsi="Calibri" w:cs="Times New Roman"/>
                    <w:color w:val="963634"/>
                    <w:sz w:val="24"/>
                    <w:szCs w:val="24"/>
                    <w:lang w:eastAsia="en-US"/>
                  </w:rPr>
                </w:rPrChange>
              </w:rPr>
            </w:pPr>
            <w:ins w:id="3231" w:author="Bruno Sanchez-Andrade Nuno" w:date="2012-08-17T17:13:00Z">
              <w:r w:rsidRPr="00017F27">
                <w:rPr>
                  <w:rFonts w:ascii="Calibri" w:eastAsia="Times New Roman" w:hAnsi="Calibri" w:cs="Times New Roman"/>
                  <w:color w:val="963634"/>
                  <w:sz w:val="20"/>
                  <w:szCs w:val="20"/>
                  <w:lang w:eastAsia="en-US"/>
                  <w:rPrChange w:id="3232" w:author="Bruno Sanchez-Andrade Nuno" w:date="2012-08-17T17:15:00Z">
                    <w:rPr>
                      <w:rFonts w:ascii="Calibri" w:eastAsia="Times New Roman" w:hAnsi="Calibri" w:cs="Times New Roman"/>
                      <w:color w:val="963634"/>
                      <w:sz w:val="24"/>
                      <w:szCs w:val="24"/>
                      <w:lang w:eastAsia="en-US"/>
                    </w:rPr>
                  </w:rPrChange>
                </w:rPr>
                <w:t>Togo</w:t>
              </w:r>
            </w:ins>
          </w:p>
        </w:tc>
        <w:tc>
          <w:tcPr>
            <w:tcW w:w="1245" w:type="dxa"/>
            <w:tcBorders>
              <w:top w:val="nil"/>
              <w:left w:val="nil"/>
              <w:bottom w:val="nil"/>
              <w:right w:val="single" w:sz="4" w:space="0" w:color="auto"/>
            </w:tcBorders>
            <w:shd w:val="clear" w:color="F2DCDB" w:fill="F2DCDB"/>
            <w:noWrap/>
            <w:vAlign w:val="bottom"/>
            <w:hideMark/>
          </w:tcPr>
          <w:p w14:paraId="1141E5BB" w14:textId="77777777" w:rsidR="00BB4D99" w:rsidRPr="00017F27" w:rsidRDefault="00BB4D99" w:rsidP="00BB4D99">
            <w:pPr>
              <w:jc w:val="right"/>
              <w:rPr>
                <w:ins w:id="3233" w:author="Bruno Sanchez-Andrade Nuno" w:date="2012-08-17T17:13:00Z"/>
                <w:rFonts w:ascii="Calibri" w:eastAsia="Times New Roman" w:hAnsi="Calibri" w:cs="Times New Roman"/>
                <w:color w:val="963634"/>
                <w:sz w:val="20"/>
                <w:szCs w:val="20"/>
                <w:lang w:eastAsia="en-US"/>
                <w:rPrChange w:id="3234" w:author="Bruno Sanchez-Andrade Nuno" w:date="2012-08-17T17:15:00Z">
                  <w:rPr>
                    <w:ins w:id="3235" w:author="Bruno Sanchez-Andrade Nuno" w:date="2012-08-17T17:13:00Z"/>
                    <w:rFonts w:ascii="Calibri" w:eastAsia="Times New Roman" w:hAnsi="Calibri" w:cs="Times New Roman"/>
                    <w:color w:val="963634"/>
                    <w:sz w:val="24"/>
                    <w:szCs w:val="24"/>
                    <w:lang w:eastAsia="en-US"/>
                  </w:rPr>
                </w:rPrChange>
              </w:rPr>
            </w:pPr>
            <w:ins w:id="3236" w:author="Bruno Sanchez-Andrade Nuno" w:date="2012-08-17T17:13:00Z">
              <w:r w:rsidRPr="00017F27">
                <w:rPr>
                  <w:rFonts w:ascii="Calibri" w:eastAsia="Times New Roman" w:hAnsi="Calibri" w:cs="Times New Roman"/>
                  <w:color w:val="963634"/>
                  <w:sz w:val="20"/>
                  <w:szCs w:val="20"/>
                  <w:lang w:eastAsia="en-US"/>
                  <w:rPrChange w:id="3237" w:author="Bruno Sanchez-Andrade Nuno" w:date="2012-08-17T17:15:00Z">
                    <w:rPr>
                      <w:rFonts w:ascii="Calibri" w:eastAsia="Times New Roman" w:hAnsi="Calibri" w:cs="Times New Roman"/>
                      <w:color w:val="963634"/>
                      <w:sz w:val="24"/>
                      <w:szCs w:val="24"/>
                      <w:lang w:eastAsia="en-US"/>
                    </w:rPr>
                  </w:rPrChange>
                </w:rPr>
                <w:t>44.48</w:t>
              </w:r>
            </w:ins>
          </w:p>
        </w:tc>
        <w:tc>
          <w:tcPr>
            <w:tcW w:w="581" w:type="dxa"/>
            <w:tcBorders>
              <w:top w:val="nil"/>
              <w:left w:val="nil"/>
              <w:bottom w:val="nil"/>
              <w:right w:val="nil"/>
            </w:tcBorders>
            <w:shd w:val="clear" w:color="FDE9D9" w:fill="FDE9D9"/>
            <w:noWrap/>
            <w:vAlign w:val="bottom"/>
            <w:hideMark/>
          </w:tcPr>
          <w:p w14:paraId="2816E23E" w14:textId="77777777" w:rsidR="00BB4D99" w:rsidRPr="00017F27" w:rsidRDefault="00BB4D99" w:rsidP="00BB4D99">
            <w:pPr>
              <w:jc w:val="right"/>
              <w:rPr>
                <w:ins w:id="3238" w:author="Bruno Sanchez-Andrade Nuno" w:date="2012-08-17T17:13:00Z"/>
                <w:rFonts w:ascii="Calibri" w:eastAsia="Times New Roman" w:hAnsi="Calibri" w:cs="Times New Roman"/>
                <w:color w:val="E26B0A"/>
                <w:sz w:val="20"/>
                <w:szCs w:val="20"/>
                <w:lang w:eastAsia="en-US"/>
                <w:rPrChange w:id="3239" w:author="Bruno Sanchez-Andrade Nuno" w:date="2012-08-17T17:15:00Z">
                  <w:rPr>
                    <w:ins w:id="3240" w:author="Bruno Sanchez-Andrade Nuno" w:date="2012-08-17T17:13:00Z"/>
                    <w:rFonts w:ascii="Calibri" w:eastAsia="Times New Roman" w:hAnsi="Calibri" w:cs="Times New Roman"/>
                    <w:color w:val="E26B0A"/>
                    <w:sz w:val="24"/>
                    <w:szCs w:val="24"/>
                    <w:lang w:eastAsia="en-US"/>
                  </w:rPr>
                </w:rPrChange>
              </w:rPr>
            </w:pPr>
            <w:ins w:id="3241" w:author="Bruno Sanchez-Andrade Nuno" w:date="2012-08-17T17:13:00Z">
              <w:r w:rsidRPr="00017F27">
                <w:rPr>
                  <w:rFonts w:ascii="Calibri" w:eastAsia="Times New Roman" w:hAnsi="Calibri" w:cs="Times New Roman"/>
                  <w:color w:val="E26B0A"/>
                  <w:sz w:val="20"/>
                  <w:szCs w:val="20"/>
                  <w:lang w:eastAsia="en-US"/>
                  <w:rPrChange w:id="3242" w:author="Bruno Sanchez-Andrade Nuno" w:date="2012-08-17T17:15:00Z">
                    <w:rPr>
                      <w:rFonts w:ascii="Calibri" w:eastAsia="Times New Roman" w:hAnsi="Calibri" w:cs="Times New Roman"/>
                      <w:color w:val="E26B0A"/>
                      <w:sz w:val="24"/>
                      <w:szCs w:val="24"/>
                      <w:lang w:eastAsia="en-US"/>
                    </w:rPr>
                  </w:rPrChange>
                </w:rPr>
                <w:t>166</w:t>
              </w:r>
            </w:ins>
          </w:p>
        </w:tc>
        <w:tc>
          <w:tcPr>
            <w:tcW w:w="1414" w:type="dxa"/>
            <w:tcBorders>
              <w:top w:val="nil"/>
              <w:left w:val="nil"/>
              <w:bottom w:val="nil"/>
              <w:right w:val="nil"/>
            </w:tcBorders>
            <w:shd w:val="clear" w:color="FDE9D9" w:fill="FDE9D9"/>
            <w:noWrap/>
            <w:vAlign w:val="bottom"/>
            <w:hideMark/>
          </w:tcPr>
          <w:p w14:paraId="10F23DEB" w14:textId="77777777" w:rsidR="00BB4D99" w:rsidRPr="00017F27" w:rsidRDefault="00BB4D99" w:rsidP="00BB4D99">
            <w:pPr>
              <w:rPr>
                <w:ins w:id="3243" w:author="Bruno Sanchez-Andrade Nuno" w:date="2012-08-17T17:13:00Z"/>
                <w:rFonts w:ascii="Calibri" w:eastAsia="Times New Roman" w:hAnsi="Calibri" w:cs="Times New Roman"/>
                <w:color w:val="E26B0A"/>
                <w:sz w:val="20"/>
                <w:szCs w:val="20"/>
                <w:lang w:eastAsia="en-US"/>
                <w:rPrChange w:id="3244" w:author="Bruno Sanchez-Andrade Nuno" w:date="2012-08-17T17:15:00Z">
                  <w:rPr>
                    <w:ins w:id="3245" w:author="Bruno Sanchez-Andrade Nuno" w:date="2012-08-17T17:13:00Z"/>
                    <w:rFonts w:ascii="Calibri" w:eastAsia="Times New Roman" w:hAnsi="Calibri" w:cs="Times New Roman"/>
                    <w:color w:val="E26B0A"/>
                    <w:sz w:val="24"/>
                    <w:szCs w:val="24"/>
                    <w:lang w:eastAsia="en-US"/>
                  </w:rPr>
                </w:rPrChange>
              </w:rPr>
            </w:pPr>
            <w:ins w:id="3246" w:author="Bruno Sanchez-Andrade Nuno" w:date="2012-08-17T17:13:00Z">
              <w:r w:rsidRPr="00017F27">
                <w:rPr>
                  <w:rFonts w:ascii="Calibri" w:eastAsia="Times New Roman" w:hAnsi="Calibri" w:cs="Times New Roman"/>
                  <w:color w:val="E26B0A"/>
                  <w:sz w:val="20"/>
                  <w:szCs w:val="20"/>
                  <w:lang w:eastAsia="en-US"/>
                  <w:rPrChange w:id="3247" w:author="Bruno Sanchez-Andrade Nuno" w:date="2012-08-17T17:15:00Z">
                    <w:rPr>
                      <w:rFonts w:ascii="Calibri" w:eastAsia="Times New Roman" w:hAnsi="Calibri" w:cs="Times New Roman"/>
                      <w:color w:val="E26B0A"/>
                      <w:sz w:val="24"/>
                      <w:szCs w:val="24"/>
                      <w:lang w:eastAsia="en-US"/>
                    </w:rPr>
                  </w:rPrChange>
                </w:rPr>
                <w:t>Eritrea</w:t>
              </w:r>
            </w:ins>
          </w:p>
        </w:tc>
        <w:tc>
          <w:tcPr>
            <w:tcW w:w="1260" w:type="dxa"/>
            <w:tcBorders>
              <w:top w:val="nil"/>
              <w:left w:val="nil"/>
              <w:bottom w:val="nil"/>
              <w:right w:val="single" w:sz="4" w:space="0" w:color="auto"/>
            </w:tcBorders>
            <w:shd w:val="clear" w:color="FDE9D9" w:fill="FDE9D9"/>
            <w:noWrap/>
            <w:vAlign w:val="bottom"/>
            <w:hideMark/>
          </w:tcPr>
          <w:p w14:paraId="383E083C" w14:textId="77777777" w:rsidR="00BB4D99" w:rsidRPr="00017F27" w:rsidRDefault="00BB4D99" w:rsidP="00BB4D99">
            <w:pPr>
              <w:jc w:val="right"/>
              <w:rPr>
                <w:ins w:id="3248" w:author="Bruno Sanchez-Andrade Nuno" w:date="2012-08-17T17:13:00Z"/>
                <w:rFonts w:ascii="Calibri" w:eastAsia="Times New Roman" w:hAnsi="Calibri" w:cs="Times New Roman"/>
                <w:color w:val="E26B0A"/>
                <w:sz w:val="20"/>
                <w:szCs w:val="20"/>
                <w:lang w:eastAsia="en-US"/>
                <w:rPrChange w:id="3249" w:author="Bruno Sanchez-Andrade Nuno" w:date="2012-08-17T17:15:00Z">
                  <w:rPr>
                    <w:ins w:id="3250" w:author="Bruno Sanchez-Andrade Nuno" w:date="2012-08-17T17:13:00Z"/>
                    <w:rFonts w:ascii="Calibri" w:eastAsia="Times New Roman" w:hAnsi="Calibri" w:cs="Times New Roman"/>
                    <w:color w:val="E26B0A"/>
                    <w:sz w:val="24"/>
                    <w:szCs w:val="24"/>
                    <w:lang w:eastAsia="en-US"/>
                  </w:rPr>
                </w:rPrChange>
              </w:rPr>
            </w:pPr>
            <w:ins w:id="3251" w:author="Bruno Sanchez-Andrade Nuno" w:date="2012-08-17T17:13:00Z">
              <w:r w:rsidRPr="00017F27">
                <w:rPr>
                  <w:rFonts w:ascii="Calibri" w:eastAsia="Times New Roman" w:hAnsi="Calibri" w:cs="Times New Roman"/>
                  <w:color w:val="E26B0A"/>
                  <w:sz w:val="20"/>
                  <w:szCs w:val="20"/>
                  <w:lang w:eastAsia="en-US"/>
                  <w:rPrChange w:id="3252" w:author="Bruno Sanchez-Andrade Nuno" w:date="2012-08-17T17:15:00Z">
                    <w:rPr>
                      <w:rFonts w:ascii="Calibri" w:eastAsia="Times New Roman" w:hAnsi="Calibri" w:cs="Times New Roman"/>
                      <w:color w:val="E26B0A"/>
                      <w:sz w:val="24"/>
                      <w:szCs w:val="24"/>
                      <w:lang w:eastAsia="en-US"/>
                    </w:rPr>
                  </w:rPrChange>
                </w:rPr>
                <w:t>44.03</w:t>
              </w:r>
            </w:ins>
          </w:p>
        </w:tc>
        <w:tc>
          <w:tcPr>
            <w:tcW w:w="581" w:type="dxa"/>
            <w:tcBorders>
              <w:top w:val="nil"/>
              <w:left w:val="nil"/>
              <w:bottom w:val="nil"/>
              <w:right w:val="nil"/>
            </w:tcBorders>
            <w:shd w:val="clear" w:color="DAEEF3" w:fill="DAEEF3"/>
            <w:noWrap/>
            <w:vAlign w:val="bottom"/>
            <w:hideMark/>
          </w:tcPr>
          <w:p w14:paraId="3ECEB18D" w14:textId="77777777" w:rsidR="00BB4D99" w:rsidRPr="00017F27" w:rsidRDefault="00BB4D99" w:rsidP="00BB4D99">
            <w:pPr>
              <w:jc w:val="right"/>
              <w:rPr>
                <w:ins w:id="3253" w:author="Bruno Sanchez-Andrade Nuno" w:date="2012-08-17T17:13:00Z"/>
                <w:rFonts w:ascii="Calibri" w:eastAsia="Times New Roman" w:hAnsi="Calibri" w:cs="Times New Roman"/>
                <w:color w:val="000000"/>
                <w:sz w:val="20"/>
                <w:szCs w:val="20"/>
                <w:lang w:eastAsia="en-US"/>
                <w:rPrChange w:id="3254" w:author="Bruno Sanchez-Andrade Nuno" w:date="2012-08-17T17:15:00Z">
                  <w:rPr>
                    <w:ins w:id="3255" w:author="Bruno Sanchez-Andrade Nuno" w:date="2012-08-17T17:13:00Z"/>
                    <w:rFonts w:ascii="Calibri" w:eastAsia="Times New Roman" w:hAnsi="Calibri" w:cs="Times New Roman"/>
                    <w:color w:val="000000"/>
                    <w:sz w:val="24"/>
                    <w:szCs w:val="24"/>
                    <w:lang w:eastAsia="en-US"/>
                  </w:rPr>
                </w:rPrChange>
              </w:rPr>
            </w:pPr>
            <w:ins w:id="3256" w:author="Bruno Sanchez-Andrade Nuno" w:date="2012-08-17T17:13:00Z">
              <w:r w:rsidRPr="00017F27">
                <w:rPr>
                  <w:rFonts w:ascii="Calibri" w:eastAsia="Times New Roman" w:hAnsi="Calibri" w:cs="Times New Roman"/>
                  <w:color w:val="000000"/>
                  <w:sz w:val="20"/>
                  <w:szCs w:val="20"/>
                  <w:lang w:eastAsia="en-US"/>
                  <w:rPrChange w:id="3257" w:author="Bruno Sanchez-Andrade Nuno" w:date="2012-08-17T17:15:00Z">
                    <w:rPr>
                      <w:rFonts w:ascii="Calibri" w:eastAsia="Times New Roman" w:hAnsi="Calibri" w:cs="Times New Roman"/>
                      <w:color w:val="000000"/>
                      <w:sz w:val="24"/>
                      <w:szCs w:val="24"/>
                      <w:lang w:eastAsia="en-US"/>
                    </w:rPr>
                  </w:rPrChange>
                </w:rPr>
                <w:t>166</w:t>
              </w:r>
            </w:ins>
          </w:p>
        </w:tc>
        <w:tc>
          <w:tcPr>
            <w:tcW w:w="1449" w:type="dxa"/>
            <w:tcBorders>
              <w:top w:val="nil"/>
              <w:left w:val="nil"/>
              <w:bottom w:val="nil"/>
              <w:right w:val="nil"/>
            </w:tcBorders>
            <w:shd w:val="clear" w:color="DAEEF3" w:fill="DAEEF3"/>
            <w:noWrap/>
            <w:vAlign w:val="bottom"/>
            <w:hideMark/>
          </w:tcPr>
          <w:p w14:paraId="1A7E3A34" w14:textId="77777777" w:rsidR="00BB4D99" w:rsidRPr="00017F27" w:rsidRDefault="00BB4D99" w:rsidP="00BB4D99">
            <w:pPr>
              <w:rPr>
                <w:ins w:id="3258" w:author="Bruno Sanchez-Andrade Nuno" w:date="2012-08-17T17:13:00Z"/>
                <w:rFonts w:ascii="Calibri" w:eastAsia="Times New Roman" w:hAnsi="Calibri" w:cs="Times New Roman"/>
                <w:color w:val="31869B"/>
                <w:sz w:val="20"/>
                <w:szCs w:val="20"/>
                <w:lang w:eastAsia="en-US"/>
                <w:rPrChange w:id="3259" w:author="Bruno Sanchez-Andrade Nuno" w:date="2012-08-17T17:15:00Z">
                  <w:rPr>
                    <w:ins w:id="3260" w:author="Bruno Sanchez-Andrade Nuno" w:date="2012-08-17T17:13:00Z"/>
                    <w:rFonts w:ascii="Calibri" w:eastAsia="Times New Roman" w:hAnsi="Calibri" w:cs="Times New Roman"/>
                    <w:color w:val="31869B"/>
                    <w:sz w:val="24"/>
                    <w:szCs w:val="24"/>
                    <w:lang w:eastAsia="en-US"/>
                  </w:rPr>
                </w:rPrChange>
              </w:rPr>
            </w:pPr>
            <w:ins w:id="3261" w:author="Bruno Sanchez-Andrade Nuno" w:date="2012-08-17T17:13:00Z">
              <w:r w:rsidRPr="00017F27">
                <w:rPr>
                  <w:rFonts w:ascii="Calibri" w:eastAsia="Times New Roman" w:hAnsi="Calibri" w:cs="Times New Roman"/>
                  <w:color w:val="31869B"/>
                  <w:sz w:val="20"/>
                  <w:szCs w:val="20"/>
                  <w:lang w:eastAsia="en-US"/>
                  <w:rPrChange w:id="3262" w:author="Bruno Sanchez-Andrade Nuno" w:date="2012-08-17T17:15:00Z">
                    <w:rPr>
                      <w:rFonts w:ascii="Calibri" w:eastAsia="Times New Roman" w:hAnsi="Calibri" w:cs="Times New Roman"/>
                      <w:color w:val="31869B"/>
                      <w:sz w:val="24"/>
                      <w:szCs w:val="24"/>
                      <w:lang w:eastAsia="en-US"/>
                    </w:rPr>
                  </w:rPrChange>
                </w:rPr>
                <w:t>Eritrea</w:t>
              </w:r>
            </w:ins>
          </w:p>
        </w:tc>
        <w:tc>
          <w:tcPr>
            <w:tcW w:w="1210" w:type="dxa"/>
            <w:tcBorders>
              <w:top w:val="nil"/>
              <w:left w:val="nil"/>
              <w:bottom w:val="nil"/>
              <w:right w:val="single" w:sz="4" w:space="0" w:color="auto"/>
            </w:tcBorders>
            <w:shd w:val="clear" w:color="DAEEF3" w:fill="DAEEF3"/>
            <w:noWrap/>
            <w:vAlign w:val="bottom"/>
            <w:hideMark/>
          </w:tcPr>
          <w:p w14:paraId="778B9768" w14:textId="77777777" w:rsidR="00BB4D99" w:rsidRPr="00017F27" w:rsidRDefault="00BB4D99" w:rsidP="00BB4D99">
            <w:pPr>
              <w:jc w:val="right"/>
              <w:rPr>
                <w:ins w:id="3263" w:author="Bruno Sanchez-Andrade Nuno" w:date="2012-08-17T17:13:00Z"/>
                <w:rFonts w:ascii="Calibri" w:eastAsia="Times New Roman" w:hAnsi="Calibri" w:cs="Times New Roman"/>
                <w:color w:val="31869B"/>
                <w:sz w:val="20"/>
                <w:szCs w:val="20"/>
                <w:lang w:eastAsia="en-US"/>
                <w:rPrChange w:id="3264" w:author="Bruno Sanchez-Andrade Nuno" w:date="2012-08-17T17:15:00Z">
                  <w:rPr>
                    <w:ins w:id="3265" w:author="Bruno Sanchez-Andrade Nuno" w:date="2012-08-17T17:13:00Z"/>
                    <w:rFonts w:ascii="Calibri" w:eastAsia="Times New Roman" w:hAnsi="Calibri" w:cs="Times New Roman"/>
                    <w:color w:val="31869B"/>
                    <w:sz w:val="24"/>
                    <w:szCs w:val="24"/>
                    <w:lang w:eastAsia="en-US"/>
                  </w:rPr>
                </w:rPrChange>
              </w:rPr>
            </w:pPr>
            <w:ins w:id="3266" w:author="Bruno Sanchez-Andrade Nuno" w:date="2012-08-17T17:13:00Z">
              <w:r w:rsidRPr="00017F27">
                <w:rPr>
                  <w:rFonts w:ascii="Calibri" w:eastAsia="Times New Roman" w:hAnsi="Calibri" w:cs="Times New Roman"/>
                  <w:color w:val="31869B"/>
                  <w:sz w:val="20"/>
                  <w:szCs w:val="20"/>
                  <w:lang w:eastAsia="en-US"/>
                  <w:rPrChange w:id="3267" w:author="Bruno Sanchez-Andrade Nuno" w:date="2012-08-17T17:15:00Z">
                    <w:rPr>
                      <w:rFonts w:ascii="Calibri" w:eastAsia="Times New Roman" w:hAnsi="Calibri" w:cs="Times New Roman"/>
                      <w:color w:val="31869B"/>
                      <w:sz w:val="24"/>
                      <w:szCs w:val="24"/>
                      <w:lang w:eastAsia="en-US"/>
                    </w:rPr>
                  </w:rPrChange>
                </w:rPr>
                <w:t>44.28</w:t>
              </w:r>
            </w:ins>
          </w:p>
        </w:tc>
      </w:tr>
      <w:tr w:rsidR="00017F27" w:rsidRPr="00017F27" w14:paraId="580F26D5" w14:textId="77777777" w:rsidTr="00017F27">
        <w:trPr>
          <w:trHeight w:val="300"/>
          <w:ins w:id="3268"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45FB2E67" w14:textId="77777777" w:rsidR="00BB4D99" w:rsidRPr="00017F27" w:rsidRDefault="00BB4D99" w:rsidP="00BB4D99">
            <w:pPr>
              <w:jc w:val="right"/>
              <w:rPr>
                <w:ins w:id="3269" w:author="Bruno Sanchez-Andrade Nuno" w:date="2012-08-17T17:13:00Z"/>
                <w:rFonts w:ascii="Calibri" w:eastAsia="Times New Roman" w:hAnsi="Calibri" w:cs="Times New Roman"/>
                <w:color w:val="963634"/>
                <w:sz w:val="20"/>
                <w:szCs w:val="20"/>
                <w:lang w:eastAsia="en-US"/>
                <w:rPrChange w:id="3270" w:author="Bruno Sanchez-Andrade Nuno" w:date="2012-08-17T17:15:00Z">
                  <w:rPr>
                    <w:ins w:id="3271" w:author="Bruno Sanchez-Andrade Nuno" w:date="2012-08-17T17:13:00Z"/>
                    <w:rFonts w:ascii="Calibri" w:eastAsia="Times New Roman" w:hAnsi="Calibri" w:cs="Times New Roman"/>
                    <w:color w:val="963634"/>
                    <w:sz w:val="24"/>
                    <w:szCs w:val="24"/>
                    <w:lang w:eastAsia="en-US"/>
                  </w:rPr>
                </w:rPrChange>
              </w:rPr>
            </w:pPr>
            <w:ins w:id="3272" w:author="Bruno Sanchez-Andrade Nuno" w:date="2012-08-17T17:13:00Z">
              <w:r w:rsidRPr="00017F27">
                <w:rPr>
                  <w:rFonts w:ascii="Calibri" w:eastAsia="Times New Roman" w:hAnsi="Calibri" w:cs="Times New Roman"/>
                  <w:color w:val="963634"/>
                  <w:sz w:val="20"/>
                  <w:szCs w:val="20"/>
                  <w:lang w:eastAsia="en-US"/>
                  <w:rPrChange w:id="3273" w:author="Bruno Sanchez-Andrade Nuno" w:date="2012-08-17T17:15:00Z">
                    <w:rPr>
                      <w:rFonts w:ascii="Calibri" w:eastAsia="Times New Roman" w:hAnsi="Calibri" w:cs="Times New Roman"/>
                      <w:color w:val="963634"/>
                      <w:sz w:val="24"/>
                      <w:szCs w:val="24"/>
                      <w:lang w:eastAsia="en-US"/>
                    </w:rPr>
                  </w:rPrChange>
                </w:rPr>
                <w:t>151</w:t>
              </w:r>
            </w:ins>
          </w:p>
        </w:tc>
        <w:tc>
          <w:tcPr>
            <w:tcW w:w="1399" w:type="dxa"/>
            <w:tcBorders>
              <w:top w:val="nil"/>
              <w:left w:val="nil"/>
              <w:bottom w:val="nil"/>
              <w:right w:val="nil"/>
            </w:tcBorders>
            <w:shd w:val="clear" w:color="auto" w:fill="auto"/>
            <w:noWrap/>
            <w:vAlign w:val="bottom"/>
            <w:hideMark/>
          </w:tcPr>
          <w:p w14:paraId="502FF07F" w14:textId="77777777" w:rsidR="00BB4D99" w:rsidRPr="00017F27" w:rsidRDefault="00BB4D99" w:rsidP="00BB4D99">
            <w:pPr>
              <w:rPr>
                <w:ins w:id="3274" w:author="Bruno Sanchez-Andrade Nuno" w:date="2012-08-17T17:13:00Z"/>
                <w:rFonts w:ascii="Calibri" w:eastAsia="Times New Roman" w:hAnsi="Calibri" w:cs="Times New Roman"/>
                <w:color w:val="963634"/>
                <w:sz w:val="20"/>
                <w:szCs w:val="20"/>
                <w:lang w:eastAsia="en-US"/>
                <w:rPrChange w:id="3275" w:author="Bruno Sanchez-Andrade Nuno" w:date="2012-08-17T17:15:00Z">
                  <w:rPr>
                    <w:ins w:id="3276" w:author="Bruno Sanchez-Andrade Nuno" w:date="2012-08-17T17:13:00Z"/>
                    <w:rFonts w:ascii="Calibri" w:eastAsia="Times New Roman" w:hAnsi="Calibri" w:cs="Times New Roman"/>
                    <w:color w:val="963634"/>
                    <w:sz w:val="24"/>
                    <w:szCs w:val="24"/>
                    <w:lang w:eastAsia="en-US"/>
                  </w:rPr>
                </w:rPrChange>
              </w:rPr>
            </w:pPr>
            <w:ins w:id="3277" w:author="Bruno Sanchez-Andrade Nuno" w:date="2012-08-17T17:13:00Z">
              <w:r w:rsidRPr="00017F27">
                <w:rPr>
                  <w:rFonts w:ascii="Calibri" w:eastAsia="Times New Roman" w:hAnsi="Calibri" w:cs="Times New Roman"/>
                  <w:color w:val="963634"/>
                  <w:sz w:val="20"/>
                  <w:szCs w:val="20"/>
                  <w:lang w:eastAsia="en-US"/>
                  <w:rPrChange w:id="3278" w:author="Bruno Sanchez-Andrade Nuno" w:date="2012-08-17T17:15:00Z">
                    <w:rPr>
                      <w:rFonts w:ascii="Calibri" w:eastAsia="Times New Roman" w:hAnsi="Calibri" w:cs="Times New Roman"/>
                      <w:color w:val="963634"/>
                      <w:sz w:val="24"/>
                      <w:szCs w:val="24"/>
                      <w:lang w:eastAsia="en-US"/>
                    </w:rPr>
                  </w:rPrChange>
                </w:rPr>
                <w:t>Niger</w:t>
              </w:r>
            </w:ins>
          </w:p>
        </w:tc>
        <w:tc>
          <w:tcPr>
            <w:tcW w:w="1245" w:type="dxa"/>
            <w:tcBorders>
              <w:top w:val="nil"/>
              <w:left w:val="nil"/>
              <w:bottom w:val="nil"/>
              <w:right w:val="single" w:sz="4" w:space="0" w:color="auto"/>
            </w:tcBorders>
            <w:shd w:val="clear" w:color="auto" w:fill="auto"/>
            <w:noWrap/>
            <w:vAlign w:val="bottom"/>
            <w:hideMark/>
          </w:tcPr>
          <w:p w14:paraId="5A2A1220" w14:textId="77777777" w:rsidR="00BB4D99" w:rsidRPr="00017F27" w:rsidRDefault="00BB4D99" w:rsidP="00BB4D99">
            <w:pPr>
              <w:jc w:val="right"/>
              <w:rPr>
                <w:ins w:id="3279" w:author="Bruno Sanchez-Andrade Nuno" w:date="2012-08-17T17:13:00Z"/>
                <w:rFonts w:ascii="Calibri" w:eastAsia="Times New Roman" w:hAnsi="Calibri" w:cs="Times New Roman"/>
                <w:color w:val="963634"/>
                <w:sz w:val="20"/>
                <w:szCs w:val="20"/>
                <w:lang w:eastAsia="en-US"/>
                <w:rPrChange w:id="3280" w:author="Bruno Sanchez-Andrade Nuno" w:date="2012-08-17T17:15:00Z">
                  <w:rPr>
                    <w:ins w:id="3281" w:author="Bruno Sanchez-Andrade Nuno" w:date="2012-08-17T17:13:00Z"/>
                    <w:rFonts w:ascii="Calibri" w:eastAsia="Times New Roman" w:hAnsi="Calibri" w:cs="Times New Roman"/>
                    <w:color w:val="963634"/>
                    <w:sz w:val="24"/>
                    <w:szCs w:val="24"/>
                    <w:lang w:eastAsia="en-US"/>
                  </w:rPr>
                </w:rPrChange>
              </w:rPr>
            </w:pPr>
            <w:ins w:id="3282" w:author="Bruno Sanchez-Andrade Nuno" w:date="2012-08-17T17:13:00Z">
              <w:r w:rsidRPr="00017F27">
                <w:rPr>
                  <w:rFonts w:ascii="Calibri" w:eastAsia="Times New Roman" w:hAnsi="Calibri" w:cs="Times New Roman"/>
                  <w:color w:val="963634"/>
                  <w:sz w:val="20"/>
                  <w:szCs w:val="20"/>
                  <w:lang w:eastAsia="en-US"/>
                  <w:rPrChange w:id="3283" w:author="Bruno Sanchez-Andrade Nuno" w:date="2012-08-17T17:15:00Z">
                    <w:rPr>
                      <w:rFonts w:ascii="Calibri" w:eastAsia="Times New Roman" w:hAnsi="Calibri" w:cs="Times New Roman"/>
                      <w:color w:val="963634"/>
                      <w:sz w:val="24"/>
                      <w:szCs w:val="24"/>
                      <w:lang w:eastAsia="en-US"/>
                    </w:rPr>
                  </w:rPrChange>
                </w:rPr>
                <w:t>44.05</w:t>
              </w:r>
            </w:ins>
          </w:p>
        </w:tc>
        <w:tc>
          <w:tcPr>
            <w:tcW w:w="581" w:type="dxa"/>
            <w:tcBorders>
              <w:top w:val="nil"/>
              <w:left w:val="nil"/>
              <w:bottom w:val="nil"/>
              <w:right w:val="nil"/>
            </w:tcBorders>
            <w:shd w:val="clear" w:color="auto" w:fill="auto"/>
            <w:noWrap/>
            <w:vAlign w:val="bottom"/>
            <w:hideMark/>
          </w:tcPr>
          <w:p w14:paraId="1B06353C" w14:textId="77777777" w:rsidR="00BB4D99" w:rsidRPr="00017F27" w:rsidRDefault="00BB4D99" w:rsidP="00BB4D99">
            <w:pPr>
              <w:jc w:val="right"/>
              <w:rPr>
                <w:ins w:id="3284" w:author="Bruno Sanchez-Andrade Nuno" w:date="2012-08-17T17:13:00Z"/>
                <w:rFonts w:ascii="Calibri" w:eastAsia="Times New Roman" w:hAnsi="Calibri" w:cs="Times New Roman"/>
                <w:color w:val="E26B0A"/>
                <w:sz w:val="20"/>
                <w:szCs w:val="20"/>
                <w:lang w:eastAsia="en-US"/>
                <w:rPrChange w:id="3285" w:author="Bruno Sanchez-Andrade Nuno" w:date="2012-08-17T17:15:00Z">
                  <w:rPr>
                    <w:ins w:id="3286" w:author="Bruno Sanchez-Andrade Nuno" w:date="2012-08-17T17:13:00Z"/>
                    <w:rFonts w:ascii="Calibri" w:eastAsia="Times New Roman" w:hAnsi="Calibri" w:cs="Times New Roman"/>
                    <w:color w:val="E26B0A"/>
                    <w:sz w:val="24"/>
                    <w:szCs w:val="24"/>
                    <w:lang w:eastAsia="en-US"/>
                  </w:rPr>
                </w:rPrChange>
              </w:rPr>
            </w:pPr>
            <w:ins w:id="3287" w:author="Bruno Sanchez-Andrade Nuno" w:date="2012-08-17T17:13:00Z">
              <w:r w:rsidRPr="00017F27">
                <w:rPr>
                  <w:rFonts w:ascii="Calibri" w:eastAsia="Times New Roman" w:hAnsi="Calibri" w:cs="Times New Roman"/>
                  <w:color w:val="E26B0A"/>
                  <w:sz w:val="20"/>
                  <w:szCs w:val="20"/>
                  <w:lang w:eastAsia="en-US"/>
                  <w:rPrChange w:id="3288" w:author="Bruno Sanchez-Andrade Nuno" w:date="2012-08-17T17:15:00Z">
                    <w:rPr>
                      <w:rFonts w:ascii="Calibri" w:eastAsia="Times New Roman" w:hAnsi="Calibri" w:cs="Times New Roman"/>
                      <w:color w:val="E26B0A"/>
                      <w:sz w:val="24"/>
                      <w:szCs w:val="24"/>
                      <w:lang w:eastAsia="en-US"/>
                    </w:rPr>
                  </w:rPrChange>
                </w:rPr>
                <w:t>167</w:t>
              </w:r>
            </w:ins>
          </w:p>
        </w:tc>
        <w:tc>
          <w:tcPr>
            <w:tcW w:w="1414" w:type="dxa"/>
            <w:tcBorders>
              <w:top w:val="nil"/>
              <w:left w:val="nil"/>
              <w:bottom w:val="nil"/>
              <w:right w:val="nil"/>
            </w:tcBorders>
            <w:shd w:val="clear" w:color="auto" w:fill="auto"/>
            <w:noWrap/>
            <w:vAlign w:val="bottom"/>
            <w:hideMark/>
          </w:tcPr>
          <w:p w14:paraId="58350FF1" w14:textId="77777777" w:rsidR="00BB4D99" w:rsidRPr="00017F27" w:rsidRDefault="00BB4D99" w:rsidP="00BB4D99">
            <w:pPr>
              <w:rPr>
                <w:ins w:id="3289" w:author="Bruno Sanchez-Andrade Nuno" w:date="2012-08-17T17:13:00Z"/>
                <w:rFonts w:ascii="Calibri" w:eastAsia="Times New Roman" w:hAnsi="Calibri" w:cs="Times New Roman"/>
                <w:color w:val="E26B0A"/>
                <w:sz w:val="20"/>
                <w:szCs w:val="20"/>
                <w:lang w:eastAsia="en-US"/>
                <w:rPrChange w:id="3290" w:author="Bruno Sanchez-Andrade Nuno" w:date="2012-08-17T17:15:00Z">
                  <w:rPr>
                    <w:ins w:id="3291" w:author="Bruno Sanchez-Andrade Nuno" w:date="2012-08-17T17:13:00Z"/>
                    <w:rFonts w:ascii="Calibri" w:eastAsia="Times New Roman" w:hAnsi="Calibri" w:cs="Times New Roman"/>
                    <w:color w:val="E26B0A"/>
                    <w:sz w:val="24"/>
                    <w:szCs w:val="24"/>
                    <w:lang w:eastAsia="en-US"/>
                  </w:rPr>
                </w:rPrChange>
              </w:rPr>
            </w:pPr>
            <w:ins w:id="3292" w:author="Bruno Sanchez-Andrade Nuno" w:date="2012-08-17T17:13:00Z">
              <w:r w:rsidRPr="00017F27">
                <w:rPr>
                  <w:rFonts w:ascii="Calibri" w:eastAsia="Times New Roman" w:hAnsi="Calibri" w:cs="Times New Roman"/>
                  <w:color w:val="E26B0A"/>
                  <w:sz w:val="20"/>
                  <w:szCs w:val="20"/>
                  <w:lang w:eastAsia="en-US"/>
                  <w:rPrChange w:id="3293" w:author="Bruno Sanchez-Andrade Nuno" w:date="2012-08-17T17:15:00Z">
                    <w:rPr>
                      <w:rFonts w:ascii="Calibri" w:eastAsia="Times New Roman" w:hAnsi="Calibri" w:cs="Times New Roman"/>
                      <w:color w:val="E26B0A"/>
                      <w:sz w:val="24"/>
                      <w:szCs w:val="24"/>
                      <w:lang w:eastAsia="en-US"/>
                    </w:rPr>
                  </w:rPrChange>
                </w:rPr>
                <w:t>Sierra Leone</w:t>
              </w:r>
            </w:ins>
          </w:p>
        </w:tc>
        <w:tc>
          <w:tcPr>
            <w:tcW w:w="1260" w:type="dxa"/>
            <w:tcBorders>
              <w:top w:val="nil"/>
              <w:left w:val="nil"/>
              <w:bottom w:val="nil"/>
              <w:right w:val="single" w:sz="4" w:space="0" w:color="auto"/>
            </w:tcBorders>
            <w:shd w:val="clear" w:color="auto" w:fill="auto"/>
            <w:noWrap/>
            <w:vAlign w:val="bottom"/>
            <w:hideMark/>
          </w:tcPr>
          <w:p w14:paraId="06B185E4" w14:textId="77777777" w:rsidR="00BB4D99" w:rsidRPr="00017F27" w:rsidRDefault="00BB4D99" w:rsidP="00BB4D99">
            <w:pPr>
              <w:jc w:val="right"/>
              <w:rPr>
                <w:ins w:id="3294" w:author="Bruno Sanchez-Andrade Nuno" w:date="2012-08-17T17:13:00Z"/>
                <w:rFonts w:ascii="Calibri" w:eastAsia="Times New Roman" w:hAnsi="Calibri" w:cs="Times New Roman"/>
                <w:color w:val="E26B0A"/>
                <w:sz w:val="20"/>
                <w:szCs w:val="20"/>
                <w:lang w:eastAsia="en-US"/>
                <w:rPrChange w:id="3295" w:author="Bruno Sanchez-Andrade Nuno" w:date="2012-08-17T17:15:00Z">
                  <w:rPr>
                    <w:ins w:id="3296" w:author="Bruno Sanchez-Andrade Nuno" w:date="2012-08-17T17:13:00Z"/>
                    <w:rFonts w:ascii="Calibri" w:eastAsia="Times New Roman" w:hAnsi="Calibri" w:cs="Times New Roman"/>
                    <w:color w:val="E26B0A"/>
                    <w:sz w:val="24"/>
                    <w:szCs w:val="24"/>
                    <w:lang w:eastAsia="en-US"/>
                  </w:rPr>
                </w:rPrChange>
              </w:rPr>
            </w:pPr>
            <w:ins w:id="3297" w:author="Bruno Sanchez-Andrade Nuno" w:date="2012-08-17T17:13:00Z">
              <w:r w:rsidRPr="00017F27">
                <w:rPr>
                  <w:rFonts w:ascii="Calibri" w:eastAsia="Times New Roman" w:hAnsi="Calibri" w:cs="Times New Roman"/>
                  <w:color w:val="E26B0A"/>
                  <w:sz w:val="20"/>
                  <w:szCs w:val="20"/>
                  <w:lang w:eastAsia="en-US"/>
                  <w:rPrChange w:id="3298" w:author="Bruno Sanchez-Andrade Nuno" w:date="2012-08-17T17:15:00Z">
                    <w:rPr>
                      <w:rFonts w:ascii="Calibri" w:eastAsia="Times New Roman" w:hAnsi="Calibri" w:cs="Times New Roman"/>
                      <w:color w:val="E26B0A"/>
                      <w:sz w:val="24"/>
                      <w:szCs w:val="24"/>
                      <w:lang w:eastAsia="en-US"/>
                    </w:rPr>
                  </w:rPrChange>
                </w:rPr>
                <w:t>43.90</w:t>
              </w:r>
            </w:ins>
          </w:p>
        </w:tc>
        <w:tc>
          <w:tcPr>
            <w:tcW w:w="581" w:type="dxa"/>
            <w:tcBorders>
              <w:top w:val="nil"/>
              <w:left w:val="nil"/>
              <w:bottom w:val="nil"/>
              <w:right w:val="nil"/>
            </w:tcBorders>
            <w:shd w:val="clear" w:color="auto" w:fill="auto"/>
            <w:noWrap/>
            <w:vAlign w:val="bottom"/>
            <w:hideMark/>
          </w:tcPr>
          <w:p w14:paraId="636A4089" w14:textId="77777777" w:rsidR="00BB4D99" w:rsidRPr="00017F27" w:rsidRDefault="00BB4D99" w:rsidP="00BB4D99">
            <w:pPr>
              <w:jc w:val="right"/>
              <w:rPr>
                <w:ins w:id="3299" w:author="Bruno Sanchez-Andrade Nuno" w:date="2012-08-17T17:13:00Z"/>
                <w:rFonts w:ascii="Calibri" w:eastAsia="Times New Roman" w:hAnsi="Calibri" w:cs="Times New Roman"/>
                <w:color w:val="000000"/>
                <w:sz w:val="20"/>
                <w:szCs w:val="20"/>
                <w:lang w:eastAsia="en-US"/>
                <w:rPrChange w:id="3300" w:author="Bruno Sanchez-Andrade Nuno" w:date="2012-08-17T17:15:00Z">
                  <w:rPr>
                    <w:ins w:id="3301" w:author="Bruno Sanchez-Andrade Nuno" w:date="2012-08-17T17:13:00Z"/>
                    <w:rFonts w:ascii="Calibri" w:eastAsia="Times New Roman" w:hAnsi="Calibri" w:cs="Times New Roman"/>
                    <w:color w:val="000000"/>
                    <w:sz w:val="24"/>
                    <w:szCs w:val="24"/>
                    <w:lang w:eastAsia="en-US"/>
                  </w:rPr>
                </w:rPrChange>
              </w:rPr>
            </w:pPr>
            <w:ins w:id="3302" w:author="Bruno Sanchez-Andrade Nuno" w:date="2012-08-17T17:13:00Z">
              <w:r w:rsidRPr="00017F27">
                <w:rPr>
                  <w:rFonts w:ascii="Calibri" w:eastAsia="Times New Roman" w:hAnsi="Calibri" w:cs="Times New Roman"/>
                  <w:color w:val="000000"/>
                  <w:sz w:val="20"/>
                  <w:szCs w:val="20"/>
                  <w:lang w:eastAsia="en-US"/>
                  <w:rPrChange w:id="3303" w:author="Bruno Sanchez-Andrade Nuno" w:date="2012-08-17T17:15:00Z">
                    <w:rPr>
                      <w:rFonts w:ascii="Calibri" w:eastAsia="Times New Roman" w:hAnsi="Calibri" w:cs="Times New Roman"/>
                      <w:color w:val="000000"/>
                      <w:sz w:val="24"/>
                      <w:szCs w:val="24"/>
                      <w:lang w:eastAsia="en-US"/>
                    </w:rPr>
                  </w:rPrChange>
                </w:rPr>
                <w:t>167</w:t>
              </w:r>
            </w:ins>
          </w:p>
        </w:tc>
        <w:tc>
          <w:tcPr>
            <w:tcW w:w="1449" w:type="dxa"/>
            <w:tcBorders>
              <w:top w:val="nil"/>
              <w:left w:val="nil"/>
              <w:bottom w:val="nil"/>
              <w:right w:val="nil"/>
            </w:tcBorders>
            <w:shd w:val="clear" w:color="auto" w:fill="auto"/>
            <w:noWrap/>
            <w:vAlign w:val="bottom"/>
            <w:hideMark/>
          </w:tcPr>
          <w:p w14:paraId="7E3AB742" w14:textId="77777777" w:rsidR="00BB4D99" w:rsidRPr="00017F27" w:rsidRDefault="00BB4D99" w:rsidP="00BB4D99">
            <w:pPr>
              <w:rPr>
                <w:ins w:id="3304" w:author="Bruno Sanchez-Andrade Nuno" w:date="2012-08-17T17:13:00Z"/>
                <w:rFonts w:ascii="Calibri" w:eastAsia="Times New Roman" w:hAnsi="Calibri" w:cs="Times New Roman"/>
                <w:color w:val="31869B"/>
                <w:sz w:val="20"/>
                <w:szCs w:val="20"/>
                <w:lang w:eastAsia="en-US"/>
                <w:rPrChange w:id="3305" w:author="Bruno Sanchez-Andrade Nuno" w:date="2012-08-17T17:15:00Z">
                  <w:rPr>
                    <w:ins w:id="3306" w:author="Bruno Sanchez-Andrade Nuno" w:date="2012-08-17T17:13:00Z"/>
                    <w:rFonts w:ascii="Calibri" w:eastAsia="Times New Roman" w:hAnsi="Calibri" w:cs="Times New Roman"/>
                    <w:color w:val="31869B"/>
                    <w:sz w:val="24"/>
                    <w:szCs w:val="24"/>
                    <w:lang w:eastAsia="en-US"/>
                  </w:rPr>
                </w:rPrChange>
              </w:rPr>
            </w:pPr>
            <w:ins w:id="3307" w:author="Bruno Sanchez-Andrade Nuno" w:date="2012-08-17T17:13:00Z">
              <w:r w:rsidRPr="00017F27">
                <w:rPr>
                  <w:rFonts w:ascii="Calibri" w:eastAsia="Times New Roman" w:hAnsi="Calibri" w:cs="Times New Roman"/>
                  <w:color w:val="31869B"/>
                  <w:sz w:val="20"/>
                  <w:szCs w:val="20"/>
                  <w:lang w:eastAsia="en-US"/>
                  <w:rPrChange w:id="3308" w:author="Bruno Sanchez-Andrade Nuno" w:date="2012-08-17T17:15:00Z">
                    <w:rPr>
                      <w:rFonts w:ascii="Calibri" w:eastAsia="Times New Roman" w:hAnsi="Calibri" w:cs="Times New Roman"/>
                      <w:color w:val="31869B"/>
                      <w:sz w:val="24"/>
                      <w:szCs w:val="24"/>
                      <w:lang w:eastAsia="en-US"/>
                    </w:rPr>
                  </w:rPrChange>
                </w:rPr>
                <w:t>Liberia</w:t>
              </w:r>
            </w:ins>
          </w:p>
        </w:tc>
        <w:tc>
          <w:tcPr>
            <w:tcW w:w="1210" w:type="dxa"/>
            <w:tcBorders>
              <w:top w:val="nil"/>
              <w:left w:val="nil"/>
              <w:bottom w:val="nil"/>
              <w:right w:val="single" w:sz="4" w:space="0" w:color="auto"/>
            </w:tcBorders>
            <w:shd w:val="clear" w:color="auto" w:fill="auto"/>
            <w:noWrap/>
            <w:vAlign w:val="bottom"/>
            <w:hideMark/>
          </w:tcPr>
          <w:p w14:paraId="2D9569F8" w14:textId="77777777" w:rsidR="00BB4D99" w:rsidRPr="00017F27" w:rsidRDefault="00BB4D99" w:rsidP="00BB4D99">
            <w:pPr>
              <w:jc w:val="right"/>
              <w:rPr>
                <w:ins w:id="3309" w:author="Bruno Sanchez-Andrade Nuno" w:date="2012-08-17T17:13:00Z"/>
                <w:rFonts w:ascii="Calibri" w:eastAsia="Times New Roman" w:hAnsi="Calibri" w:cs="Times New Roman"/>
                <w:color w:val="31869B"/>
                <w:sz w:val="20"/>
                <w:szCs w:val="20"/>
                <w:lang w:eastAsia="en-US"/>
                <w:rPrChange w:id="3310" w:author="Bruno Sanchez-Andrade Nuno" w:date="2012-08-17T17:15:00Z">
                  <w:rPr>
                    <w:ins w:id="3311" w:author="Bruno Sanchez-Andrade Nuno" w:date="2012-08-17T17:13:00Z"/>
                    <w:rFonts w:ascii="Calibri" w:eastAsia="Times New Roman" w:hAnsi="Calibri" w:cs="Times New Roman"/>
                    <w:color w:val="31869B"/>
                    <w:sz w:val="24"/>
                    <w:szCs w:val="24"/>
                    <w:lang w:eastAsia="en-US"/>
                  </w:rPr>
                </w:rPrChange>
              </w:rPr>
            </w:pPr>
            <w:ins w:id="3312" w:author="Bruno Sanchez-Andrade Nuno" w:date="2012-08-17T17:13:00Z">
              <w:r w:rsidRPr="00017F27">
                <w:rPr>
                  <w:rFonts w:ascii="Calibri" w:eastAsia="Times New Roman" w:hAnsi="Calibri" w:cs="Times New Roman"/>
                  <w:color w:val="31869B"/>
                  <w:sz w:val="20"/>
                  <w:szCs w:val="20"/>
                  <w:lang w:eastAsia="en-US"/>
                  <w:rPrChange w:id="3313" w:author="Bruno Sanchez-Andrade Nuno" w:date="2012-08-17T17:15:00Z">
                    <w:rPr>
                      <w:rFonts w:ascii="Calibri" w:eastAsia="Times New Roman" w:hAnsi="Calibri" w:cs="Times New Roman"/>
                      <w:color w:val="31869B"/>
                      <w:sz w:val="24"/>
                      <w:szCs w:val="24"/>
                      <w:lang w:eastAsia="en-US"/>
                    </w:rPr>
                  </w:rPrChange>
                </w:rPr>
                <w:t>43.69</w:t>
              </w:r>
            </w:ins>
          </w:p>
        </w:tc>
      </w:tr>
      <w:tr w:rsidR="00017F27" w:rsidRPr="00017F27" w14:paraId="0466789A" w14:textId="77777777" w:rsidTr="00017F27">
        <w:trPr>
          <w:trHeight w:val="300"/>
          <w:ins w:id="3314"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5851AE1E" w14:textId="77777777" w:rsidR="00BB4D99" w:rsidRPr="00017F27" w:rsidRDefault="00BB4D99" w:rsidP="00BB4D99">
            <w:pPr>
              <w:jc w:val="right"/>
              <w:rPr>
                <w:ins w:id="3315" w:author="Bruno Sanchez-Andrade Nuno" w:date="2012-08-17T17:13:00Z"/>
                <w:rFonts w:ascii="Calibri" w:eastAsia="Times New Roman" w:hAnsi="Calibri" w:cs="Times New Roman"/>
                <w:color w:val="963634"/>
                <w:sz w:val="20"/>
                <w:szCs w:val="20"/>
                <w:lang w:eastAsia="en-US"/>
                <w:rPrChange w:id="3316" w:author="Bruno Sanchez-Andrade Nuno" w:date="2012-08-17T17:15:00Z">
                  <w:rPr>
                    <w:ins w:id="3317" w:author="Bruno Sanchez-Andrade Nuno" w:date="2012-08-17T17:13:00Z"/>
                    <w:rFonts w:ascii="Calibri" w:eastAsia="Times New Roman" w:hAnsi="Calibri" w:cs="Times New Roman"/>
                    <w:color w:val="963634"/>
                    <w:sz w:val="24"/>
                    <w:szCs w:val="24"/>
                    <w:lang w:eastAsia="en-US"/>
                  </w:rPr>
                </w:rPrChange>
              </w:rPr>
            </w:pPr>
            <w:ins w:id="3318" w:author="Bruno Sanchez-Andrade Nuno" w:date="2012-08-17T17:13:00Z">
              <w:r w:rsidRPr="00017F27">
                <w:rPr>
                  <w:rFonts w:ascii="Calibri" w:eastAsia="Times New Roman" w:hAnsi="Calibri" w:cs="Times New Roman"/>
                  <w:color w:val="963634"/>
                  <w:sz w:val="20"/>
                  <w:szCs w:val="20"/>
                  <w:lang w:eastAsia="en-US"/>
                  <w:rPrChange w:id="3319" w:author="Bruno Sanchez-Andrade Nuno" w:date="2012-08-17T17:15:00Z">
                    <w:rPr>
                      <w:rFonts w:ascii="Calibri" w:eastAsia="Times New Roman" w:hAnsi="Calibri" w:cs="Times New Roman"/>
                      <w:color w:val="963634"/>
                      <w:sz w:val="24"/>
                      <w:szCs w:val="24"/>
                      <w:lang w:eastAsia="en-US"/>
                    </w:rPr>
                  </w:rPrChange>
                </w:rPr>
                <w:t>152</w:t>
              </w:r>
            </w:ins>
          </w:p>
        </w:tc>
        <w:tc>
          <w:tcPr>
            <w:tcW w:w="1399" w:type="dxa"/>
            <w:tcBorders>
              <w:top w:val="nil"/>
              <w:left w:val="nil"/>
              <w:bottom w:val="nil"/>
              <w:right w:val="nil"/>
            </w:tcBorders>
            <w:shd w:val="clear" w:color="F2DCDB" w:fill="F2DCDB"/>
            <w:noWrap/>
            <w:vAlign w:val="bottom"/>
            <w:hideMark/>
          </w:tcPr>
          <w:p w14:paraId="50918E96" w14:textId="77777777" w:rsidR="00BB4D99" w:rsidRPr="00017F27" w:rsidRDefault="00BB4D99" w:rsidP="00BB4D99">
            <w:pPr>
              <w:rPr>
                <w:ins w:id="3320" w:author="Bruno Sanchez-Andrade Nuno" w:date="2012-08-17T17:13:00Z"/>
                <w:rFonts w:ascii="Calibri" w:eastAsia="Times New Roman" w:hAnsi="Calibri" w:cs="Times New Roman"/>
                <w:color w:val="963634"/>
                <w:sz w:val="20"/>
                <w:szCs w:val="20"/>
                <w:lang w:eastAsia="en-US"/>
                <w:rPrChange w:id="3321" w:author="Bruno Sanchez-Andrade Nuno" w:date="2012-08-17T17:15:00Z">
                  <w:rPr>
                    <w:ins w:id="3322" w:author="Bruno Sanchez-Andrade Nuno" w:date="2012-08-17T17:13:00Z"/>
                    <w:rFonts w:ascii="Calibri" w:eastAsia="Times New Roman" w:hAnsi="Calibri" w:cs="Times New Roman"/>
                    <w:color w:val="963634"/>
                    <w:sz w:val="24"/>
                    <w:szCs w:val="24"/>
                    <w:lang w:eastAsia="en-US"/>
                  </w:rPr>
                </w:rPrChange>
              </w:rPr>
            </w:pPr>
            <w:ins w:id="3323" w:author="Bruno Sanchez-Andrade Nuno" w:date="2012-08-17T17:13:00Z">
              <w:r w:rsidRPr="00017F27">
                <w:rPr>
                  <w:rFonts w:ascii="Calibri" w:eastAsia="Times New Roman" w:hAnsi="Calibri" w:cs="Times New Roman"/>
                  <w:color w:val="963634"/>
                  <w:sz w:val="20"/>
                  <w:szCs w:val="20"/>
                  <w:lang w:eastAsia="en-US"/>
                  <w:rPrChange w:id="3324" w:author="Bruno Sanchez-Andrade Nuno" w:date="2012-08-17T17:15:00Z">
                    <w:rPr>
                      <w:rFonts w:ascii="Calibri" w:eastAsia="Times New Roman" w:hAnsi="Calibri" w:cs="Times New Roman"/>
                      <w:color w:val="963634"/>
                      <w:sz w:val="24"/>
                      <w:szCs w:val="24"/>
                      <w:lang w:eastAsia="en-US"/>
                    </w:rPr>
                  </w:rPrChange>
                </w:rPr>
                <w:t>Liberia</w:t>
              </w:r>
            </w:ins>
          </w:p>
        </w:tc>
        <w:tc>
          <w:tcPr>
            <w:tcW w:w="1245" w:type="dxa"/>
            <w:tcBorders>
              <w:top w:val="nil"/>
              <w:left w:val="nil"/>
              <w:bottom w:val="nil"/>
              <w:right w:val="single" w:sz="4" w:space="0" w:color="auto"/>
            </w:tcBorders>
            <w:shd w:val="clear" w:color="F2DCDB" w:fill="F2DCDB"/>
            <w:noWrap/>
            <w:vAlign w:val="bottom"/>
            <w:hideMark/>
          </w:tcPr>
          <w:p w14:paraId="7B17FA96" w14:textId="77777777" w:rsidR="00BB4D99" w:rsidRPr="00017F27" w:rsidRDefault="00BB4D99" w:rsidP="00BB4D99">
            <w:pPr>
              <w:jc w:val="right"/>
              <w:rPr>
                <w:ins w:id="3325" w:author="Bruno Sanchez-Andrade Nuno" w:date="2012-08-17T17:13:00Z"/>
                <w:rFonts w:ascii="Calibri" w:eastAsia="Times New Roman" w:hAnsi="Calibri" w:cs="Times New Roman"/>
                <w:color w:val="963634"/>
                <w:sz w:val="20"/>
                <w:szCs w:val="20"/>
                <w:lang w:eastAsia="en-US"/>
                <w:rPrChange w:id="3326" w:author="Bruno Sanchez-Andrade Nuno" w:date="2012-08-17T17:15:00Z">
                  <w:rPr>
                    <w:ins w:id="3327" w:author="Bruno Sanchez-Andrade Nuno" w:date="2012-08-17T17:13:00Z"/>
                    <w:rFonts w:ascii="Calibri" w:eastAsia="Times New Roman" w:hAnsi="Calibri" w:cs="Times New Roman"/>
                    <w:color w:val="963634"/>
                    <w:sz w:val="24"/>
                    <w:szCs w:val="24"/>
                    <w:lang w:eastAsia="en-US"/>
                  </w:rPr>
                </w:rPrChange>
              </w:rPr>
            </w:pPr>
            <w:ins w:id="3328" w:author="Bruno Sanchez-Andrade Nuno" w:date="2012-08-17T17:13:00Z">
              <w:r w:rsidRPr="00017F27">
                <w:rPr>
                  <w:rFonts w:ascii="Calibri" w:eastAsia="Times New Roman" w:hAnsi="Calibri" w:cs="Times New Roman"/>
                  <w:color w:val="963634"/>
                  <w:sz w:val="20"/>
                  <w:szCs w:val="20"/>
                  <w:lang w:eastAsia="en-US"/>
                  <w:rPrChange w:id="3329" w:author="Bruno Sanchez-Andrade Nuno" w:date="2012-08-17T17:15:00Z">
                    <w:rPr>
                      <w:rFonts w:ascii="Calibri" w:eastAsia="Times New Roman" w:hAnsi="Calibri" w:cs="Times New Roman"/>
                      <w:color w:val="963634"/>
                      <w:sz w:val="24"/>
                      <w:szCs w:val="24"/>
                      <w:lang w:eastAsia="en-US"/>
                    </w:rPr>
                  </w:rPrChange>
                </w:rPr>
                <w:t>43.64</w:t>
              </w:r>
            </w:ins>
          </w:p>
        </w:tc>
        <w:tc>
          <w:tcPr>
            <w:tcW w:w="581" w:type="dxa"/>
            <w:tcBorders>
              <w:top w:val="nil"/>
              <w:left w:val="nil"/>
              <w:bottom w:val="nil"/>
              <w:right w:val="nil"/>
            </w:tcBorders>
            <w:shd w:val="clear" w:color="FDE9D9" w:fill="FDE9D9"/>
            <w:noWrap/>
            <w:vAlign w:val="bottom"/>
            <w:hideMark/>
          </w:tcPr>
          <w:p w14:paraId="61F5547C" w14:textId="77777777" w:rsidR="00BB4D99" w:rsidRPr="00017F27" w:rsidRDefault="00BB4D99" w:rsidP="00BB4D99">
            <w:pPr>
              <w:jc w:val="right"/>
              <w:rPr>
                <w:ins w:id="3330" w:author="Bruno Sanchez-Andrade Nuno" w:date="2012-08-17T17:13:00Z"/>
                <w:rFonts w:ascii="Calibri" w:eastAsia="Times New Roman" w:hAnsi="Calibri" w:cs="Times New Roman"/>
                <w:color w:val="E26B0A"/>
                <w:sz w:val="20"/>
                <w:szCs w:val="20"/>
                <w:lang w:eastAsia="en-US"/>
                <w:rPrChange w:id="3331" w:author="Bruno Sanchez-Andrade Nuno" w:date="2012-08-17T17:15:00Z">
                  <w:rPr>
                    <w:ins w:id="3332" w:author="Bruno Sanchez-Andrade Nuno" w:date="2012-08-17T17:13:00Z"/>
                    <w:rFonts w:ascii="Calibri" w:eastAsia="Times New Roman" w:hAnsi="Calibri" w:cs="Times New Roman"/>
                    <w:color w:val="E26B0A"/>
                    <w:sz w:val="24"/>
                    <w:szCs w:val="24"/>
                    <w:lang w:eastAsia="en-US"/>
                  </w:rPr>
                </w:rPrChange>
              </w:rPr>
            </w:pPr>
            <w:ins w:id="3333" w:author="Bruno Sanchez-Andrade Nuno" w:date="2012-08-17T17:13:00Z">
              <w:r w:rsidRPr="00017F27">
                <w:rPr>
                  <w:rFonts w:ascii="Calibri" w:eastAsia="Times New Roman" w:hAnsi="Calibri" w:cs="Times New Roman"/>
                  <w:color w:val="E26B0A"/>
                  <w:sz w:val="20"/>
                  <w:szCs w:val="20"/>
                  <w:lang w:eastAsia="en-US"/>
                  <w:rPrChange w:id="3334" w:author="Bruno Sanchez-Andrade Nuno" w:date="2012-08-17T17:15:00Z">
                    <w:rPr>
                      <w:rFonts w:ascii="Calibri" w:eastAsia="Times New Roman" w:hAnsi="Calibri" w:cs="Times New Roman"/>
                      <w:color w:val="E26B0A"/>
                      <w:sz w:val="24"/>
                      <w:szCs w:val="24"/>
                      <w:lang w:eastAsia="en-US"/>
                    </w:rPr>
                  </w:rPrChange>
                </w:rPr>
                <w:t>168</w:t>
              </w:r>
            </w:ins>
          </w:p>
        </w:tc>
        <w:tc>
          <w:tcPr>
            <w:tcW w:w="1414" w:type="dxa"/>
            <w:tcBorders>
              <w:top w:val="nil"/>
              <w:left w:val="nil"/>
              <w:bottom w:val="nil"/>
              <w:right w:val="nil"/>
            </w:tcBorders>
            <w:shd w:val="clear" w:color="FDE9D9" w:fill="FDE9D9"/>
            <w:noWrap/>
            <w:vAlign w:val="bottom"/>
            <w:hideMark/>
          </w:tcPr>
          <w:p w14:paraId="1BB70CF7" w14:textId="77777777" w:rsidR="00BB4D99" w:rsidRPr="00017F27" w:rsidRDefault="00BB4D99" w:rsidP="00BB4D99">
            <w:pPr>
              <w:rPr>
                <w:ins w:id="3335" w:author="Bruno Sanchez-Andrade Nuno" w:date="2012-08-17T17:13:00Z"/>
                <w:rFonts w:ascii="Calibri" w:eastAsia="Times New Roman" w:hAnsi="Calibri" w:cs="Times New Roman"/>
                <w:color w:val="E26B0A"/>
                <w:sz w:val="20"/>
                <w:szCs w:val="20"/>
                <w:lang w:eastAsia="en-US"/>
                <w:rPrChange w:id="3336" w:author="Bruno Sanchez-Andrade Nuno" w:date="2012-08-17T17:15:00Z">
                  <w:rPr>
                    <w:ins w:id="3337" w:author="Bruno Sanchez-Andrade Nuno" w:date="2012-08-17T17:13:00Z"/>
                    <w:rFonts w:ascii="Calibri" w:eastAsia="Times New Roman" w:hAnsi="Calibri" w:cs="Times New Roman"/>
                    <w:color w:val="E26B0A"/>
                    <w:sz w:val="24"/>
                    <w:szCs w:val="24"/>
                    <w:lang w:eastAsia="en-US"/>
                  </w:rPr>
                </w:rPrChange>
              </w:rPr>
            </w:pPr>
            <w:ins w:id="3338" w:author="Bruno Sanchez-Andrade Nuno" w:date="2012-08-17T17:13:00Z">
              <w:r w:rsidRPr="00017F27">
                <w:rPr>
                  <w:rFonts w:ascii="Calibri" w:eastAsia="Times New Roman" w:hAnsi="Calibri" w:cs="Times New Roman"/>
                  <w:color w:val="E26B0A"/>
                  <w:sz w:val="20"/>
                  <w:szCs w:val="20"/>
                  <w:lang w:eastAsia="en-US"/>
                  <w:rPrChange w:id="3339" w:author="Bruno Sanchez-Andrade Nuno" w:date="2012-08-17T17:15:00Z">
                    <w:rPr>
                      <w:rFonts w:ascii="Calibri" w:eastAsia="Times New Roman" w:hAnsi="Calibri" w:cs="Times New Roman"/>
                      <w:color w:val="E26B0A"/>
                      <w:sz w:val="24"/>
                      <w:szCs w:val="24"/>
                      <w:lang w:eastAsia="en-US"/>
                    </w:rPr>
                  </w:rPrChange>
                </w:rPr>
                <w:t>Liberia</w:t>
              </w:r>
            </w:ins>
          </w:p>
        </w:tc>
        <w:tc>
          <w:tcPr>
            <w:tcW w:w="1260" w:type="dxa"/>
            <w:tcBorders>
              <w:top w:val="nil"/>
              <w:left w:val="nil"/>
              <w:bottom w:val="nil"/>
              <w:right w:val="single" w:sz="4" w:space="0" w:color="auto"/>
            </w:tcBorders>
            <w:shd w:val="clear" w:color="FDE9D9" w:fill="FDE9D9"/>
            <w:noWrap/>
            <w:vAlign w:val="bottom"/>
            <w:hideMark/>
          </w:tcPr>
          <w:p w14:paraId="58791321" w14:textId="77777777" w:rsidR="00BB4D99" w:rsidRPr="00017F27" w:rsidRDefault="00BB4D99" w:rsidP="00BB4D99">
            <w:pPr>
              <w:jc w:val="right"/>
              <w:rPr>
                <w:ins w:id="3340" w:author="Bruno Sanchez-Andrade Nuno" w:date="2012-08-17T17:13:00Z"/>
                <w:rFonts w:ascii="Calibri" w:eastAsia="Times New Roman" w:hAnsi="Calibri" w:cs="Times New Roman"/>
                <w:color w:val="E26B0A"/>
                <w:sz w:val="20"/>
                <w:szCs w:val="20"/>
                <w:lang w:eastAsia="en-US"/>
                <w:rPrChange w:id="3341" w:author="Bruno Sanchez-Andrade Nuno" w:date="2012-08-17T17:15:00Z">
                  <w:rPr>
                    <w:ins w:id="3342" w:author="Bruno Sanchez-Andrade Nuno" w:date="2012-08-17T17:13:00Z"/>
                    <w:rFonts w:ascii="Calibri" w:eastAsia="Times New Roman" w:hAnsi="Calibri" w:cs="Times New Roman"/>
                    <w:color w:val="E26B0A"/>
                    <w:sz w:val="24"/>
                    <w:szCs w:val="24"/>
                    <w:lang w:eastAsia="en-US"/>
                  </w:rPr>
                </w:rPrChange>
              </w:rPr>
            </w:pPr>
            <w:ins w:id="3343" w:author="Bruno Sanchez-Andrade Nuno" w:date="2012-08-17T17:13:00Z">
              <w:r w:rsidRPr="00017F27">
                <w:rPr>
                  <w:rFonts w:ascii="Calibri" w:eastAsia="Times New Roman" w:hAnsi="Calibri" w:cs="Times New Roman"/>
                  <w:color w:val="E26B0A"/>
                  <w:sz w:val="20"/>
                  <w:szCs w:val="20"/>
                  <w:lang w:eastAsia="en-US"/>
                  <w:rPrChange w:id="3344" w:author="Bruno Sanchez-Andrade Nuno" w:date="2012-08-17T17:15:00Z">
                    <w:rPr>
                      <w:rFonts w:ascii="Calibri" w:eastAsia="Times New Roman" w:hAnsi="Calibri" w:cs="Times New Roman"/>
                      <w:color w:val="E26B0A"/>
                      <w:sz w:val="24"/>
                      <w:szCs w:val="24"/>
                      <w:lang w:eastAsia="en-US"/>
                    </w:rPr>
                  </w:rPrChange>
                </w:rPr>
                <w:t>43.65</w:t>
              </w:r>
            </w:ins>
          </w:p>
        </w:tc>
        <w:tc>
          <w:tcPr>
            <w:tcW w:w="581" w:type="dxa"/>
            <w:tcBorders>
              <w:top w:val="nil"/>
              <w:left w:val="nil"/>
              <w:bottom w:val="nil"/>
              <w:right w:val="nil"/>
            </w:tcBorders>
            <w:shd w:val="clear" w:color="DAEEF3" w:fill="DAEEF3"/>
            <w:noWrap/>
            <w:vAlign w:val="bottom"/>
            <w:hideMark/>
          </w:tcPr>
          <w:p w14:paraId="37DFCA0E" w14:textId="77777777" w:rsidR="00BB4D99" w:rsidRPr="00017F27" w:rsidRDefault="00BB4D99" w:rsidP="00BB4D99">
            <w:pPr>
              <w:jc w:val="right"/>
              <w:rPr>
                <w:ins w:id="3345" w:author="Bruno Sanchez-Andrade Nuno" w:date="2012-08-17T17:13:00Z"/>
                <w:rFonts w:ascii="Calibri" w:eastAsia="Times New Roman" w:hAnsi="Calibri" w:cs="Times New Roman"/>
                <w:color w:val="000000"/>
                <w:sz w:val="20"/>
                <w:szCs w:val="20"/>
                <w:lang w:eastAsia="en-US"/>
                <w:rPrChange w:id="3346" w:author="Bruno Sanchez-Andrade Nuno" w:date="2012-08-17T17:15:00Z">
                  <w:rPr>
                    <w:ins w:id="3347" w:author="Bruno Sanchez-Andrade Nuno" w:date="2012-08-17T17:13:00Z"/>
                    <w:rFonts w:ascii="Calibri" w:eastAsia="Times New Roman" w:hAnsi="Calibri" w:cs="Times New Roman"/>
                    <w:color w:val="000000"/>
                    <w:sz w:val="24"/>
                    <w:szCs w:val="24"/>
                    <w:lang w:eastAsia="en-US"/>
                  </w:rPr>
                </w:rPrChange>
              </w:rPr>
            </w:pPr>
            <w:ins w:id="3348" w:author="Bruno Sanchez-Andrade Nuno" w:date="2012-08-17T17:13:00Z">
              <w:r w:rsidRPr="00017F27">
                <w:rPr>
                  <w:rFonts w:ascii="Calibri" w:eastAsia="Times New Roman" w:hAnsi="Calibri" w:cs="Times New Roman"/>
                  <w:color w:val="000000"/>
                  <w:sz w:val="20"/>
                  <w:szCs w:val="20"/>
                  <w:lang w:eastAsia="en-US"/>
                  <w:rPrChange w:id="3349" w:author="Bruno Sanchez-Andrade Nuno" w:date="2012-08-17T17:15:00Z">
                    <w:rPr>
                      <w:rFonts w:ascii="Calibri" w:eastAsia="Times New Roman" w:hAnsi="Calibri" w:cs="Times New Roman"/>
                      <w:color w:val="000000"/>
                      <w:sz w:val="24"/>
                      <w:szCs w:val="24"/>
                      <w:lang w:eastAsia="en-US"/>
                    </w:rPr>
                  </w:rPrChange>
                </w:rPr>
                <w:t>168</w:t>
              </w:r>
            </w:ins>
          </w:p>
        </w:tc>
        <w:tc>
          <w:tcPr>
            <w:tcW w:w="1449" w:type="dxa"/>
            <w:tcBorders>
              <w:top w:val="nil"/>
              <w:left w:val="nil"/>
              <w:bottom w:val="nil"/>
              <w:right w:val="nil"/>
            </w:tcBorders>
            <w:shd w:val="clear" w:color="DAEEF3" w:fill="DAEEF3"/>
            <w:noWrap/>
            <w:vAlign w:val="bottom"/>
            <w:hideMark/>
          </w:tcPr>
          <w:p w14:paraId="1F575899" w14:textId="77777777" w:rsidR="00BB4D99" w:rsidRPr="00017F27" w:rsidRDefault="00BB4D99" w:rsidP="00BB4D99">
            <w:pPr>
              <w:rPr>
                <w:ins w:id="3350" w:author="Bruno Sanchez-Andrade Nuno" w:date="2012-08-17T17:13:00Z"/>
                <w:rFonts w:ascii="Calibri" w:eastAsia="Times New Roman" w:hAnsi="Calibri" w:cs="Times New Roman"/>
                <w:color w:val="31869B"/>
                <w:sz w:val="20"/>
                <w:szCs w:val="20"/>
                <w:lang w:eastAsia="en-US"/>
                <w:rPrChange w:id="3351" w:author="Bruno Sanchez-Andrade Nuno" w:date="2012-08-17T17:15:00Z">
                  <w:rPr>
                    <w:ins w:id="3352" w:author="Bruno Sanchez-Andrade Nuno" w:date="2012-08-17T17:13:00Z"/>
                    <w:rFonts w:ascii="Calibri" w:eastAsia="Times New Roman" w:hAnsi="Calibri" w:cs="Times New Roman"/>
                    <w:color w:val="31869B"/>
                    <w:sz w:val="24"/>
                    <w:szCs w:val="24"/>
                    <w:lang w:eastAsia="en-US"/>
                  </w:rPr>
                </w:rPrChange>
              </w:rPr>
            </w:pPr>
            <w:ins w:id="3353" w:author="Bruno Sanchez-Andrade Nuno" w:date="2012-08-17T17:13:00Z">
              <w:r w:rsidRPr="00017F27">
                <w:rPr>
                  <w:rFonts w:ascii="Calibri" w:eastAsia="Times New Roman" w:hAnsi="Calibri" w:cs="Times New Roman"/>
                  <w:color w:val="31869B"/>
                  <w:sz w:val="20"/>
                  <w:szCs w:val="20"/>
                  <w:lang w:eastAsia="en-US"/>
                  <w:rPrChange w:id="3354" w:author="Bruno Sanchez-Andrade Nuno" w:date="2012-08-17T17:15:00Z">
                    <w:rPr>
                      <w:rFonts w:ascii="Calibri" w:eastAsia="Times New Roman" w:hAnsi="Calibri" w:cs="Times New Roman"/>
                      <w:color w:val="31869B"/>
                      <w:sz w:val="24"/>
                      <w:szCs w:val="24"/>
                      <w:lang w:eastAsia="en-US"/>
                    </w:rPr>
                  </w:rPrChange>
                </w:rPr>
                <w:t>Ethiopia</w:t>
              </w:r>
            </w:ins>
          </w:p>
        </w:tc>
        <w:tc>
          <w:tcPr>
            <w:tcW w:w="1210" w:type="dxa"/>
            <w:tcBorders>
              <w:top w:val="nil"/>
              <w:left w:val="nil"/>
              <w:bottom w:val="nil"/>
              <w:right w:val="single" w:sz="4" w:space="0" w:color="auto"/>
            </w:tcBorders>
            <w:shd w:val="clear" w:color="DAEEF3" w:fill="DAEEF3"/>
            <w:noWrap/>
            <w:vAlign w:val="bottom"/>
            <w:hideMark/>
          </w:tcPr>
          <w:p w14:paraId="74EEB36E" w14:textId="77777777" w:rsidR="00BB4D99" w:rsidRPr="00017F27" w:rsidRDefault="00BB4D99" w:rsidP="00BB4D99">
            <w:pPr>
              <w:jc w:val="right"/>
              <w:rPr>
                <w:ins w:id="3355" w:author="Bruno Sanchez-Andrade Nuno" w:date="2012-08-17T17:13:00Z"/>
                <w:rFonts w:ascii="Calibri" w:eastAsia="Times New Roman" w:hAnsi="Calibri" w:cs="Times New Roman"/>
                <w:color w:val="31869B"/>
                <w:sz w:val="20"/>
                <w:szCs w:val="20"/>
                <w:lang w:eastAsia="en-US"/>
                <w:rPrChange w:id="3356" w:author="Bruno Sanchez-Andrade Nuno" w:date="2012-08-17T17:15:00Z">
                  <w:rPr>
                    <w:ins w:id="3357" w:author="Bruno Sanchez-Andrade Nuno" w:date="2012-08-17T17:13:00Z"/>
                    <w:rFonts w:ascii="Calibri" w:eastAsia="Times New Roman" w:hAnsi="Calibri" w:cs="Times New Roman"/>
                    <w:color w:val="31869B"/>
                    <w:sz w:val="24"/>
                    <w:szCs w:val="24"/>
                    <w:lang w:eastAsia="en-US"/>
                  </w:rPr>
                </w:rPrChange>
              </w:rPr>
            </w:pPr>
            <w:ins w:id="3358" w:author="Bruno Sanchez-Andrade Nuno" w:date="2012-08-17T17:13:00Z">
              <w:r w:rsidRPr="00017F27">
                <w:rPr>
                  <w:rFonts w:ascii="Calibri" w:eastAsia="Times New Roman" w:hAnsi="Calibri" w:cs="Times New Roman"/>
                  <w:color w:val="31869B"/>
                  <w:sz w:val="20"/>
                  <w:szCs w:val="20"/>
                  <w:lang w:eastAsia="en-US"/>
                  <w:rPrChange w:id="3359" w:author="Bruno Sanchez-Andrade Nuno" w:date="2012-08-17T17:15:00Z">
                    <w:rPr>
                      <w:rFonts w:ascii="Calibri" w:eastAsia="Times New Roman" w:hAnsi="Calibri" w:cs="Times New Roman"/>
                      <w:color w:val="31869B"/>
                      <w:sz w:val="24"/>
                      <w:szCs w:val="24"/>
                      <w:lang w:eastAsia="en-US"/>
                    </w:rPr>
                  </w:rPrChange>
                </w:rPr>
                <w:t>44.11</w:t>
              </w:r>
            </w:ins>
          </w:p>
        </w:tc>
      </w:tr>
      <w:tr w:rsidR="00017F27" w:rsidRPr="00017F27" w14:paraId="108F8827" w14:textId="77777777" w:rsidTr="00017F27">
        <w:trPr>
          <w:trHeight w:val="300"/>
          <w:ins w:id="3360"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6A2D6650" w14:textId="77777777" w:rsidR="00BB4D99" w:rsidRPr="00017F27" w:rsidRDefault="00BB4D99" w:rsidP="00BB4D99">
            <w:pPr>
              <w:jc w:val="right"/>
              <w:rPr>
                <w:ins w:id="3361" w:author="Bruno Sanchez-Andrade Nuno" w:date="2012-08-17T17:13:00Z"/>
                <w:rFonts w:ascii="Calibri" w:eastAsia="Times New Roman" w:hAnsi="Calibri" w:cs="Times New Roman"/>
                <w:color w:val="963634"/>
                <w:sz w:val="20"/>
                <w:szCs w:val="20"/>
                <w:lang w:eastAsia="en-US"/>
                <w:rPrChange w:id="3362" w:author="Bruno Sanchez-Andrade Nuno" w:date="2012-08-17T17:15:00Z">
                  <w:rPr>
                    <w:ins w:id="3363" w:author="Bruno Sanchez-Andrade Nuno" w:date="2012-08-17T17:13:00Z"/>
                    <w:rFonts w:ascii="Calibri" w:eastAsia="Times New Roman" w:hAnsi="Calibri" w:cs="Times New Roman"/>
                    <w:color w:val="963634"/>
                    <w:sz w:val="24"/>
                    <w:szCs w:val="24"/>
                    <w:lang w:eastAsia="en-US"/>
                  </w:rPr>
                </w:rPrChange>
              </w:rPr>
            </w:pPr>
            <w:ins w:id="3364" w:author="Bruno Sanchez-Andrade Nuno" w:date="2012-08-17T17:13:00Z">
              <w:r w:rsidRPr="00017F27">
                <w:rPr>
                  <w:rFonts w:ascii="Calibri" w:eastAsia="Times New Roman" w:hAnsi="Calibri" w:cs="Times New Roman"/>
                  <w:color w:val="963634"/>
                  <w:sz w:val="20"/>
                  <w:szCs w:val="20"/>
                  <w:lang w:eastAsia="en-US"/>
                  <w:rPrChange w:id="3365" w:author="Bruno Sanchez-Andrade Nuno" w:date="2012-08-17T17:15:00Z">
                    <w:rPr>
                      <w:rFonts w:ascii="Calibri" w:eastAsia="Times New Roman" w:hAnsi="Calibri" w:cs="Times New Roman"/>
                      <w:color w:val="963634"/>
                      <w:sz w:val="24"/>
                      <w:szCs w:val="24"/>
                      <w:lang w:eastAsia="en-US"/>
                    </w:rPr>
                  </w:rPrChange>
                </w:rPr>
                <w:t>153</w:t>
              </w:r>
            </w:ins>
          </w:p>
        </w:tc>
        <w:tc>
          <w:tcPr>
            <w:tcW w:w="1399" w:type="dxa"/>
            <w:tcBorders>
              <w:top w:val="nil"/>
              <w:left w:val="nil"/>
              <w:bottom w:val="nil"/>
              <w:right w:val="nil"/>
            </w:tcBorders>
            <w:shd w:val="clear" w:color="auto" w:fill="auto"/>
            <w:noWrap/>
            <w:vAlign w:val="bottom"/>
            <w:hideMark/>
          </w:tcPr>
          <w:p w14:paraId="6ABAF802" w14:textId="77777777" w:rsidR="00BB4D99" w:rsidRPr="00017F27" w:rsidRDefault="00BB4D99" w:rsidP="00BB4D99">
            <w:pPr>
              <w:rPr>
                <w:ins w:id="3366" w:author="Bruno Sanchez-Andrade Nuno" w:date="2012-08-17T17:13:00Z"/>
                <w:rFonts w:ascii="Calibri" w:eastAsia="Times New Roman" w:hAnsi="Calibri" w:cs="Times New Roman"/>
                <w:color w:val="963634"/>
                <w:sz w:val="20"/>
                <w:szCs w:val="20"/>
                <w:lang w:eastAsia="en-US"/>
                <w:rPrChange w:id="3367" w:author="Bruno Sanchez-Andrade Nuno" w:date="2012-08-17T17:15:00Z">
                  <w:rPr>
                    <w:ins w:id="3368" w:author="Bruno Sanchez-Andrade Nuno" w:date="2012-08-17T17:13:00Z"/>
                    <w:rFonts w:ascii="Calibri" w:eastAsia="Times New Roman" w:hAnsi="Calibri" w:cs="Times New Roman"/>
                    <w:color w:val="963634"/>
                    <w:sz w:val="24"/>
                    <w:szCs w:val="24"/>
                    <w:lang w:eastAsia="en-US"/>
                  </w:rPr>
                </w:rPrChange>
              </w:rPr>
            </w:pPr>
            <w:ins w:id="3369" w:author="Bruno Sanchez-Andrade Nuno" w:date="2012-08-17T17:13:00Z">
              <w:r w:rsidRPr="00017F27">
                <w:rPr>
                  <w:rFonts w:ascii="Calibri" w:eastAsia="Times New Roman" w:hAnsi="Calibri" w:cs="Times New Roman"/>
                  <w:color w:val="963634"/>
                  <w:sz w:val="20"/>
                  <w:szCs w:val="20"/>
                  <w:lang w:eastAsia="en-US"/>
                  <w:rPrChange w:id="3370" w:author="Bruno Sanchez-Andrade Nuno" w:date="2012-08-17T17:15:00Z">
                    <w:rPr>
                      <w:rFonts w:ascii="Calibri" w:eastAsia="Times New Roman" w:hAnsi="Calibri" w:cs="Times New Roman"/>
                      <w:color w:val="963634"/>
                      <w:sz w:val="24"/>
                      <w:szCs w:val="24"/>
                      <w:lang w:eastAsia="en-US"/>
                    </w:rPr>
                  </w:rPrChange>
                </w:rPr>
                <w:t>Sierra Leone</w:t>
              </w:r>
            </w:ins>
          </w:p>
        </w:tc>
        <w:tc>
          <w:tcPr>
            <w:tcW w:w="1245" w:type="dxa"/>
            <w:tcBorders>
              <w:top w:val="nil"/>
              <w:left w:val="nil"/>
              <w:bottom w:val="nil"/>
              <w:right w:val="single" w:sz="4" w:space="0" w:color="auto"/>
            </w:tcBorders>
            <w:shd w:val="clear" w:color="auto" w:fill="auto"/>
            <w:noWrap/>
            <w:vAlign w:val="bottom"/>
            <w:hideMark/>
          </w:tcPr>
          <w:p w14:paraId="21C9429D" w14:textId="77777777" w:rsidR="00BB4D99" w:rsidRPr="00017F27" w:rsidRDefault="00BB4D99" w:rsidP="00BB4D99">
            <w:pPr>
              <w:jc w:val="right"/>
              <w:rPr>
                <w:ins w:id="3371" w:author="Bruno Sanchez-Andrade Nuno" w:date="2012-08-17T17:13:00Z"/>
                <w:rFonts w:ascii="Calibri" w:eastAsia="Times New Roman" w:hAnsi="Calibri" w:cs="Times New Roman"/>
                <w:color w:val="963634"/>
                <w:sz w:val="20"/>
                <w:szCs w:val="20"/>
                <w:lang w:eastAsia="en-US"/>
                <w:rPrChange w:id="3372" w:author="Bruno Sanchez-Andrade Nuno" w:date="2012-08-17T17:15:00Z">
                  <w:rPr>
                    <w:ins w:id="3373" w:author="Bruno Sanchez-Andrade Nuno" w:date="2012-08-17T17:13:00Z"/>
                    <w:rFonts w:ascii="Calibri" w:eastAsia="Times New Roman" w:hAnsi="Calibri" w:cs="Times New Roman"/>
                    <w:color w:val="963634"/>
                    <w:sz w:val="24"/>
                    <w:szCs w:val="24"/>
                    <w:lang w:eastAsia="en-US"/>
                  </w:rPr>
                </w:rPrChange>
              </w:rPr>
            </w:pPr>
            <w:ins w:id="3374" w:author="Bruno Sanchez-Andrade Nuno" w:date="2012-08-17T17:13:00Z">
              <w:r w:rsidRPr="00017F27">
                <w:rPr>
                  <w:rFonts w:ascii="Calibri" w:eastAsia="Times New Roman" w:hAnsi="Calibri" w:cs="Times New Roman"/>
                  <w:color w:val="963634"/>
                  <w:sz w:val="20"/>
                  <w:szCs w:val="20"/>
                  <w:lang w:eastAsia="en-US"/>
                  <w:rPrChange w:id="3375" w:author="Bruno Sanchez-Andrade Nuno" w:date="2012-08-17T17:15:00Z">
                    <w:rPr>
                      <w:rFonts w:ascii="Calibri" w:eastAsia="Times New Roman" w:hAnsi="Calibri" w:cs="Times New Roman"/>
                      <w:color w:val="963634"/>
                      <w:sz w:val="24"/>
                      <w:szCs w:val="24"/>
                      <w:lang w:eastAsia="en-US"/>
                    </w:rPr>
                  </w:rPrChange>
                </w:rPr>
                <w:t>43.42</w:t>
              </w:r>
            </w:ins>
          </w:p>
        </w:tc>
        <w:tc>
          <w:tcPr>
            <w:tcW w:w="581" w:type="dxa"/>
            <w:tcBorders>
              <w:top w:val="nil"/>
              <w:left w:val="nil"/>
              <w:bottom w:val="nil"/>
              <w:right w:val="nil"/>
            </w:tcBorders>
            <w:shd w:val="clear" w:color="auto" w:fill="auto"/>
            <w:noWrap/>
            <w:vAlign w:val="bottom"/>
            <w:hideMark/>
          </w:tcPr>
          <w:p w14:paraId="410D4B5D" w14:textId="77777777" w:rsidR="00BB4D99" w:rsidRPr="00017F27" w:rsidRDefault="00BB4D99" w:rsidP="00BB4D99">
            <w:pPr>
              <w:jc w:val="right"/>
              <w:rPr>
                <w:ins w:id="3376" w:author="Bruno Sanchez-Andrade Nuno" w:date="2012-08-17T17:13:00Z"/>
                <w:rFonts w:ascii="Calibri" w:eastAsia="Times New Roman" w:hAnsi="Calibri" w:cs="Times New Roman"/>
                <w:color w:val="E26B0A"/>
                <w:sz w:val="20"/>
                <w:szCs w:val="20"/>
                <w:lang w:eastAsia="en-US"/>
                <w:rPrChange w:id="3377" w:author="Bruno Sanchez-Andrade Nuno" w:date="2012-08-17T17:15:00Z">
                  <w:rPr>
                    <w:ins w:id="3378" w:author="Bruno Sanchez-Andrade Nuno" w:date="2012-08-17T17:13:00Z"/>
                    <w:rFonts w:ascii="Calibri" w:eastAsia="Times New Roman" w:hAnsi="Calibri" w:cs="Times New Roman"/>
                    <w:color w:val="E26B0A"/>
                    <w:sz w:val="24"/>
                    <w:szCs w:val="24"/>
                    <w:lang w:eastAsia="en-US"/>
                  </w:rPr>
                </w:rPrChange>
              </w:rPr>
            </w:pPr>
            <w:ins w:id="3379" w:author="Bruno Sanchez-Andrade Nuno" w:date="2012-08-17T17:13:00Z">
              <w:r w:rsidRPr="00017F27">
                <w:rPr>
                  <w:rFonts w:ascii="Calibri" w:eastAsia="Times New Roman" w:hAnsi="Calibri" w:cs="Times New Roman"/>
                  <w:color w:val="E26B0A"/>
                  <w:sz w:val="20"/>
                  <w:szCs w:val="20"/>
                  <w:lang w:eastAsia="en-US"/>
                  <w:rPrChange w:id="3380" w:author="Bruno Sanchez-Andrade Nuno" w:date="2012-08-17T17:15:00Z">
                    <w:rPr>
                      <w:rFonts w:ascii="Calibri" w:eastAsia="Times New Roman" w:hAnsi="Calibri" w:cs="Times New Roman"/>
                      <w:color w:val="E26B0A"/>
                      <w:sz w:val="24"/>
                      <w:szCs w:val="24"/>
                      <w:lang w:eastAsia="en-US"/>
                    </w:rPr>
                  </w:rPrChange>
                </w:rPr>
                <w:t>169</w:t>
              </w:r>
            </w:ins>
          </w:p>
        </w:tc>
        <w:tc>
          <w:tcPr>
            <w:tcW w:w="1414" w:type="dxa"/>
            <w:tcBorders>
              <w:top w:val="nil"/>
              <w:left w:val="nil"/>
              <w:bottom w:val="nil"/>
              <w:right w:val="nil"/>
            </w:tcBorders>
            <w:shd w:val="clear" w:color="auto" w:fill="auto"/>
            <w:noWrap/>
            <w:vAlign w:val="bottom"/>
            <w:hideMark/>
          </w:tcPr>
          <w:p w14:paraId="36110FD1" w14:textId="77777777" w:rsidR="00BB4D99" w:rsidRPr="00017F27" w:rsidRDefault="00BB4D99" w:rsidP="00BB4D99">
            <w:pPr>
              <w:rPr>
                <w:ins w:id="3381" w:author="Bruno Sanchez-Andrade Nuno" w:date="2012-08-17T17:13:00Z"/>
                <w:rFonts w:ascii="Calibri" w:eastAsia="Times New Roman" w:hAnsi="Calibri" w:cs="Times New Roman"/>
                <w:color w:val="E26B0A"/>
                <w:sz w:val="20"/>
                <w:szCs w:val="20"/>
                <w:lang w:eastAsia="en-US"/>
                <w:rPrChange w:id="3382" w:author="Bruno Sanchez-Andrade Nuno" w:date="2012-08-17T17:15:00Z">
                  <w:rPr>
                    <w:ins w:id="3383" w:author="Bruno Sanchez-Andrade Nuno" w:date="2012-08-17T17:13:00Z"/>
                    <w:rFonts w:ascii="Calibri" w:eastAsia="Times New Roman" w:hAnsi="Calibri" w:cs="Times New Roman"/>
                    <w:color w:val="E26B0A"/>
                    <w:sz w:val="24"/>
                    <w:szCs w:val="24"/>
                    <w:lang w:eastAsia="en-US"/>
                  </w:rPr>
                </w:rPrChange>
              </w:rPr>
            </w:pPr>
            <w:ins w:id="3384" w:author="Bruno Sanchez-Andrade Nuno" w:date="2012-08-17T17:13:00Z">
              <w:r w:rsidRPr="00017F27">
                <w:rPr>
                  <w:rFonts w:ascii="Calibri" w:eastAsia="Times New Roman" w:hAnsi="Calibri" w:cs="Times New Roman"/>
                  <w:color w:val="E26B0A"/>
                  <w:sz w:val="20"/>
                  <w:szCs w:val="20"/>
                  <w:lang w:eastAsia="en-US"/>
                  <w:rPrChange w:id="3385" w:author="Bruno Sanchez-Andrade Nuno" w:date="2012-08-17T17:15:00Z">
                    <w:rPr>
                      <w:rFonts w:ascii="Calibri" w:eastAsia="Times New Roman" w:hAnsi="Calibri" w:cs="Times New Roman"/>
                      <w:color w:val="E26B0A"/>
                      <w:sz w:val="24"/>
                      <w:szCs w:val="24"/>
                      <w:lang w:eastAsia="en-US"/>
                    </w:rPr>
                  </w:rPrChange>
                </w:rPr>
                <w:t>Ethiopia</w:t>
              </w:r>
            </w:ins>
          </w:p>
        </w:tc>
        <w:tc>
          <w:tcPr>
            <w:tcW w:w="1260" w:type="dxa"/>
            <w:tcBorders>
              <w:top w:val="nil"/>
              <w:left w:val="nil"/>
              <w:bottom w:val="nil"/>
              <w:right w:val="single" w:sz="4" w:space="0" w:color="auto"/>
            </w:tcBorders>
            <w:shd w:val="clear" w:color="auto" w:fill="auto"/>
            <w:noWrap/>
            <w:vAlign w:val="bottom"/>
            <w:hideMark/>
          </w:tcPr>
          <w:p w14:paraId="4798A762" w14:textId="77777777" w:rsidR="00BB4D99" w:rsidRPr="00017F27" w:rsidRDefault="00BB4D99" w:rsidP="00BB4D99">
            <w:pPr>
              <w:jc w:val="right"/>
              <w:rPr>
                <w:ins w:id="3386" w:author="Bruno Sanchez-Andrade Nuno" w:date="2012-08-17T17:13:00Z"/>
                <w:rFonts w:ascii="Calibri" w:eastAsia="Times New Roman" w:hAnsi="Calibri" w:cs="Times New Roman"/>
                <w:color w:val="E26B0A"/>
                <w:sz w:val="20"/>
                <w:szCs w:val="20"/>
                <w:lang w:eastAsia="en-US"/>
                <w:rPrChange w:id="3387" w:author="Bruno Sanchez-Andrade Nuno" w:date="2012-08-17T17:15:00Z">
                  <w:rPr>
                    <w:ins w:id="3388" w:author="Bruno Sanchez-Andrade Nuno" w:date="2012-08-17T17:13:00Z"/>
                    <w:rFonts w:ascii="Calibri" w:eastAsia="Times New Roman" w:hAnsi="Calibri" w:cs="Times New Roman"/>
                    <w:color w:val="E26B0A"/>
                    <w:sz w:val="24"/>
                    <w:szCs w:val="24"/>
                    <w:lang w:eastAsia="en-US"/>
                  </w:rPr>
                </w:rPrChange>
              </w:rPr>
            </w:pPr>
            <w:ins w:id="3389" w:author="Bruno Sanchez-Andrade Nuno" w:date="2012-08-17T17:13:00Z">
              <w:r w:rsidRPr="00017F27">
                <w:rPr>
                  <w:rFonts w:ascii="Calibri" w:eastAsia="Times New Roman" w:hAnsi="Calibri" w:cs="Times New Roman"/>
                  <w:color w:val="E26B0A"/>
                  <w:sz w:val="20"/>
                  <w:szCs w:val="20"/>
                  <w:lang w:eastAsia="en-US"/>
                  <w:rPrChange w:id="3390" w:author="Bruno Sanchez-Andrade Nuno" w:date="2012-08-17T17:15:00Z">
                    <w:rPr>
                      <w:rFonts w:ascii="Calibri" w:eastAsia="Times New Roman" w:hAnsi="Calibri" w:cs="Times New Roman"/>
                      <w:color w:val="E26B0A"/>
                      <w:sz w:val="24"/>
                      <w:szCs w:val="24"/>
                      <w:lang w:eastAsia="en-US"/>
                    </w:rPr>
                  </w:rPrChange>
                </w:rPr>
                <w:t>43.43</w:t>
              </w:r>
            </w:ins>
          </w:p>
        </w:tc>
        <w:tc>
          <w:tcPr>
            <w:tcW w:w="581" w:type="dxa"/>
            <w:tcBorders>
              <w:top w:val="nil"/>
              <w:left w:val="nil"/>
              <w:bottom w:val="nil"/>
              <w:right w:val="nil"/>
            </w:tcBorders>
            <w:shd w:val="clear" w:color="auto" w:fill="auto"/>
            <w:noWrap/>
            <w:vAlign w:val="bottom"/>
            <w:hideMark/>
          </w:tcPr>
          <w:p w14:paraId="465A2801" w14:textId="77777777" w:rsidR="00BB4D99" w:rsidRPr="00017F27" w:rsidRDefault="00BB4D99" w:rsidP="00BB4D99">
            <w:pPr>
              <w:jc w:val="right"/>
              <w:rPr>
                <w:ins w:id="3391" w:author="Bruno Sanchez-Andrade Nuno" w:date="2012-08-17T17:13:00Z"/>
                <w:rFonts w:ascii="Calibri" w:eastAsia="Times New Roman" w:hAnsi="Calibri" w:cs="Times New Roman"/>
                <w:color w:val="000000"/>
                <w:sz w:val="20"/>
                <w:szCs w:val="20"/>
                <w:lang w:eastAsia="en-US"/>
                <w:rPrChange w:id="3392" w:author="Bruno Sanchez-Andrade Nuno" w:date="2012-08-17T17:15:00Z">
                  <w:rPr>
                    <w:ins w:id="3393" w:author="Bruno Sanchez-Andrade Nuno" w:date="2012-08-17T17:13:00Z"/>
                    <w:rFonts w:ascii="Calibri" w:eastAsia="Times New Roman" w:hAnsi="Calibri" w:cs="Times New Roman"/>
                    <w:color w:val="000000"/>
                    <w:sz w:val="24"/>
                    <w:szCs w:val="24"/>
                    <w:lang w:eastAsia="en-US"/>
                  </w:rPr>
                </w:rPrChange>
              </w:rPr>
            </w:pPr>
            <w:ins w:id="3394" w:author="Bruno Sanchez-Andrade Nuno" w:date="2012-08-17T17:13:00Z">
              <w:r w:rsidRPr="00017F27">
                <w:rPr>
                  <w:rFonts w:ascii="Calibri" w:eastAsia="Times New Roman" w:hAnsi="Calibri" w:cs="Times New Roman"/>
                  <w:color w:val="000000"/>
                  <w:sz w:val="20"/>
                  <w:szCs w:val="20"/>
                  <w:lang w:eastAsia="en-US"/>
                  <w:rPrChange w:id="3395" w:author="Bruno Sanchez-Andrade Nuno" w:date="2012-08-17T17:15:00Z">
                    <w:rPr>
                      <w:rFonts w:ascii="Calibri" w:eastAsia="Times New Roman" w:hAnsi="Calibri" w:cs="Times New Roman"/>
                      <w:color w:val="000000"/>
                      <w:sz w:val="24"/>
                      <w:szCs w:val="24"/>
                      <w:lang w:eastAsia="en-US"/>
                    </w:rPr>
                  </w:rPrChange>
                </w:rPr>
                <w:t>169</w:t>
              </w:r>
            </w:ins>
          </w:p>
        </w:tc>
        <w:tc>
          <w:tcPr>
            <w:tcW w:w="1449" w:type="dxa"/>
            <w:tcBorders>
              <w:top w:val="nil"/>
              <w:left w:val="nil"/>
              <w:bottom w:val="nil"/>
              <w:right w:val="nil"/>
            </w:tcBorders>
            <w:shd w:val="clear" w:color="auto" w:fill="auto"/>
            <w:noWrap/>
            <w:vAlign w:val="bottom"/>
            <w:hideMark/>
          </w:tcPr>
          <w:p w14:paraId="0BBD7A32" w14:textId="77777777" w:rsidR="00BB4D99" w:rsidRPr="00017F27" w:rsidRDefault="00BB4D99" w:rsidP="00BB4D99">
            <w:pPr>
              <w:rPr>
                <w:ins w:id="3396" w:author="Bruno Sanchez-Andrade Nuno" w:date="2012-08-17T17:13:00Z"/>
                <w:rFonts w:ascii="Calibri" w:eastAsia="Times New Roman" w:hAnsi="Calibri" w:cs="Times New Roman"/>
                <w:color w:val="31869B"/>
                <w:sz w:val="20"/>
                <w:szCs w:val="20"/>
                <w:lang w:eastAsia="en-US"/>
                <w:rPrChange w:id="3397" w:author="Bruno Sanchez-Andrade Nuno" w:date="2012-08-17T17:15:00Z">
                  <w:rPr>
                    <w:ins w:id="3398" w:author="Bruno Sanchez-Andrade Nuno" w:date="2012-08-17T17:13:00Z"/>
                    <w:rFonts w:ascii="Calibri" w:eastAsia="Times New Roman" w:hAnsi="Calibri" w:cs="Times New Roman"/>
                    <w:color w:val="31869B"/>
                    <w:sz w:val="24"/>
                    <w:szCs w:val="24"/>
                    <w:lang w:eastAsia="en-US"/>
                  </w:rPr>
                </w:rPrChange>
              </w:rPr>
            </w:pPr>
            <w:ins w:id="3399" w:author="Bruno Sanchez-Andrade Nuno" w:date="2012-08-17T17:13:00Z">
              <w:r w:rsidRPr="00017F27">
                <w:rPr>
                  <w:rFonts w:ascii="Calibri" w:eastAsia="Times New Roman" w:hAnsi="Calibri" w:cs="Times New Roman"/>
                  <w:color w:val="31869B"/>
                  <w:sz w:val="20"/>
                  <w:szCs w:val="20"/>
                  <w:lang w:eastAsia="en-US"/>
                  <w:rPrChange w:id="3400" w:author="Bruno Sanchez-Andrade Nuno" w:date="2012-08-17T17:15:00Z">
                    <w:rPr>
                      <w:rFonts w:ascii="Calibri" w:eastAsia="Times New Roman" w:hAnsi="Calibri" w:cs="Times New Roman"/>
                      <w:color w:val="31869B"/>
                      <w:sz w:val="24"/>
                      <w:szCs w:val="24"/>
                      <w:lang w:eastAsia="en-US"/>
                    </w:rPr>
                  </w:rPrChange>
                </w:rPr>
                <w:t>Sierra Leone</w:t>
              </w:r>
            </w:ins>
          </w:p>
        </w:tc>
        <w:tc>
          <w:tcPr>
            <w:tcW w:w="1210" w:type="dxa"/>
            <w:tcBorders>
              <w:top w:val="nil"/>
              <w:left w:val="nil"/>
              <w:bottom w:val="nil"/>
              <w:right w:val="single" w:sz="4" w:space="0" w:color="auto"/>
            </w:tcBorders>
            <w:shd w:val="clear" w:color="auto" w:fill="auto"/>
            <w:noWrap/>
            <w:vAlign w:val="bottom"/>
            <w:hideMark/>
          </w:tcPr>
          <w:p w14:paraId="7F057CBE" w14:textId="77777777" w:rsidR="00BB4D99" w:rsidRPr="00017F27" w:rsidRDefault="00BB4D99" w:rsidP="00BB4D99">
            <w:pPr>
              <w:jc w:val="right"/>
              <w:rPr>
                <w:ins w:id="3401" w:author="Bruno Sanchez-Andrade Nuno" w:date="2012-08-17T17:13:00Z"/>
                <w:rFonts w:ascii="Calibri" w:eastAsia="Times New Roman" w:hAnsi="Calibri" w:cs="Times New Roman"/>
                <w:color w:val="31869B"/>
                <w:sz w:val="20"/>
                <w:szCs w:val="20"/>
                <w:lang w:eastAsia="en-US"/>
                <w:rPrChange w:id="3402" w:author="Bruno Sanchez-Andrade Nuno" w:date="2012-08-17T17:15:00Z">
                  <w:rPr>
                    <w:ins w:id="3403" w:author="Bruno Sanchez-Andrade Nuno" w:date="2012-08-17T17:13:00Z"/>
                    <w:rFonts w:ascii="Calibri" w:eastAsia="Times New Roman" w:hAnsi="Calibri" w:cs="Times New Roman"/>
                    <w:color w:val="31869B"/>
                    <w:sz w:val="24"/>
                    <w:szCs w:val="24"/>
                    <w:lang w:eastAsia="en-US"/>
                  </w:rPr>
                </w:rPrChange>
              </w:rPr>
            </w:pPr>
            <w:ins w:id="3404" w:author="Bruno Sanchez-Andrade Nuno" w:date="2012-08-17T17:13:00Z">
              <w:r w:rsidRPr="00017F27">
                <w:rPr>
                  <w:rFonts w:ascii="Calibri" w:eastAsia="Times New Roman" w:hAnsi="Calibri" w:cs="Times New Roman"/>
                  <w:color w:val="31869B"/>
                  <w:sz w:val="20"/>
                  <w:szCs w:val="20"/>
                  <w:lang w:eastAsia="en-US"/>
                  <w:rPrChange w:id="3405" w:author="Bruno Sanchez-Andrade Nuno" w:date="2012-08-17T17:15:00Z">
                    <w:rPr>
                      <w:rFonts w:ascii="Calibri" w:eastAsia="Times New Roman" w:hAnsi="Calibri" w:cs="Times New Roman"/>
                      <w:color w:val="31869B"/>
                      <w:sz w:val="24"/>
                      <w:szCs w:val="24"/>
                      <w:lang w:eastAsia="en-US"/>
                    </w:rPr>
                  </w:rPrChange>
                </w:rPr>
                <w:t>43.88</w:t>
              </w:r>
            </w:ins>
          </w:p>
        </w:tc>
      </w:tr>
      <w:tr w:rsidR="00017F27" w:rsidRPr="00017F27" w14:paraId="4A107FA9" w14:textId="77777777" w:rsidTr="00017F27">
        <w:trPr>
          <w:trHeight w:val="300"/>
          <w:ins w:id="3406"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6D66EED9" w14:textId="77777777" w:rsidR="00BB4D99" w:rsidRPr="00017F27" w:rsidRDefault="00BB4D99" w:rsidP="00BB4D99">
            <w:pPr>
              <w:jc w:val="right"/>
              <w:rPr>
                <w:ins w:id="3407" w:author="Bruno Sanchez-Andrade Nuno" w:date="2012-08-17T17:13:00Z"/>
                <w:rFonts w:ascii="Calibri" w:eastAsia="Times New Roman" w:hAnsi="Calibri" w:cs="Times New Roman"/>
                <w:color w:val="963634"/>
                <w:sz w:val="20"/>
                <w:szCs w:val="20"/>
                <w:lang w:eastAsia="en-US"/>
                <w:rPrChange w:id="3408" w:author="Bruno Sanchez-Andrade Nuno" w:date="2012-08-17T17:15:00Z">
                  <w:rPr>
                    <w:ins w:id="3409" w:author="Bruno Sanchez-Andrade Nuno" w:date="2012-08-17T17:13:00Z"/>
                    <w:rFonts w:ascii="Calibri" w:eastAsia="Times New Roman" w:hAnsi="Calibri" w:cs="Times New Roman"/>
                    <w:color w:val="963634"/>
                    <w:sz w:val="24"/>
                    <w:szCs w:val="24"/>
                    <w:lang w:eastAsia="en-US"/>
                  </w:rPr>
                </w:rPrChange>
              </w:rPr>
            </w:pPr>
            <w:ins w:id="3410" w:author="Bruno Sanchez-Andrade Nuno" w:date="2012-08-17T17:13:00Z">
              <w:r w:rsidRPr="00017F27">
                <w:rPr>
                  <w:rFonts w:ascii="Calibri" w:eastAsia="Times New Roman" w:hAnsi="Calibri" w:cs="Times New Roman"/>
                  <w:color w:val="963634"/>
                  <w:sz w:val="20"/>
                  <w:szCs w:val="20"/>
                  <w:lang w:eastAsia="en-US"/>
                  <w:rPrChange w:id="3411" w:author="Bruno Sanchez-Andrade Nuno" w:date="2012-08-17T17:15:00Z">
                    <w:rPr>
                      <w:rFonts w:ascii="Calibri" w:eastAsia="Times New Roman" w:hAnsi="Calibri" w:cs="Times New Roman"/>
                      <w:color w:val="963634"/>
                      <w:sz w:val="24"/>
                      <w:szCs w:val="24"/>
                      <w:lang w:eastAsia="en-US"/>
                    </w:rPr>
                  </w:rPrChange>
                </w:rPr>
                <w:t>154</w:t>
              </w:r>
            </w:ins>
          </w:p>
        </w:tc>
        <w:tc>
          <w:tcPr>
            <w:tcW w:w="1399" w:type="dxa"/>
            <w:tcBorders>
              <w:top w:val="nil"/>
              <w:left w:val="nil"/>
              <w:bottom w:val="nil"/>
              <w:right w:val="nil"/>
            </w:tcBorders>
            <w:shd w:val="clear" w:color="F2DCDB" w:fill="F2DCDB"/>
            <w:noWrap/>
            <w:vAlign w:val="bottom"/>
            <w:hideMark/>
          </w:tcPr>
          <w:p w14:paraId="20E5DAE4" w14:textId="77777777" w:rsidR="00BB4D99" w:rsidRPr="00017F27" w:rsidRDefault="00BB4D99" w:rsidP="00BB4D99">
            <w:pPr>
              <w:rPr>
                <w:ins w:id="3412" w:author="Bruno Sanchez-Andrade Nuno" w:date="2012-08-17T17:13:00Z"/>
                <w:rFonts w:ascii="Calibri" w:eastAsia="Times New Roman" w:hAnsi="Calibri" w:cs="Times New Roman"/>
                <w:color w:val="963634"/>
                <w:sz w:val="20"/>
                <w:szCs w:val="20"/>
                <w:lang w:eastAsia="en-US"/>
                <w:rPrChange w:id="3413" w:author="Bruno Sanchez-Andrade Nuno" w:date="2012-08-17T17:15:00Z">
                  <w:rPr>
                    <w:ins w:id="3414" w:author="Bruno Sanchez-Andrade Nuno" w:date="2012-08-17T17:13:00Z"/>
                    <w:rFonts w:ascii="Calibri" w:eastAsia="Times New Roman" w:hAnsi="Calibri" w:cs="Times New Roman"/>
                    <w:color w:val="963634"/>
                    <w:sz w:val="24"/>
                    <w:szCs w:val="24"/>
                    <w:lang w:eastAsia="en-US"/>
                  </w:rPr>
                </w:rPrChange>
              </w:rPr>
            </w:pPr>
            <w:ins w:id="3415" w:author="Bruno Sanchez-Andrade Nuno" w:date="2012-08-17T17:13:00Z">
              <w:r w:rsidRPr="00017F27">
                <w:rPr>
                  <w:rFonts w:ascii="Calibri" w:eastAsia="Times New Roman" w:hAnsi="Calibri" w:cs="Times New Roman"/>
                  <w:color w:val="963634"/>
                  <w:sz w:val="20"/>
                  <w:szCs w:val="20"/>
                  <w:lang w:eastAsia="en-US"/>
                  <w:rPrChange w:id="3416" w:author="Bruno Sanchez-Andrade Nuno" w:date="2012-08-17T17:15:00Z">
                    <w:rPr>
                      <w:rFonts w:ascii="Calibri" w:eastAsia="Times New Roman" w:hAnsi="Calibri" w:cs="Times New Roman"/>
                      <w:color w:val="963634"/>
                      <w:sz w:val="24"/>
                      <w:szCs w:val="24"/>
                      <w:lang w:eastAsia="en-US"/>
                    </w:rPr>
                  </w:rPrChange>
                </w:rPr>
                <w:t>Myanmar</w:t>
              </w:r>
            </w:ins>
          </w:p>
        </w:tc>
        <w:tc>
          <w:tcPr>
            <w:tcW w:w="1245" w:type="dxa"/>
            <w:tcBorders>
              <w:top w:val="nil"/>
              <w:left w:val="nil"/>
              <w:bottom w:val="nil"/>
              <w:right w:val="single" w:sz="4" w:space="0" w:color="auto"/>
            </w:tcBorders>
            <w:shd w:val="clear" w:color="F2DCDB" w:fill="F2DCDB"/>
            <w:noWrap/>
            <w:vAlign w:val="bottom"/>
            <w:hideMark/>
          </w:tcPr>
          <w:p w14:paraId="2D0B3193" w14:textId="77777777" w:rsidR="00BB4D99" w:rsidRPr="00017F27" w:rsidRDefault="00BB4D99" w:rsidP="00BB4D99">
            <w:pPr>
              <w:jc w:val="right"/>
              <w:rPr>
                <w:ins w:id="3417" w:author="Bruno Sanchez-Andrade Nuno" w:date="2012-08-17T17:13:00Z"/>
                <w:rFonts w:ascii="Calibri" w:eastAsia="Times New Roman" w:hAnsi="Calibri" w:cs="Times New Roman"/>
                <w:color w:val="963634"/>
                <w:sz w:val="20"/>
                <w:szCs w:val="20"/>
                <w:lang w:eastAsia="en-US"/>
                <w:rPrChange w:id="3418" w:author="Bruno Sanchez-Andrade Nuno" w:date="2012-08-17T17:15:00Z">
                  <w:rPr>
                    <w:ins w:id="3419" w:author="Bruno Sanchez-Andrade Nuno" w:date="2012-08-17T17:13:00Z"/>
                    <w:rFonts w:ascii="Calibri" w:eastAsia="Times New Roman" w:hAnsi="Calibri" w:cs="Times New Roman"/>
                    <w:color w:val="963634"/>
                    <w:sz w:val="24"/>
                    <w:szCs w:val="24"/>
                    <w:lang w:eastAsia="en-US"/>
                  </w:rPr>
                </w:rPrChange>
              </w:rPr>
            </w:pPr>
            <w:ins w:id="3420" w:author="Bruno Sanchez-Andrade Nuno" w:date="2012-08-17T17:13:00Z">
              <w:r w:rsidRPr="00017F27">
                <w:rPr>
                  <w:rFonts w:ascii="Calibri" w:eastAsia="Times New Roman" w:hAnsi="Calibri" w:cs="Times New Roman"/>
                  <w:color w:val="963634"/>
                  <w:sz w:val="20"/>
                  <w:szCs w:val="20"/>
                  <w:lang w:eastAsia="en-US"/>
                  <w:rPrChange w:id="3421" w:author="Bruno Sanchez-Andrade Nuno" w:date="2012-08-17T17:15:00Z">
                    <w:rPr>
                      <w:rFonts w:ascii="Calibri" w:eastAsia="Times New Roman" w:hAnsi="Calibri" w:cs="Times New Roman"/>
                      <w:color w:val="963634"/>
                      <w:sz w:val="24"/>
                      <w:szCs w:val="24"/>
                      <w:lang w:eastAsia="en-US"/>
                    </w:rPr>
                  </w:rPrChange>
                </w:rPr>
                <w:t>43.04</w:t>
              </w:r>
            </w:ins>
          </w:p>
        </w:tc>
        <w:tc>
          <w:tcPr>
            <w:tcW w:w="581" w:type="dxa"/>
            <w:tcBorders>
              <w:top w:val="nil"/>
              <w:left w:val="nil"/>
              <w:bottom w:val="nil"/>
              <w:right w:val="nil"/>
            </w:tcBorders>
            <w:shd w:val="clear" w:color="FDE9D9" w:fill="FDE9D9"/>
            <w:noWrap/>
            <w:vAlign w:val="bottom"/>
            <w:hideMark/>
          </w:tcPr>
          <w:p w14:paraId="21799897" w14:textId="77777777" w:rsidR="00BB4D99" w:rsidRPr="00017F27" w:rsidRDefault="00BB4D99" w:rsidP="00BB4D99">
            <w:pPr>
              <w:jc w:val="right"/>
              <w:rPr>
                <w:ins w:id="3422" w:author="Bruno Sanchez-Andrade Nuno" w:date="2012-08-17T17:13:00Z"/>
                <w:rFonts w:ascii="Calibri" w:eastAsia="Times New Roman" w:hAnsi="Calibri" w:cs="Times New Roman"/>
                <w:color w:val="E26B0A"/>
                <w:sz w:val="20"/>
                <w:szCs w:val="20"/>
                <w:lang w:eastAsia="en-US"/>
                <w:rPrChange w:id="3423" w:author="Bruno Sanchez-Andrade Nuno" w:date="2012-08-17T17:15:00Z">
                  <w:rPr>
                    <w:ins w:id="3424" w:author="Bruno Sanchez-Andrade Nuno" w:date="2012-08-17T17:13:00Z"/>
                    <w:rFonts w:ascii="Calibri" w:eastAsia="Times New Roman" w:hAnsi="Calibri" w:cs="Times New Roman"/>
                    <w:color w:val="E26B0A"/>
                    <w:sz w:val="24"/>
                    <w:szCs w:val="24"/>
                    <w:lang w:eastAsia="en-US"/>
                  </w:rPr>
                </w:rPrChange>
              </w:rPr>
            </w:pPr>
            <w:ins w:id="3425" w:author="Bruno Sanchez-Andrade Nuno" w:date="2012-08-17T17:13:00Z">
              <w:r w:rsidRPr="00017F27">
                <w:rPr>
                  <w:rFonts w:ascii="Calibri" w:eastAsia="Times New Roman" w:hAnsi="Calibri" w:cs="Times New Roman"/>
                  <w:color w:val="E26B0A"/>
                  <w:sz w:val="20"/>
                  <w:szCs w:val="20"/>
                  <w:lang w:eastAsia="en-US"/>
                  <w:rPrChange w:id="3426" w:author="Bruno Sanchez-Andrade Nuno" w:date="2012-08-17T17:15:00Z">
                    <w:rPr>
                      <w:rFonts w:ascii="Calibri" w:eastAsia="Times New Roman" w:hAnsi="Calibri" w:cs="Times New Roman"/>
                      <w:color w:val="E26B0A"/>
                      <w:sz w:val="24"/>
                      <w:szCs w:val="24"/>
                      <w:lang w:eastAsia="en-US"/>
                    </w:rPr>
                  </w:rPrChange>
                </w:rPr>
                <w:t>170</w:t>
              </w:r>
            </w:ins>
          </w:p>
        </w:tc>
        <w:tc>
          <w:tcPr>
            <w:tcW w:w="1414" w:type="dxa"/>
            <w:tcBorders>
              <w:top w:val="nil"/>
              <w:left w:val="nil"/>
              <w:bottom w:val="nil"/>
              <w:right w:val="nil"/>
            </w:tcBorders>
            <w:shd w:val="clear" w:color="FDE9D9" w:fill="FDE9D9"/>
            <w:noWrap/>
            <w:vAlign w:val="bottom"/>
            <w:hideMark/>
          </w:tcPr>
          <w:p w14:paraId="50DF9792" w14:textId="77777777" w:rsidR="00BB4D99" w:rsidRPr="00017F27" w:rsidRDefault="00BB4D99" w:rsidP="00BB4D99">
            <w:pPr>
              <w:rPr>
                <w:ins w:id="3427" w:author="Bruno Sanchez-Andrade Nuno" w:date="2012-08-17T17:13:00Z"/>
                <w:rFonts w:ascii="Calibri" w:eastAsia="Times New Roman" w:hAnsi="Calibri" w:cs="Times New Roman"/>
                <w:color w:val="E26B0A"/>
                <w:sz w:val="20"/>
                <w:szCs w:val="20"/>
                <w:lang w:eastAsia="en-US"/>
                <w:rPrChange w:id="3428" w:author="Bruno Sanchez-Andrade Nuno" w:date="2012-08-17T17:15:00Z">
                  <w:rPr>
                    <w:ins w:id="3429" w:author="Bruno Sanchez-Andrade Nuno" w:date="2012-08-17T17:13:00Z"/>
                    <w:rFonts w:ascii="Calibri" w:eastAsia="Times New Roman" w:hAnsi="Calibri" w:cs="Times New Roman"/>
                    <w:color w:val="E26B0A"/>
                    <w:sz w:val="24"/>
                    <w:szCs w:val="24"/>
                    <w:lang w:eastAsia="en-US"/>
                  </w:rPr>
                </w:rPrChange>
              </w:rPr>
            </w:pPr>
            <w:ins w:id="3430" w:author="Bruno Sanchez-Andrade Nuno" w:date="2012-08-17T17:13:00Z">
              <w:r w:rsidRPr="00017F27">
                <w:rPr>
                  <w:rFonts w:ascii="Calibri" w:eastAsia="Times New Roman" w:hAnsi="Calibri" w:cs="Times New Roman"/>
                  <w:color w:val="E26B0A"/>
                  <w:sz w:val="20"/>
                  <w:szCs w:val="20"/>
                  <w:lang w:eastAsia="en-US"/>
                  <w:rPrChange w:id="3431" w:author="Bruno Sanchez-Andrade Nuno" w:date="2012-08-17T17:15:00Z">
                    <w:rPr>
                      <w:rFonts w:ascii="Calibri" w:eastAsia="Times New Roman" w:hAnsi="Calibri" w:cs="Times New Roman"/>
                      <w:color w:val="E26B0A"/>
                      <w:sz w:val="24"/>
                      <w:szCs w:val="24"/>
                      <w:lang w:eastAsia="en-US"/>
                    </w:rPr>
                  </w:rPrChange>
                </w:rPr>
                <w:t>Sudan</w:t>
              </w:r>
            </w:ins>
          </w:p>
        </w:tc>
        <w:tc>
          <w:tcPr>
            <w:tcW w:w="1260" w:type="dxa"/>
            <w:tcBorders>
              <w:top w:val="nil"/>
              <w:left w:val="nil"/>
              <w:bottom w:val="nil"/>
              <w:right w:val="single" w:sz="4" w:space="0" w:color="auto"/>
            </w:tcBorders>
            <w:shd w:val="clear" w:color="FDE9D9" w:fill="FDE9D9"/>
            <w:noWrap/>
            <w:vAlign w:val="bottom"/>
            <w:hideMark/>
          </w:tcPr>
          <w:p w14:paraId="2CC69727" w14:textId="77777777" w:rsidR="00BB4D99" w:rsidRPr="00017F27" w:rsidRDefault="00BB4D99" w:rsidP="00BB4D99">
            <w:pPr>
              <w:jc w:val="right"/>
              <w:rPr>
                <w:ins w:id="3432" w:author="Bruno Sanchez-Andrade Nuno" w:date="2012-08-17T17:13:00Z"/>
                <w:rFonts w:ascii="Calibri" w:eastAsia="Times New Roman" w:hAnsi="Calibri" w:cs="Times New Roman"/>
                <w:color w:val="E26B0A"/>
                <w:sz w:val="20"/>
                <w:szCs w:val="20"/>
                <w:lang w:eastAsia="en-US"/>
                <w:rPrChange w:id="3433" w:author="Bruno Sanchez-Andrade Nuno" w:date="2012-08-17T17:15:00Z">
                  <w:rPr>
                    <w:ins w:id="3434" w:author="Bruno Sanchez-Andrade Nuno" w:date="2012-08-17T17:13:00Z"/>
                    <w:rFonts w:ascii="Calibri" w:eastAsia="Times New Roman" w:hAnsi="Calibri" w:cs="Times New Roman"/>
                    <w:color w:val="E26B0A"/>
                    <w:sz w:val="24"/>
                    <w:szCs w:val="24"/>
                    <w:lang w:eastAsia="en-US"/>
                  </w:rPr>
                </w:rPrChange>
              </w:rPr>
            </w:pPr>
            <w:ins w:id="3435" w:author="Bruno Sanchez-Andrade Nuno" w:date="2012-08-17T17:13:00Z">
              <w:r w:rsidRPr="00017F27">
                <w:rPr>
                  <w:rFonts w:ascii="Calibri" w:eastAsia="Times New Roman" w:hAnsi="Calibri" w:cs="Times New Roman"/>
                  <w:color w:val="E26B0A"/>
                  <w:sz w:val="20"/>
                  <w:szCs w:val="20"/>
                  <w:lang w:eastAsia="en-US"/>
                  <w:rPrChange w:id="3436" w:author="Bruno Sanchez-Andrade Nuno" w:date="2012-08-17T17:15:00Z">
                    <w:rPr>
                      <w:rFonts w:ascii="Calibri" w:eastAsia="Times New Roman" w:hAnsi="Calibri" w:cs="Times New Roman"/>
                      <w:color w:val="E26B0A"/>
                      <w:sz w:val="24"/>
                      <w:szCs w:val="24"/>
                      <w:lang w:eastAsia="en-US"/>
                    </w:rPr>
                  </w:rPrChange>
                </w:rPr>
                <w:t>43.01</w:t>
              </w:r>
            </w:ins>
          </w:p>
        </w:tc>
        <w:tc>
          <w:tcPr>
            <w:tcW w:w="581" w:type="dxa"/>
            <w:tcBorders>
              <w:top w:val="nil"/>
              <w:left w:val="nil"/>
              <w:bottom w:val="nil"/>
              <w:right w:val="nil"/>
            </w:tcBorders>
            <w:shd w:val="clear" w:color="DAEEF3" w:fill="DAEEF3"/>
            <w:noWrap/>
            <w:vAlign w:val="bottom"/>
            <w:hideMark/>
          </w:tcPr>
          <w:p w14:paraId="59A18836" w14:textId="77777777" w:rsidR="00BB4D99" w:rsidRPr="00017F27" w:rsidRDefault="00BB4D99" w:rsidP="00BB4D99">
            <w:pPr>
              <w:jc w:val="right"/>
              <w:rPr>
                <w:ins w:id="3437" w:author="Bruno Sanchez-Andrade Nuno" w:date="2012-08-17T17:13:00Z"/>
                <w:rFonts w:ascii="Calibri" w:eastAsia="Times New Roman" w:hAnsi="Calibri" w:cs="Times New Roman"/>
                <w:color w:val="000000"/>
                <w:sz w:val="20"/>
                <w:szCs w:val="20"/>
                <w:lang w:eastAsia="en-US"/>
                <w:rPrChange w:id="3438" w:author="Bruno Sanchez-Andrade Nuno" w:date="2012-08-17T17:15:00Z">
                  <w:rPr>
                    <w:ins w:id="3439" w:author="Bruno Sanchez-Andrade Nuno" w:date="2012-08-17T17:13:00Z"/>
                    <w:rFonts w:ascii="Calibri" w:eastAsia="Times New Roman" w:hAnsi="Calibri" w:cs="Times New Roman"/>
                    <w:color w:val="000000"/>
                    <w:sz w:val="24"/>
                    <w:szCs w:val="24"/>
                    <w:lang w:eastAsia="en-US"/>
                  </w:rPr>
                </w:rPrChange>
              </w:rPr>
            </w:pPr>
            <w:ins w:id="3440" w:author="Bruno Sanchez-Andrade Nuno" w:date="2012-08-17T17:13:00Z">
              <w:r w:rsidRPr="00017F27">
                <w:rPr>
                  <w:rFonts w:ascii="Calibri" w:eastAsia="Times New Roman" w:hAnsi="Calibri" w:cs="Times New Roman"/>
                  <w:color w:val="000000"/>
                  <w:sz w:val="20"/>
                  <w:szCs w:val="20"/>
                  <w:lang w:eastAsia="en-US"/>
                  <w:rPrChange w:id="3441" w:author="Bruno Sanchez-Andrade Nuno" w:date="2012-08-17T17:15:00Z">
                    <w:rPr>
                      <w:rFonts w:ascii="Calibri" w:eastAsia="Times New Roman" w:hAnsi="Calibri" w:cs="Times New Roman"/>
                      <w:color w:val="000000"/>
                      <w:sz w:val="24"/>
                      <w:szCs w:val="24"/>
                      <w:lang w:eastAsia="en-US"/>
                    </w:rPr>
                  </w:rPrChange>
                </w:rPr>
                <w:t>170</w:t>
              </w:r>
            </w:ins>
          </w:p>
        </w:tc>
        <w:tc>
          <w:tcPr>
            <w:tcW w:w="1449" w:type="dxa"/>
            <w:tcBorders>
              <w:top w:val="nil"/>
              <w:left w:val="nil"/>
              <w:bottom w:val="nil"/>
              <w:right w:val="nil"/>
            </w:tcBorders>
            <w:shd w:val="clear" w:color="DAEEF3" w:fill="DAEEF3"/>
            <w:noWrap/>
            <w:vAlign w:val="bottom"/>
            <w:hideMark/>
          </w:tcPr>
          <w:p w14:paraId="24F35FAD" w14:textId="77777777" w:rsidR="00BB4D99" w:rsidRPr="00017F27" w:rsidRDefault="00BB4D99" w:rsidP="00BB4D99">
            <w:pPr>
              <w:rPr>
                <w:ins w:id="3442" w:author="Bruno Sanchez-Andrade Nuno" w:date="2012-08-17T17:13:00Z"/>
                <w:rFonts w:ascii="Calibri" w:eastAsia="Times New Roman" w:hAnsi="Calibri" w:cs="Times New Roman"/>
                <w:color w:val="31869B"/>
                <w:sz w:val="20"/>
                <w:szCs w:val="20"/>
                <w:lang w:eastAsia="en-US"/>
                <w:rPrChange w:id="3443" w:author="Bruno Sanchez-Andrade Nuno" w:date="2012-08-17T17:15:00Z">
                  <w:rPr>
                    <w:ins w:id="3444" w:author="Bruno Sanchez-Andrade Nuno" w:date="2012-08-17T17:13:00Z"/>
                    <w:rFonts w:ascii="Calibri" w:eastAsia="Times New Roman" w:hAnsi="Calibri" w:cs="Times New Roman"/>
                    <w:color w:val="31869B"/>
                    <w:sz w:val="24"/>
                    <w:szCs w:val="24"/>
                    <w:lang w:eastAsia="en-US"/>
                  </w:rPr>
                </w:rPrChange>
              </w:rPr>
            </w:pPr>
            <w:ins w:id="3445" w:author="Bruno Sanchez-Andrade Nuno" w:date="2012-08-17T17:13:00Z">
              <w:r w:rsidRPr="00017F27">
                <w:rPr>
                  <w:rFonts w:ascii="Calibri" w:eastAsia="Times New Roman" w:hAnsi="Calibri" w:cs="Times New Roman"/>
                  <w:color w:val="31869B"/>
                  <w:sz w:val="20"/>
                  <w:szCs w:val="20"/>
                  <w:lang w:eastAsia="en-US"/>
                  <w:rPrChange w:id="3446" w:author="Bruno Sanchez-Andrade Nuno" w:date="2012-08-17T17:15:00Z">
                    <w:rPr>
                      <w:rFonts w:ascii="Calibri" w:eastAsia="Times New Roman" w:hAnsi="Calibri" w:cs="Times New Roman"/>
                      <w:color w:val="31869B"/>
                      <w:sz w:val="24"/>
                      <w:szCs w:val="24"/>
                      <w:lang w:eastAsia="en-US"/>
                    </w:rPr>
                  </w:rPrChange>
                </w:rPr>
                <w:t>Sudan</w:t>
              </w:r>
            </w:ins>
          </w:p>
        </w:tc>
        <w:tc>
          <w:tcPr>
            <w:tcW w:w="1210" w:type="dxa"/>
            <w:tcBorders>
              <w:top w:val="nil"/>
              <w:left w:val="nil"/>
              <w:bottom w:val="nil"/>
              <w:right w:val="single" w:sz="4" w:space="0" w:color="auto"/>
            </w:tcBorders>
            <w:shd w:val="clear" w:color="DAEEF3" w:fill="DAEEF3"/>
            <w:noWrap/>
            <w:vAlign w:val="bottom"/>
            <w:hideMark/>
          </w:tcPr>
          <w:p w14:paraId="27AA4472" w14:textId="77777777" w:rsidR="00BB4D99" w:rsidRPr="00017F27" w:rsidRDefault="00BB4D99" w:rsidP="00BB4D99">
            <w:pPr>
              <w:jc w:val="right"/>
              <w:rPr>
                <w:ins w:id="3447" w:author="Bruno Sanchez-Andrade Nuno" w:date="2012-08-17T17:13:00Z"/>
                <w:rFonts w:ascii="Calibri" w:eastAsia="Times New Roman" w:hAnsi="Calibri" w:cs="Times New Roman"/>
                <w:color w:val="31869B"/>
                <w:sz w:val="20"/>
                <w:szCs w:val="20"/>
                <w:lang w:eastAsia="en-US"/>
                <w:rPrChange w:id="3448" w:author="Bruno Sanchez-Andrade Nuno" w:date="2012-08-17T17:15:00Z">
                  <w:rPr>
                    <w:ins w:id="3449" w:author="Bruno Sanchez-Andrade Nuno" w:date="2012-08-17T17:13:00Z"/>
                    <w:rFonts w:ascii="Calibri" w:eastAsia="Times New Roman" w:hAnsi="Calibri" w:cs="Times New Roman"/>
                    <w:color w:val="31869B"/>
                    <w:sz w:val="24"/>
                    <w:szCs w:val="24"/>
                    <w:lang w:eastAsia="en-US"/>
                  </w:rPr>
                </w:rPrChange>
              </w:rPr>
            </w:pPr>
            <w:ins w:id="3450" w:author="Bruno Sanchez-Andrade Nuno" w:date="2012-08-17T17:13:00Z">
              <w:r w:rsidRPr="00017F27">
                <w:rPr>
                  <w:rFonts w:ascii="Calibri" w:eastAsia="Times New Roman" w:hAnsi="Calibri" w:cs="Times New Roman"/>
                  <w:color w:val="31869B"/>
                  <w:sz w:val="20"/>
                  <w:szCs w:val="20"/>
                  <w:lang w:eastAsia="en-US"/>
                  <w:rPrChange w:id="3451" w:author="Bruno Sanchez-Andrade Nuno" w:date="2012-08-17T17:15:00Z">
                    <w:rPr>
                      <w:rFonts w:ascii="Calibri" w:eastAsia="Times New Roman" w:hAnsi="Calibri" w:cs="Times New Roman"/>
                      <w:color w:val="31869B"/>
                      <w:sz w:val="24"/>
                      <w:szCs w:val="24"/>
                      <w:lang w:eastAsia="en-US"/>
                    </w:rPr>
                  </w:rPrChange>
                </w:rPr>
                <w:t>43.01</w:t>
              </w:r>
            </w:ins>
          </w:p>
        </w:tc>
      </w:tr>
      <w:tr w:rsidR="00017F27" w:rsidRPr="00017F27" w14:paraId="47DE276D" w14:textId="77777777" w:rsidTr="00017F27">
        <w:trPr>
          <w:trHeight w:val="300"/>
          <w:ins w:id="3452"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75FE63B6" w14:textId="77777777" w:rsidR="00BB4D99" w:rsidRPr="00017F27" w:rsidRDefault="00BB4D99" w:rsidP="00BB4D99">
            <w:pPr>
              <w:jc w:val="right"/>
              <w:rPr>
                <w:ins w:id="3453" w:author="Bruno Sanchez-Andrade Nuno" w:date="2012-08-17T17:13:00Z"/>
                <w:rFonts w:ascii="Calibri" w:eastAsia="Times New Roman" w:hAnsi="Calibri" w:cs="Times New Roman"/>
                <w:color w:val="963634"/>
                <w:sz w:val="20"/>
                <w:szCs w:val="20"/>
                <w:lang w:eastAsia="en-US"/>
                <w:rPrChange w:id="3454" w:author="Bruno Sanchez-Andrade Nuno" w:date="2012-08-17T17:15:00Z">
                  <w:rPr>
                    <w:ins w:id="3455" w:author="Bruno Sanchez-Andrade Nuno" w:date="2012-08-17T17:13:00Z"/>
                    <w:rFonts w:ascii="Calibri" w:eastAsia="Times New Roman" w:hAnsi="Calibri" w:cs="Times New Roman"/>
                    <w:color w:val="963634"/>
                    <w:sz w:val="24"/>
                    <w:szCs w:val="24"/>
                    <w:lang w:eastAsia="en-US"/>
                  </w:rPr>
                </w:rPrChange>
              </w:rPr>
            </w:pPr>
            <w:ins w:id="3456" w:author="Bruno Sanchez-Andrade Nuno" w:date="2012-08-17T17:13:00Z">
              <w:r w:rsidRPr="00017F27">
                <w:rPr>
                  <w:rFonts w:ascii="Calibri" w:eastAsia="Times New Roman" w:hAnsi="Calibri" w:cs="Times New Roman"/>
                  <w:color w:val="963634"/>
                  <w:sz w:val="20"/>
                  <w:szCs w:val="20"/>
                  <w:lang w:eastAsia="en-US"/>
                  <w:rPrChange w:id="3457" w:author="Bruno Sanchez-Andrade Nuno" w:date="2012-08-17T17:15:00Z">
                    <w:rPr>
                      <w:rFonts w:ascii="Calibri" w:eastAsia="Times New Roman" w:hAnsi="Calibri" w:cs="Times New Roman"/>
                      <w:color w:val="963634"/>
                      <w:sz w:val="24"/>
                      <w:szCs w:val="24"/>
                      <w:lang w:eastAsia="en-US"/>
                    </w:rPr>
                  </w:rPrChange>
                </w:rPr>
                <w:t>155</w:t>
              </w:r>
            </w:ins>
          </w:p>
        </w:tc>
        <w:tc>
          <w:tcPr>
            <w:tcW w:w="1399" w:type="dxa"/>
            <w:tcBorders>
              <w:top w:val="nil"/>
              <w:left w:val="nil"/>
              <w:bottom w:val="nil"/>
              <w:right w:val="nil"/>
            </w:tcBorders>
            <w:shd w:val="clear" w:color="auto" w:fill="auto"/>
            <w:noWrap/>
            <w:vAlign w:val="bottom"/>
            <w:hideMark/>
          </w:tcPr>
          <w:p w14:paraId="3B443DD8" w14:textId="77777777" w:rsidR="00BB4D99" w:rsidRPr="00017F27" w:rsidRDefault="00BB4D99" w:rsidP="00BB4D99">
            <w:pPr>
              <w:rPr>
                <w:ins w:id="3458" w:author="Bruno Sanchez-Andrade Nuno" w:date="2012-08-17T17:13:00Z"/>
                <w:rFonts w:ascii="Calibri" w:eastAsia="Times New Roman" w:hAnsi="Calibri" w:cs="Times New Roman"/>
                <w:color w:val="963634"/>
                <w:sz w:val="20"/>
                <w:szCs w:val="20"/>
                <w:lang w:eastAsia="en-US"/>
                <w:rPrChange w:id="3459" w:author="Bruno Sanchez-Andrade Nuno" w:date="2012-08-17T17:15:00Z">
                  <w:rPr>
                    <w:ins w:id="3460" w:author="Bruno Sanchez-Andrade Nuno" w:date="2012-08-17T17:13:00Z"/>
                    <w:rFonts w:ascii="Calibri" w:eastAsia="Times New Roman" w:hAnsi="Calibri" w:cs="Times New Roman"/>
                    <w:color w:val="963634"/>
                    <w:sz w:val="24"/>
                    <w:szCs w:val="24"/>
                    <w:lang w:eastAsia="en-US"/>
                  </w:rPr>
                </w:rPrChange>
              </w:rPr>
            </w:pPr>
            <w:ins w:id="3461" w:author="Bruno Sanchez-Andrade Nuno" w:date="2012-08-17T17:13:00Z">
              <w:r w:rsidRPr="00017F27">
                <w:rPr>
                  <w:rFonts w:ascii="Calibri" w:eastAsia="Times New Roman" w:hAnsi="Calibri" w:cs="Times New Roman"/>
                  <w:color w:val="963634"/>
                  <w:sz w:val="20"/>
                  <w:szCs w:val="20"/>
                  <w:lang w:eastAsia="en-US"/>
                  <w:rPrChange w:id="3462" w:author="Bruno Sanchez-Andrade Nuno" w:date="2012-08-17T17:15:00Z">
                    <w:rPr>
                      <w:rFonts w:ascii="Calibri" w:eastAsia="Times New Roman" w:hAnsi="Calibri" w:cs="Times New Roman"/>
                      <w:color w:val="963634"/>
                      <w:sz w:val="24"/>
                      <w:szCs w:val="24"/>
                      <w:lang w:eastAsia="en-US"/>
                    </w:rPr>
                  </w:rPrChange>
                </w:rPr>
                <w:t>Angola</w:t>
              </w:r>
            </w:ins>
          </w:p>
        </w:tc>
        <w:tc>
          <w:tcPr>
            <w:tcW w:w="1245" w:type="dxa"/>
            <w:tcBorders>
              <w:top w:val="nil"/>
              <w:left w:val="nil"/>
              <w:bottom w:val="nil"/>
              <w:right w:val="single" w:sz="4" w:space="0" w:color="auto"/>
            </w:tcBorders>
            <w:shd w:val="clear" w:color="auto" w:fill="auto"/>
            <w:noWrap/>
            <w:vAlign w:val="bottom"/>
            <w:hideMark/>
          </w:tcPr>
          <w:p w14:paraId="440563B5" w14:textId="77777777" w:rsidR="00BB4D99" w:rsidRPr="00017F27" w:rsidRDefault="00BB4D99" w:rsidP="00BB4D99">
            <w:pPr>
              <w:jc w:val="right"/>
              <w:rPr>
                <w:ins w:id="3463" w:author="Bruno Sanchez-Andrade Nuno" w:date="2012-08-17T17:13:00Z"/>
                <w:rFonts w:ascii="Calibri" w:eastAsia="Times New Roman" w:hAnsi="Calibri" w:cs="Times New Roman"/>
                <w:color w:val="963634"/>
                <w:sz w:val="20"/>
                <w:szCs w:val="20"/>
                <w:lang w:eastAsia="en-US"/>
                <w:rPrChange w:id="3464" w:author="Bruno Sanchez-Andrade Nuno" w:date="2012-08-17T17:15:00Z">
                  <w:rPr>
                    <w:ins w:id="3465" w:author="Bruno Sanchez-Andrade Nuno" w:date="2012-08-17T17:13:00Z"/>
                    <w:rFonts w:ascii="Calibri" w:eastAsia="Times New Roman" w:hAnsi="Calibri" w:cs="Times New Roman"/>
                    <w:color w:val="963634"/>
                    <w:sz w:val="24"/>
                    <w:szCs w:val="24"/>
                    <w:lang w:eastAsia="en-US"/>
                  </w:rPr>
                </w:rPrChange>
              </w:rPr>
            </w:pPr>
            <w:ins w:id="3466" w:author="Bruno Sanchez-Andrade Nuno" w:date="2012-08-17T17:13:00Z">
              <w:r w:rsidRPr="00017F27">
                <w:rPr>
                  <w:rFonts w:ascii="Calibri" w:eastAsia="Times New Roman" w:hAnsi="Calibri" w:cs="Times New Roman"/>
                  <w:color w:val="963634"/>
                  <w:sz w:val="20"/>
                  <w:szCs w:val="20"/>
                  <w:lang w:eastAsia="en-US"/>
                  <w:rPrChange w:id="3467" w:author="Bruno Sanchez-Andrade Nuno" w:date="2012-08-17T17:15:00Z">
                    <w:rPr>
                      <w:rFonts w:ascii="Calibri" w:eastAsia="Times New Roman" w:hAnsi="Calibri" w:cs="Times New Roman"/>
                      <w:color w:val="963634"/>
                      <w:sz w:val="24"/>
                      <w:szCs w:val="24"/>
                      <w:lang w:eastAsia="en-US"/>
                    </w:rPr>
                  </w:rPrChange>
                </w:rPr>
                <w:t>42.67</w:t>
              </w:r>
            </w:ins>
          </w:p>
        </w:tc>
        <w:tc>
          <w:tcPr>
            <w:tcW w:w="581" w:type="dxa"/>
            <w:tcBorders>
              <w:top w:val="nil"/>
              <w:left w:val="nil"/>
              <w:bottom w:val="nil"/>
              <w:right w:val="nil"/>
            </w:tcBorders>
            <w:shd w:val="clear" w:color="auto" w:fill="auto"/>
            <w:noWrap/>
            <w:vAlign w:val="bottom"/>
            <w:hideMark/>
          </w:tcPr>
          <w:p w14:paraId="1DCEE13C" w14:textId="77777777" w:rsidR="00BB4D99" w:rsidRPr="00017F27" w:rsidRDefault="00BB4D99" w:rsidP="00BB4D99">
            <w:pPr>
              <w:jc w:val="right"/>
              <w:rPr>
                <w:ins w:id="3468" w:author="Bruno Sanchez-Andrade Nuno" w:date="2012-08-17T17:13:00Z"/>
                <w:rFonts w:ascii="Calibri" w:eastAsia="Times New Roman" w:hAnsi="Calibri" w:cs="Times New Roman"/>
                <w:color w:val="E26B0A"/>
                <w:sz w:val="20"/>
                <w:szCs w:val="20"/>
                <w:lang w:eastAsia="en-US"/>
                <w:rPrChange w:id="3469" w:author="Bruno Sanchez-Andrade Nuno" w:date="2012-08-17T17:15:00Z">
                  <w:rPr>
                    <w:ins w:id="3470" w:author="Bruno Sanchez-Andrade Nuno" w:date="2012-08-17T17:13:00Z"/>
                    <w:rFonts w:ascii="Calibri" w:eastAsia="Times New Roman" w:hAnsi="Calibri" w:cs="Times New Roman"/>
                    <w:color w:val="E26B0A"/>
                    <w:sz w:val="24"/>
                    <w:szCs w:val="24"/>
                    <w:lang w:eastAsia="en-US"/>
                  </w:rPr>
                </w:rPrChange>
              </w:rPr>
            </w:pPr>
            <w:ins w:id="3471" w:author="Bruno Sanchez-Andrade Nuno" w:date="2012-08-17T17:13:00Z">
              <w:r w:rsidRPr="00017F27">
                <w:rPr>
                  <w:rFonts w:ascii="Calibri" w:eastAsia="Times New Roman" w:hAnsi="Calibri" w:cs="Times New Roman"/>
                  <w:color w:val="E26B0A"/>
                  <w:sz w:val="20"/>
                  <w:szCs w:val="20"/>
                  <w:lang w:eastAsia="en-US"/>
                  <w:rPrChange w:id="3472" w:author="Bruno Sanchez-Andrade Nuno" w:date="2012-08-17T17:15:00Z">
                    <w:rPr>
                      <w:rFonts w:ascii="Calibri" w:eastAsia="Times New Roman" w:hAnsi="Calibri" w:cs="Times New Roman"/>
                      <w:color w:val="E26B0A"/>
                      <w:sz w:val="24"/>
                      <w:szCs w:val="24"/>
                      <w:lang w:eastAsia="en-US"/>
                    </w:rPr>
                  </w:rPrChange>
                </w:rPr>
                <w:t>171</w:t>
              </w:r>
            </w:ins>
          </w:p>
        </w:tc>
        <w:tc>
          <w:tcPr>
            <w:tcW w:w="1414" w:type="dxa"/>
            <w:tcBorders>
              <w:top w:val="nil"/>
              <w:left w:val="nil"/>
              <w:bottom w:val="nil"/>
              <w:right w:val="nil"/>
            </w:tcBorders>
            <w:shd w:val="clear" w:color="auto" w:fill="auto"/>
            <w:noWrap/>
            <w:vAlign w:val="bottom"/>
            <w:hideMark/>
          </w:tcPr>
          <w:p w14:paraId="24A38368" w14:textId="77777777" w:rsidR="00BB4D99" w:rsidRPr="00017F27" w:rsidRDefault="00BB4D99" w:rsidP="00BB4D99">
            <w:pPr>
              <w:rPr>
                <w:ins w:id="3473" w:author="Bruno Sanchez-Andrade Nuno" w:date="2012-08-17T17:13:00Z"/>
                <w:rFonts w:ascii="Calibri" w:eastAsia="Times New Roman" w:hAnsi="Calibri" w:cs="Times New Roman"/>
                <w:color w:val="E26B0A"/>
                <w:sz w:val="20"/>
                <w:szCs w:val="20"/>
                <w:lang w:eastAsia="en-US"/>
                <w:rPrChange w:id="3474" w:author="Bruno Sanchez-Andrade Nuno" w:date="2012-08-17T17:15:00Z">
                  <w:rPr>
                    <w:ins w:id="3475" w:author="Bruno Sanchez-Andrade Nuno" w:date="2012-08-17T17:13:00Z"/>
                    <w:rFonts w:ascii="Calibri" w:eastAsia="Times New Roman" w:hAnsi="Calibri" w:cs="Times New Roman"/>
                    <w:color w:val="E26B0A"/>
                    <w:sz w:val="24"/>
                    <w:szCs w:val="24"/>
                    <w:lang w:eastAsia="en-US"/>
                  </w:rPr>
                </w:rPrChange>
              </w:rPr>
            </w:pPr>
            <w:ins w:id="3476" w:author="Bruno Sanchez-Andrade Nuno" w:date="2012-08-17T17:13:00Z">
              <w:r w:rsidRPr="00017F27">
                <w:rPr>
                  <w:rFonts w:ascii="Calibri" w:eastAsia="Times New Roman" w:hAnsi="Calibri" w:cs="Times New Roman"/>
                  <w:color w:val="E26B0A"/>
                  <w:sz w:val="20"/>
                  <w:szCs w:val="20"/>
                  <w:lang w:eastAsia="en-US"/>
                  <w:rPrChange w:id="3477" w:author="Bruno Sanchez-Andrade Nuno" w:date="2012-08-17T17:15:00Z">
                    <w:rPr>
                      <w:rFonts w:ascii="Calibri" w:eastAsia="Times New Roman" w:hAnsi="Calibri" w:cs="Times New Roman"/>
                      <w:color w:val="E26B0A"/>
                      <w:sz w:val="24"/>
                      <w:szCs w:val="24"/>
                      <w:lang w:eastAsia="en-US"/>
                    </w:rPr>
                  </w:rPrChange>
                </w:rPr>
                <w:t>Iraq</w:t>
              </w:r>
            </w:ins>
          </w:p>
        </w:tc>
        <w:tc>
          <w:tcPr>
            <w:tcW w:w="1260" w:type="dxa"/>
            <w:tcBorders>
              <w:top w:val="nil"/>
              <w:left w:val="nil"/>
              <w:bottom w:val="nil"/>
              <w:right w:val="single" w:sz="4" w:space="0" w:color="auto"/>
            </w:tcBorders>
            <w:shd w:val="clear" w:color="auto" w:fill="auto"/>
            <w:noWrap/>
            <w:vAlign w:val="bottom"/>
            <w:hideMark/>
          </w:tcPr>
          <w:p w14:paraId="2FF4E0A2" w14:textId="77777777" w:rsidR="00BB4D99" w:rsidRPr="00017F27" w:rsidRDefault="00BB4D99" w:rsidP="00BB4D99">
            <w:pPr>
              <w:jc w:val="right"/>
              <w:rPr>
                <w:ins w:id="3478" w:author="Bruno Sanchez-Andrade Nuno" w:date="2012-08-17T17:13:00Z"/>
                <w:rFonts w:ascii="Calibri" w:eastAsia="Times New Roman" w:hAnsi="Calibri" w:cs="Times New Roman"/>
                <w:color w:val="E26B0A"/>
                <w:sz w:val="20"/>
                <w:szCs w:val="20"/>
                <w:lang w:eastAsia="en-US"/>
                <w:rPrChange w:id="3479" w:author="Bruno Sanchez-Andrade Nuno" w:date="2012-08-17T17:15:00Z">
                  <w:rPr>
                    <w:ins w:id="3480" w:author="Bruno Sanchez-Andrade Nuno" w:date="2012-08-17T17:13:00Z"/>
                    <w:rFonts w:ascii="Calibri" w:eastAsia="Times New Roman" w:hAnsi="Calibri" w:cs="Times New Roman"/>
                    <w:color w:val="E26B0A"/>
                    <w:sz w:val="24"/>
                    <w:szCs w:val="24"/>
                    <w:lang w:eastAsia="en-US"/>
                  </w:rPr>
                </w:rPrChange>
              </w:rPr>
            </w:pPr>
            <w:ins w:id="3481" w:author="Bruno Sanchez-Andrade Nuno" w:date="2012-08-17T17:13:00Z">
              <w:r w:rsidRPr="00017F27">
                <w:rPr>
                  <w:rFonts w:ascii="Calibri" w:eastAsia="Times New Roman" w:hAnsi="Calibri" w:cs="Times New Roman"/>
                  <w:color w:val="E26B0A"/>
                  <w:sz w:val="20"/>
                  <w:szCs w:val="20"/>
                  <w:lang w:eastAsia="en-US"/>
                  <w:rPrChange w:id="3482" w:author="Bruno Sanchez-Andrade Nuno" w:date="2012-08-17T17:15:00Z">
                    <w:rPr>
                      <w:rFonts w:ascii="Calibri" w:eastAsia="Times New Roman" w:hAnsi="Calibri" w:cs="Times New Roman"/>
                      <w:color w:val="E26B0A"/>
                      <w:sz w:val="24"/>
                      <w:szCs w:val="24"/>
                      <w:lang w:eastAsia="en-US"/>
                    </w:rPr>
                  </w:rPrChange>
                </w:rPr>
                <w:t>42.55</w:t>
              </w:r>
            </w:ins>
          </w:p>
        </w:tc>
        <w:tc>
          <w:tcPr>
            <w:tcW w:w="581" w:type="dxa"/>
            <w:tcBorders>
              <w:top w:val="nil"/>
              <w:left w:val="nil"/>
              <w:bottom w:val="nil"/>
              <w:right w:val="nil"/>
            </w:tcBorders>
            <w:shd w:val="clear" w:color="auto" w:fill="auto"/>
            <w:noWrap/>
            <w:vAlign w:val="bottom"/>
            <w:hideMark/>
          </w:tcPr>
          <w:p w14:paraId="605A7500" w14:textId="77777777" w:rsidR="00BB4D99" w:rsidRPr="00017F27" w:rsidRDefault="00BB4D99" w:rsidP="00BB4D99">
            <w:pPr>
              <w:jc w:val="right"/>
              <w:rPr>
                <w:ins w:id="3483" w:author="Bruno Sanchez-Andrade Nuno" w:date="2012-08-17T17:13:00Z"/>
                <w:rFonts w:ascii="Calibri" w:eastAsia="Times New Roman" w:hAnsi="Calibri" w:cs="Times New Roman"/>
                <w:color w:val="000000"/>
                <w:sz w:val="20"/>
                <w:szCs w:val="20"/>
                <w:lang w:eastAsia="en-US"/>
                <w:rPrChange w:id="3484" w:author="Bruno Sanchez-Andrade Nuno" w:date="2012-08-17T17:15:00Z">
                  <w:rPr>
                    <w:ins w:id="3485" w:author="Bruno Sanchez-Andrade Nuno" w:date="2012-08-17T17:13:00Z"/>
                    <w:rFonts w:ascii="Calibri" w:eastAsia="Times New Roman" w:hAnsi="Calibri" w:cs="Times New Roman"/>
                    <w:color w:val="000000"/>
                    <w:sz w:val="24"/>
                    <w:szCs w:val="24"/>
                    <w:lang w:eastAsia="en-US"/>
                  </w:rPr>
                </w:rPrChange>
              </w:rPr>
            </w:pPr>
            <w:ins w:id="3486" w:author="Bruno Sanchez-Andrade Nuno" w:date="2012-08-17T17:13:00Z">
              <w:r w:rsidRPr="00017F27">
                <w:rPr>
                  <w:rFonts w:ascii="Calibri" w:eastAsia="Times New Roman" w:hAnsi="Calibri" w:cs="Times New Roman"/>
                  <w:color w:val="000000"/>
                  <w:sz w:val="20"/>
                  <w:szCs w:val="20"/>
                  <w:lang w:eastAsia="en-US"/>
                  <w:rPrChange w:id="3487" w:author="Bruno Sanchez-Andrade Nuno" w:date="2012-08-17T17:15:00Z">
                    <w:rPr>
                      <w:rFonts w:ascii="Calibri" w:eastAsia="Times New Roman" w:hAnsi="Calibri" w:cs="Times New Roman"/>
                      <w:color w:val="000000"/>
                      <w:sz w:val="24"/>
                      <w:szCs w:val="24"/>
                      <w:lang w:eastAsia="en-US"/>
                    </w:rPr>
                  </w:rPrChange>
                </w:rPr>
                <w:t>171</w:t>
              </w:r>
            </w:ins>
          </w:p>
        </w:tc>
        <w:tc>
          <w:tcPr>
            <w:tcW w:w="1449" w:type="dxa"/>
            <w:tcBorders>
              <w:top w:val="nil"/>
              <w:left w:val="nil"/>
              <w:bottom w:val="nil"/>
              <w:right w:val="nil"/>
            </w:tcBorders>
            <w:shd w:val="clear" w:color="auto" w:fill="auto"/>
            <w:noWrap/>
            <w:vAlign w:val="bottom"/>
            <w:hideMark/>
          </w:tcPr>
          <w:p w14:paraId="09476C27" w14:textId="77777777" w:rsidR="00BB4D99" w:rsidRPr="00017F27" w:rsidRDefault="00BB4D99" w:rsidP="00BB4D99">
            <w:pPr>
              <w:rPr>
                <w:ins w:id="3488" w:author="Bruno Sanchez-Andrade Nuno" w:date="2012-08-17T17:13:00Z"/>
                <w:rFonts w:ascii="Calibri" w:eastAsia="Times New Roman" w:hAnsi="Calibri" w:cs="Times New Roman"/>
                <w:color w:val="31869B"/>
                <w:sz w:val="20"/>
                <w:szCs w:val="20"/>
                <w:lang w:eastAsia="en-US"/>
                <w:rPrChange w:id="3489" w:author="Bruno Sanchez-Andrade Nuno" w:date="2012-08-17T17:15:00Z">
                  <w:rPr>
                    <w:ins w:id="3490" w:author="Bruno Sanchez-Andrade Nuno" w:date="2012-08-17T17:13:00Z"/>
                    <w:rFonts w:ascii="Calibri" w:eastAsia="Times New Roman" w:hAnsi="Calibri" w:cs="Times New Roman"/>
                    <w:color w:val="31869B"/>
                    <w:sz w:val="24"/>
                    <w:szCs w:val="24"/>
                    <w:lang w:eastAsia="en-US"/>
                  </w:rPr>
                </w:rPrChange>
              </w:rPr>
            </w:pPr>
            <w:ins w:id="3491" w:author="Bruno Sanchez-Andrade Nuno" w:date="2012-08-17T17:13:00Z">
              <w:r w:rsidRPr="00017F27">
                <w:rPr>
                  <w:rFonts w:ascii="Calibri" w:eastAsia="Times New Roman" w:hAnsi="Calibri" w:cs="Times New Roman"/>
                  <w:color w:val="31869B"/>
                  <w:sz w:val="20"/>
                  <w:szCs w:val="20"/>
                  <w:lang w:eastAsia="en-US"/>
                  <w:rPrChange w:id="3492" w:author="Bruno Sanchez-Andrade Nuno" w:date="2012-08-17T17:15:00Z">
                    <w:rPr>
                      <w:rFonts w:ascii="Calibri" w:eastAsia="Times New Roman" w:hAnsi="Calibri" w:cs="Times New Roman"/>
                      <w:color w:val="31869B"/>
                      <w:sz w:val="24"/>
                      <w:szCs w:val="24"/>
                      <w:lang w:eastAsia="en-US"/>
                    </w:rPr>
                  </w:rPrChange>
                </w:rPr>
                <w:t>Iraq</w:t>
              </w:r>
            </w:ins>
          </w:p>
        </w:tc>
        <w:tc>
          <w:tcPr>
            <w:tcW w:w="1210" w:type="dxa"/>
            <w:tcBorders>
              <w:top w:val="nil"/>
              <w:left w:val="nil"/>
              <w:bottom w:val="nil"/>
              <w:right w:val="single" w:sz="4" w:space="0" w:color="auto"/>
            </w:tcBorders>
            <w:shd w:val="clear" w:color="auto" w:fill="auto"/>
            <w:noWrap/>
            <w:vAlign w:val="bottom"/>
            <w:hideMark/>
          </w:tcPr>
          <w:p w14:paraId="140CBDE8" w14:textId="77777777" w:rsidR="00BB4D99" w:rsidRPr="00017F27" w:rsidRDefault="00BB4D99" w:rsidP="00BB4D99">
            <w:pPr>
              <w:jc w:val="right"/>
              <w:rPr>
                <w:ins w:id="3493" w:author="Bruno Sanchez-Andrade Nuno" w:date="2012-08-17T17:13:00Z"/>
                <w:rFonts w:ascii="Calibri" w:eastAsia="Times New Roman" w:hAnsi="Calibri" w:cs="Times New Roman"/>
                <w:color w:val="31869B"/>
                <w:sz w:val="20"/>
                <w:szCs w:val="20"/>
                <w:lang w:eastAsia="en-US"/>
                <w:rPrChange w:id="3494" w:author="Bruno Sanchez-Andrade Nuno" w:date="2012-08-17T17:15:00Z">
                  <w:rPr>
                    <w:ins w:id="3495" w:author="Bruno Sanchez-Andrade Nuno" w:date="2012-08-17T17:13:00Z"/>
                    <w:rFonts w:ascii="Calibri" w:eastAsia="Times New Roman" w:hAnsi="Calibri" w:cs="Times New Roman"/>
                    <w:color w:val="31869B"/>
                    <w:sz w:val="24"/>
                    <w:szCs w:val="24"/>
                    <w:lang w:eastAsia="en-US"/>
                  </w:rPr>
                </w:rPrChange>
              </w:rPr>
            </w:pPr>
            <w:ins w:id="3496" w:author="Bruno Sanchez-Andrade Nuno" w:date="2012-08-17T17:13:00Z">
              <w:r w:rsidRPr="00017F27">
                <w:rPr>
                  <w:rFonts w:ascii="Calibri" w:eastAsia="Times New Roman" w:hAnsi="Calibri" w:cs="Times New Roman"/>
                  <w:color w:val="31869B"/>
                  <w:sz w:val="20"/>
                  <w:szCs w:val="20"/>
                  <w:lang w:eastAsia="en-US"/>
                  <w:rPrChange w:id="3497" w:author="Bruno Sanchez-Andrade Nuno" w:date="2012-08-17T17:15:00Z">
                    <w:rPr>
                      <w:rFonts w:ascii="Calibri" w:eastAsia="Times New Roman" w:hAnsi="Calibri" w:cs="Times New Roman"/>
                      <w:color w:val="31869B"/>
                      <w:sz w:val="24"/>
                      <w:szCs w:val="24"/>
                      <w:lang w:eastAsia="en-US"/>
                    </w:rPr>
                  </w:rPrChange>
                </w:rPr>
                <w:t>42.55</w:t>
              </w:r>
            </w:ins>
          </w:p>
        </w:tc>
      </w:tr>
      <w:tr w:rsidR="00017F27" w:rsidRPr="00017F27" w14:paraId="71E0D1F3" w14:textId="77777777" w:rsidTr="00017F27">
        <w:trPr>
          <w:trHeight w:val="300"/>
          <w:ins w:id="3498"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309B58A4" w14:textId="77777777" w:rsidR="00BB4D99" w:rsidRPr="00017F27" w:rsidRDefault="00BB4D99" w:rsidP="00BB4D99">
            <w:pPr>
              <w:jc w:val="right"/>
              <w:rPr>
                <w:ins w:id="3499" w:author="Bruno Sanchez-Andrade Nuno" w:date="2012-08-17T17:13:00Z"/>
                <w:rFonts w:ascii="Calibri" w:eastAsia="Times New Roman" w:hAnsi="Calibri" w:cs="Times New Roman"/>
                <w:color w:val="963634"/>
                <w:sz w:val="20"/>
                <w:szCs w:val="20"/>
                <w:lang w:eastAsia="en-US"/>
                <w:rPrChange w:id="3500" w:author="Bruno Sanchez-Andrade Nuno" w:date="2012-08-17T17:15:00Z">
                  <w:rPr>
                    <w:ins w:id="3501" w:author="Bruno Sanchez-Andrade Nuno" w:date="2012-08-17T17:13:00Z"/>
                    <w:rFonts w:ascii="Calibri" w:eastAsia="Times New Roman" w:hAnsi="Calibri" w:cs="Times New Roman"/>
                    <w:color w:val="963634"/>
                    <w:sz w:val="24"/>
                    <w:szCs w:val="24"/>
                    <w:lang w:eastAsia="en-US"/>
                  </w:rPr>
                </w:rPrChange>
              </w:rPr>
            </w:pPr>
            <w:ins w:id="3502" w:author="Bruno Sanchez-Andrade Nuno" w:date="2012-08-17T17:13:00Z">
              <w:r w:rsidRPr="00017F27">
                <w:rPr>
                  <w:rFonts w:ascii="Calibri" w:eastAsia="Times New Roman" w:hAnsi="Calibri" w:cs="Times New Roman"/>
                  <w:color w:val="963634"/>
                  <w:sz w:val="20"/>
                  <w:szCs w:val="20"/>
                  <w:lang w:eastAsia="en-US"/>
                  <w:rPrChange w:id="3503" w:author="Bruno Sanchez-Andrade Nuno" w:date="2012-08-17T17:15:00Z">
                    <w:rPr>
                      <w:rFonts w:ascii="Calibri" w:eastAsia="Times New Roman" w:hAnsi="Calibri" w:cs="Times New Roman"/>
                      <w:color w:val="963634"/>
                      <w:sz w:val="24"/>
                      <w:szCs w:val="24"/>
                      <w:lang w:eastAsia="en-US"/>
                    </w:rPr>
                  </w:rPrChange>
                </w:rPr>
                <w:t>156</w:t>
              </w:r>
            </w:ins>
          </w:p>
        </w:tc>
        <w:tc>
          <w:tcPr>
            <w:tcW w:w="1399" w:type="dxa"/>
            <w:tcBorders>
              <w:top w:val="nil"/>
              <w:left w:val="nil"/>
              <w:bottom w:val="nil"/>
              <w:right w:val="nil"/>
            </w:tcBorders>
            <w:shd w:val="clear" w:color="F2DCDB" w:fill="F2DCDB"/>
            <w:noWrap/>
            <w:vAlign w:val="bottom"/>
            <w:hideMark/>
          </w:tcPr>
          <w:p w14:paraId="52A44F76" w14:textId="77777777" w:rsidR="00BB4D99" w:rsidRPr="00017F27" w:rsidRDefault="00BB4D99" w:rsidP="00BB4D99">
            <w:pPr>
              <w:rPr>
                <w:ins w:id="3504" w:author="Bruno Sanchez-Andrade Nuno" w:date="2012-08-17T17:13:00Z"/>
                <w:rFonts w:ascii="Calibri" w:eastAsia="Times New Roman" w:hAnsi="Calibri" w:cs="Times New Roman"/>
                <w:color w:val="963634"/>
                <w:sz w:val="20"/>
                <w:szCs w:val="20"/>
                <w:lang w:eastAsia="en-US"/>
                <w:rPrChange w:id="3505" w:author="Bruno Sanchez-Andrade Nuno" w:date="2012-08-17T17:15:00Z">
                  <w:rPr>
                    <w:ins w:id="3506" w:author="Bruno Sanchez-Andrade Nuno" w:date="2012-08-17T17:13:00Z"/>
                    <w:rFonts w:ascii="Calibri" w:eastAsia="Times New Roman" w:hAnsi="Calibri" w:cs="Times New Roman"/>
                    <w:color w:val="963634"/>
                    <w:sz w:val="24"/>
                    <w:szCs w:val="24"/>
                    <w:lang w:eastAsia="en-US"/>
                  </w:rPr>
                </w:rPrChange>
              </w:rPr>
            </w:pPr>
            <w:ins w:id="3507" w:author="Bruno Sanchez-Andrade Nuno" w:date="2012-08-17T17:13:00Z">
              <w:r w:rsidRPr="00017F27">
                <w:rPr>
                  <w:rFonts w:ascii="Calibri" w:eastAsia="Times New Roman" w:hAnsi="Calibri" w:cs="Times New Roman"/>
                  <w:color w:val="963634"/>
                  <w:sz w:val="20"/>
                  <w:szCs w:val="20"/>
                  <w:lang w:eastAsia="en-US"/>
                  <w:rPrChange w:id="3508" w:author="Bruno Sanchez-Andrade Nuno" w:date="2012-08-17T17:15:00Z">
                    <w:rPr>
                      <w:rFonts w:ascii="Calibri" w:eastAsia="Times New Roman" w:hAnsi="Calibri" w:cs="Times New Roman"/>
                      <w:color w:val="963634"/>
                      <w:sz w:val="24"/>
                      <w:szCs w:val="24"/>
                      <w:lang w:eastAsia="en-US"/>
                    </w:rPr>
                  </w:rPrChange>
                </w:rPr>
                <w:t>Eritrea</w:t>
              </w:r>
            </w:ins>
          </w:p>
        </w:tc>
        <w:tc>
          <w:tcPr>
            <w:tcW w:w="1245" w:type="dxa"/>
            <w:tcBorders>
              <w:top w:val="nil"/>
              <w:left w:val="nil"/>
              <w:bottom w:val="nil"/>
              <w:right w:val="single" w:sz="4" w:space="0" w:color="auto"/>
            </w:tcBorders>
            <w:shd w:val="clear" w:color="F2DCDB" w:fill="F2DCDB"/>
            <w:noWrap/>
            <w:vAlign w:val="bottom"/>
            <w:hideMark/>
          </w:tcPr>
          <w:p w14:paraId="04895170" w14:textId="77777777" w:rsidR="00BB4D99" w:rsidRPr="00017F27" w:rsidRDefault="00BB4D99" w:rsidP="00BB4D99">
            <w:pPr>
              <w:jc w:val="right"/>
              <w:rPr>
                <w:ins w:id="3509" w:author="Bruno Sanchez-Andrade Nuno" w:date="2012-08-17T17:13:00Z"/>
                <w:rFonts w:ascii="Calibri" w:eastAsia="Times New Roman" w:hAnsi="Calibri" w:cs="Times New Roman"/>
                <w:color w:val="963634"/>
                <w:sz w:val="20"/>
                <w:szCs w:val="20"/>
                <w:lang w:eastAsia="en-US"/>
                <w:rPrChange w:id="3510" w:author="Bruno Sanchez-Andrade Nuno" w:date="2012-08-17T17:15:00Z">
                  <w:rPr>
                    <w:ins w:id="3511" w:author="Bruno Sanchez-Andrade Nuno" w:date="2012-08-17T17:13:00Z"/>
                    <w:rFonts w:ascii="Calibri" w:eastAsia="Times New Roman" w:hAnsi="Calibri" w:cs="Times New Roman"/>
                    <w:color w:val="963634"/>
                    <w:sz w:val="24"/>
                    <w:szCs w:val="24"/>
                    <w:lang w:eastAsia="en-US"/>
                  </w:rPr>
                </w:rPrChange>
              </w:rPr>
            </w:pPr>
            <w:ins w:id="3512" w:author="Bruno Sanchez-Andrade Nuno" w:date="2012-08-17T17:13:00Z">
              <w:r w:rsidRPr="00017F27">
                <w:rPr>
                  <w:rFonts w:ascii="Calibri" w:eastAsia="Times New Roman" w:hAnsi="Calibri" w:cs="Times New Roman"/>
                  <w:color w:val="963634"/>
                  <w:sz w:val="20"/>
                  <w:szCs w:val="20"/>
                  <w:lang w:eastAsia="en-US"/>
                  <w:rPrChange w:id="3513" w:author="Bruno Sanchez-Andrade Nuno" w:date="2012-08-17T17:15:00Z">
                    <w:rPr>
                      <w:rFonts w:ascii="Calibri" w:eastAsia="Times New Roman" w:hAnsi="Calibri" w:cs="Times New Roman"/>
                      <w:color w:val="963634"/>
                      <w:sz w:val="24"/>
                      <w:szCs w:val="24"/>
                      <w:lang w:eastAsia="en-US"/>
                    </w:rPr>
                  </w:rPrChange>
                </w:rPr>
                <w:t>41.80</w:t>
              </w:r>
            </w:ins>
          </w:p>
        </w:tc>
        <w:tc>
          <w:tcPr>
            <w:tcW w:w="581" w:type="dxa"/>
            <w:tcBorders>
              <w:top w:val="nil"/>
              <w:left w:val="nil"/>
              <w:bottom w:val="nil"/>
              <w:right w:val="nil"/>
            </w:tcBorders>
            <w:shd w:val="clear" w:color="FDE9D9" w:fill="FDE9D9"/>
            <w:noWrap/>
            <w:vAlign w:val="bottom"/>
            <w:hideMark/>
          </w:tcPr>
          <w:p w14:paraId="2305FAEC" w14:textId="77777777" w:rsidR="00BB4D99" w:rsidRPr="00017F27" w:rsidRDefault="00BB4D99" w:rsidP="00BB4D99">
            <w:pPr>
              <w:jc w:val="right"/>
              <w:rPr>
                <w:ins w:id="3514" w:author="Bruno Sanchez-Andrade Nuno" w:date="2012-08-17T17:13:00Z"/>
                <w:rFonts w:ascii="Calibri" w:eastAsia="Times New Roman" w:hAnsi="Calibri" w:cs="Times New Roman"/>
                <w:color w:val="E26B0A"/>
                <w:sz w:val="20"/>
                <w:szCs w:val="20"/>
                <w:lang w:eastAsia="en-US"/>
                <w:rPrChange w:id="3515" w:author="Bruno Sanchez-Andrade Nuno" w:date="2012-08-17T17:15:00Z">
                  <w:rPr>
                    <w:ins w:id="3516" w:author="Bruno Sanchez-Andrade Nuno" w:date="2012-08-17T17:13:00Z"/>
                    <w:rFonts w:ascii="Calibri" w:eastAsia="Times New Roman" w:hAnsi="Calibri" w:cs="Times New Roman"/>
                    <w:color w:val="E26B0A"/>
                    <w:sz w:val="24"/>
                    <w:szCs w:val="24"/>
                    <w:lang w:eastAsia="en-US"/>
                  </w:rPr>
                </w:rPrChange>
              </w:rPr>
            </w:pPr>
            <w:ins w:id="3517" w:author="Bruno Sanchez-Andrade Nuno" w:date="2012-08-17T17:13:00Z">
              <w:r w:rsidRPr="00017F27">
                <w:rPr>
                  <w:rFonts w:ascii="Calibri" w:eastAsia="Times New Roman" w:hAnsi="Calibri" w:cs="Times New Roman"/>
                  <w:color w:val="E26B0A"/>
                  <w:sz w:val="20"/>
                  <w:szCs w:val="20"/>
                  <w:lang w:eastAsia="en-US"/>
                  <w:rPrChange w:id="3518" w:author="Bruno Sanchez-Andrade Nuno" w:date="2012-08-17T17:15:00Z">
                    <w:rPr>
                      <w:rFonts w:ascii="Calibri" w:eastAsia="Times New Roman" w:hAnsi="Calibri" w:cs="Times New Roman"/>
                      <w:color w:val="E26B0A"/>
                      <w:sz w:val="24"/>
                      <w:szCs w:val="24"/>
                      <w:lang w:eastAsia="en-US"/>
                    </w:rPr>
                  </w:rPrChange>
                </w:rPr>
                <w:t>172</w:t>
              </w:r>
            </w:ins>
          </w:p>
        </w:tc>
        <w:tc>
          <w:tcPr>
            <w:tcW w:w="1414" w:type="dxa"/>
            <w:tcBorders>
              <w:top w:val="nil"/>
              <w:left w:val="nil"/>
              <w:bottom w:val="nil"/>
              <w:right w:val="nil"/>
            </w:tcBorders>
            <w:shd w:val="clear" w:color="FDE9D9" w:fill="FDE9D9"/>
            <w:noWrap/>
            <w:vAlign w:val="bottom"/>
            <w:hideMark/>
          </w:tcPr>
          <w:p w14:paraId="37780348" w14:textId="77777777" w:rsidR="00BB4D99" w:rsidRPr="00017F27" w:rsidRDefault="00BB4D99" w:rsidP="00BB4D99">
            <w:pPr>
              <w:rPr>
                <w:ins w:id="3519" w:author="Bruno Sanchez-Andrade Nuno" w:date="2012-08-17T17:13:00Z"/>
                <w:rFonts w:ascii="Calibri" w:eastAsia="Times New Roman" w:hAnsi="Calibri" w:cs="Times New Roman"/>
                <w:color w:val="E26B0A"/>
                <w:sz w:val="20"/>
                <w:szCs w:val="20"/>
                <w:lang w:eastAsia="en-US"/>
                <w:rPrChange w:id="3520" w:author="Bruno Sanchez-Andrade Nuno" w:date="2012-08-17T17:15:00Z">
                  <w:rPr>
                    <w:ins w:id="3521" w:author="Bruno Sanchez-Andrade Nuno" w:date="2012-08-17T17:13:00Z"/>
                    <w:rFonts w:ascii="Calibri" w:eastAsia="Times New Roman" w:hAnsi="Calibri" w:cs="Times New Roman"/>
                    <w:color w:val="E26B0A"/>
                    <w:sz w:val="24"/>
                    <w:szCs w:val="24"/>
                    <w:lang w:eastAsia="en-US"/>
                  </w:rPr>
                </w:rPrChange>
              </w:rPr>
            </w:pPr>
            <w:ins w:id="3522" w:author="Bruno Sanchez-Andrade Nuno" w:date="2012-08-17T17:13:00Z">
              <w:r w:rsidRPr="00017F27">
                <w:rPr>
                  <w:rFonts w:ascii="Calibri" w:eastAsia="Times New Roman" w:hAnsi="Calibri" w:cs="Times New Roman"/>
                  <w:color w:val="E26B0A"/>
                  <w:sz w:val="20"/>
                  <w:szCs w:val="20"/>
                  <w:lang w:eastAsia="en-US"/>
                  <w:rPrChange w:id="3523" w:author="Bruno Sanchez-Andrade Nuno" w:date="2012-08-17T17:15:00Z">
                    <w:rPr>
                      <w:rFonts w:ascii="Calibri" w:eastAsia="Times New Roman" w:hAnsi="Calibri" w:cs="Times New Roman"/>
                      <w:color w:val="E26B0A"/>
                      <w:sz w:val="24"/>
                      <w:szCs w:val="24"/>
                      <w:lang w:eastAsia="en-US"/>
                    </w:rPr>
                  </w:rPrChange>
                </w:rPr>
                <w:t>Chad</w:t>
              </w:r>
            </w:ins>
          </w:p>
        </w:tc>
        <w:tc>
          <w:tcPr>
            <w:tcW w:w="1260" w:type="dxa"/>
            <w:tcBorders>
              <w:top w:val="nil"/>
              <w:left w:val="nil"/>
              <w:bottom w:val="nil"/>
              <w:right w:val="single" w:sz="4" w:space="0" w:color="auto"/>
            </w:tcBorders>
            <w:shd w:val="clear" w:color="FDE9D9" w:fill="FDE9D9"/>
            <w:noWrap/>
            <w:vAlign w:val="bottom"/>
            <w:hideMark/>
          </w:tcPr>
          <w:p w14:paraId="1222A8F1" w14:textId="77777777" w:rsidR="00BB4D99" w:rsidRPr="00017F27" w:rsidRDefault="00BB4D99" w:rsidP="00BB4D99">
            <w:pPr>
              <w:jc w:val="right"/>
              <w:rPr>
                <w:ins w:id="3524" w:author="Bruno Sanchez-Andrade Nuno" w:date="2012-08-17T17:13:00Z"/>
                <w:rFonts w:ascii="Calibri" w:eastAsia="Times New Roman" w:hAnsi="Calibri" w:cs="Times New Roman"/>
                <w:color w:val="E26B0A"/>
                <w:sz w:val="20"/>
                <w:szCs w:val="20"/>
                <w:lang w:eastAsia="en-US"/>
                <w:rPrChange w:id="3525" w:author="Bruno Sanchez-Andrade Nuno" w:date="2012-08-17T17:15:00Z">
                  <w:rPr>
                    <w:ins w:id="3526" w:author="Bruno Sanchez-Andrade Nuno" w:date="2012-08-17T17:13:00Z"/>
                    <w:rFonts w:ascii="Calibri" w:eastAsia="Times New Roman" w:hAnsi="Calibri" w:cs="Times New Roman"/>
                    <w:color w:val="E26B0A"/>
                    <w:sz w:val="24"/>
                    <w:szCs w:val="24"/>
                    <w:lang w:eastAsia="en-US"/>
                  </w:rPr>
                </w:rPrChange>
              </w:rPr>
            </w:pPr>
            <w:ins w:id="3527" w:author="Bruno Sanchez-Andrade Nuno" w:date="2012-08-17T17:13:00Z">
              <w:r w:rsidRPr="00017F27">
                <w:rPr>
                  <w:rFonts w:ascii="Calibri" w:eastAsia="Times New Roman" w:hAnsi="Calibri" w:cs="Times New Roman"/>
                  <w:color w:val="E26B0A"/>
                  <w:sz w:val="20"/>
                  <w:szCs w:val="20"/>
                  <w:lang w:eastAsia="en-US"/>
                  <w:rPrChange w:id="3528" w:author="Bruno Sanchez-Andrade Nuno" w:date="2012-08-17T17:15:00Z">
                    <w:rPr>
                      <w:rFonts w:ascii="Calibri" w:eastAsia="Times New Roman" w:hAnsi="Calibri" w:cs="Times New Roman"/>
                      <w:color w:val="E26B0A"/>
                      <w:sz w:val="24"/>
                      <w:szCs w:val="24"/>
                      <w:lang w:eastAsia="en-US"/>
                    </w:rPr>
                  </w:rPrChange>
                </w:rPr>
                <w:t>40.89</w:t>
              </w:r>
            </w:ins>
          </w:p>
        </w:tc>
        <w:tc>
          <w:tcPr>
            <w:tcW w:w="581" w:type="dxa"/>
            <w:tcBorders>
              <w:top w:val="nil"/>
              <w:left w:val="nil"/>
              <w:bottom w:val="nil"/>
              <w:right w:val="nil"/>
            </w:tcBorders>
            <w:shd w:val="clear" w:color="DAEEF3" w:fill="DAEEF3"/>
            <w:noWrap/>
            <w:vAlign w:val="bottom"/>
            <w:hideMark/>
          </w:tcPr>
          <w:p w14:paraId="56B7D97A" w14:textId="77777777" w:rsidR="00BB4D99" w:rsidRPr="00017F27" w:rsidRDefault="00BB4D99" w:rsidP="00BB4D99">
            <w:pPr>
              <w:jc w:val="right"/>
              <w:rPr>
                <w:ins w:id="3529" w:author="Bruno Sanchez-Andrade Nuno" w:date="2012-08-17T17:13:00Z"/>
                <w:rFonts w:ascii="Calibri" w:eastAsia="Times New Roman" w:hAnsi="Calibri" w:cs="Times New Roman"/>
                <w:color w:val="000000"/>
                <w:sz w:val="20"/>
                <w:szCs w:val="20"/>
                <w:lang w:eastAsia="en-US"/>
                <w:rPrChange w:id="3530" w:author="Bruno Sanchez-Andrade Nuno" w:date="2012-08-17T17:15:00Z">
                  <w:rPr>
                    <w:ins w:id="3531" w:author="Bruno Sanchez-Andrade Nuno" w:date="2012-08-17T17:13:00Z"/>
                    <w:rFonts w:ascii="Calibri" w:eastAsia="Times New Roman" w:hAnsi="Calibri" w:cs="Times New Roman"/>
                    <w:color w:val="000000"/>
                    <w:sz w:val="24"/>
                    <w:szCs w:val="24"/>
                    <w:lang w:eastAsia="en-US"/>
                  </w:rPr>
                </w:rPrChange>
              </w:rPr>
            </w:pPr>
            <w:ins w:id="3532" w:author="Bruno Sanchez-Andrade Nuno" w:date="2012-08-17T17:13:00Z">
              <w:r w:rsidRPr="00017F27">
                <w:rPr>
                  <w:rFonts w:ascii="Calibri" w:eastAsia="Times New Roman" w:hAnsi="Calibri" w:cs="Times New Roman"/>
                  <w:color w:val="000000"/>
                  <w:sz w:val="20"/>
                  <w:szCs w:val="20"/>
                  <w:lang w:eastAsia="en-US"/>
                  <w:rPrChange w:id="3533" w:author="Bruno Sanchez-Andrade Nuno" w:date="2012-08-17T17:15:00Z">
                    <w:rPr>
                      <w:rFonts w:ascii="Calibri" w:eastAsia="Times New Roman" w:hAnsi="Calibri" w:cs="Times New Roman"/>
                      <w:color w:val="000000"/>
                      <w:sz w:val="24"/>
                      <w:szCs w:val="24"/>
                      <w:lang w:eastAsia="en-US"/>
                    </w:rPr>
                  </w:rPrChange>
                </w:rPr>
                <w:t>172</w:t>
              </w:r>
            </w:ins>
          </w:p>
        </w:tc>
        <w:tc>
          <w:tcPr>
            <w:tcW w:w="1449" w:type="dxa"/>
            <w:tcBorders>
              <w:top w:val="nil"/>
              <w:left w:val="nil"/>
              <w:bottom w:val="nil"/>
              <w:right w:val="nil"/>
            </w:tcBorders>
            <w:shd w:val="clear" w:color="DAEEF3" w:fill="DAEEF3"/>
            <w:noWrap/>
            <w:vAlign w:val="bottom"/>
            <w:hideMark/>
          </w:tcPr>
          <w:p w14:paraId="661EF270" w14:textId="77777777" w:rsidR="00BB4D99" w:rsidRPr="00017F27" w:rsidRDefault="00BB4D99" w:rsidP="00BB4D99">
            <w:pPr>
              <w:rPr>
                <w:ins w:id="3534" w:author="Bruno Sanchez-Andrade Nuno" w:date="2012-08-17T17:13:00Z"/>
                <w:rFonts w:ascii="Calibri" w:eastAsia="Times New Roman" w:hAnsi="Calibri" w:cs="Times New Roman"/>
                <w:color w:val="31869B"/>
                <w:sz w:val="20"/>
                <w:szCs w:val="20"/>
                <w:lang w:eastAsia="en-US"/>
                <w:rPrChange w:id="3535" w:author="Bruno Sanchez-Andrade Nuno" w:date="2012-08-17T17:15:00Z">
                  <w:rPr>
                    <w:ins w:id="3536" w:author="Bruno Sanchez-Andrade Nuno" w:date="2012-08-17T17:13:00Z"/>
                    <w:rFonts w:ascii="Calibri" w:eastAsia="Times New Roman" w:hAnsi="Calibri" w:cs="Times New Roman"/>
                    <w:color w:val="31869B"/>
                    <w:sz w:val="24"/>
                    <w:szCs w:val="24"/>
                    <w:lang w:eastAsia="en-US"/>
                  </w:rPr>
                </w:rPrChange>
              </w:rPr>
            </w:pPr>
            <w:ins w:id="3537" w:author="Bruno Sanchez-Andrade Nuno" w:date="2012-08-17T17:13:00Z">
              <w:r w:rsidRPr="00017F27">
                <w:rPr>
                  <w:rFonts w:ascii="Calibri" w:eastAsia="Times New Roman" w:hAnsi="Calibri" w:cs="Times New Roman"/>
                  <w:color w:val="31869B"/>
                  <w:sz w:val="20"/>
                  <w:szCs w:val="20"/>
                  <w:lang w:eastAsia="en-US"/>
                  <w:rPrChange w:id="3538" w:author="Bruno Sanchez-Andrade Nuno" w:date="2012-08-17T17:15:00Z">
                    <w:rPr>
                      <w:rFonts w:ascii="Calibri" w:eastAsia="Times New Roman" w:hAnsi="Calibri" w:cs="Times New Roman"/>
                      <w:color w:val="31869B"/>
                      <w:sz w:val="24"/>
                      <w:szCs w:val="24"/>
                      <w:lang w:eastAsia="en-US"/>
                    </w:rPr>
                  </w:rPrChange>
                </w:rPr>
                <w:t>Zimbabwe</w:t>
              </w:r>
            </w:ins>
          </w:p>
        </w:tc>
        <w:tc>
          <w:tcPr>
            <w:tcW w:w="1210" w:type="dxa"/>
            <w:tcBorders>
              <w:top w:val="nil"/>
              <w:left w:val="nil"/>
              <w:bottom w:val="nil"/>
              <w:right w:val="single" w:sz="4" w:space="0" w:color="auto"/>
            </w:tcBorders>
            <w:shd w:val="clear" w:color="DAEEF3" w:fill="DAEEF3"/>
            <w:noWrap/>
            <w:vAlign w:val="bottom"/>
            <w:hideMark/>
          </w:tcPr>
          <w:p w14:paraId="4C4799B7" w14:textId="77777777" w:rsidR="00BB4D99" w:rsidRPr="00017F27" w:rsidRDefault="00BB4D99" w:rsidP="00BB4D99">
            <w:pPr>
              <w:jc w:val="right"/>
              <w:rPr>
                <w:ins w:id="3539" w:author="Bruno Sanchez-Andrade Nuno" w:date="2012-08-17T17:13:00Z"/>
                <w:rFonts w:ascii="Calibri" w:eastAsia="Times New Roman" w:hAnsi="Calibri" w:cs="Times New Roman"/>
                <w:color w:val="31869B"/>
                <w:sz w:val="20"/>
                <w:szCs w:val="20"/>
                <w:lang w:eastAsia="en-US"/>
                <w:rPrChange w:id="3540" w:author="Bruno Sanchez-Andrade Nuno" w:date="2012-08-17T17:15:00Z">
                  <w:rPr>
                    <w:ins w:id="3541" w:author="Bruno Sanchez-Andrade Nuno" w:date="2012-08-17T17:13:00Z"/>
                    <w:rFonts w:ascii="Calibri" w:eastAsia="Times New Roman" w:hAnsi="Calibri" w:cs="Times New Roman"/>
                    <w:color w:val="31869B"/>
                    <w:sz w:val="24"/>
                    <w:szCs w:val="24"/>
                    <w:lang w:eastAsia="en-US"/>
                  </w:rPr>
                </w:rPrChange>
              </w:rPr>
            </w:pPr>
            <w:ins w:id="3542" w:author="Bruno Sanchez-Andrade Nuno" w:date="2012-08-17T17:13:00Z">
              <w:r w:rsidRPr="00017F27">
                <w:rPr>
                  <w:rFonts w:ascii="Calibri" w:eastAsia="Times New Roman" w:hAnsi="Calibri" w:cs="Times New Roman"/>
                  <w:color w:val="31869B"/>
                  <w:sz w:val="20"/>
                  <w:szCs w:val="20"/>
                  <w:lang w:eastAsia="en-US"/>
                  <w:rPrChange w:id="3543" w:author="Bruno Sanchez-Andrade Nuno" w:date="2012-08-17T17:15:00Z">
                    <w:rPr>
                      <w:rFonts w:ascii="Calibri" w:eastAsia="Times New Roman" w:hAnsi="Calibri" w:cs="Times New Roman"/>
                      <w:color w:val="31869B"/>
                      <w:sz w:val="24"/>
                      <w:szCs w:val="24"/>
                      <w:lang w:eastAsia="en-US"/>
                    </w:rPr>
                  </w:rPrChange>
                </w:rPr>
                <w:t>40.73</w:t>
              </w:r>
            </w:ins>
          </w:p>
        </w:tc>
      </w:tr>
      <w:tr w:rsidR="00017F27" w:rsidRPr="00017F27" w14:paraId="5052ECB2" w14:textId="77777777" w:rsidTr="00017F27">
        <w:trPr>
          <w:trHeight w:val="300"/>
          <w:ins w:id="3544"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58E35AA0" w14:textId="77777777" w:rsidR="00BB4D99" w:rsidRPr="00017F27" w:rsidRDefault="00BB4D99" w:rsidP="00BB4D99">
            <w:pPr>
              <w:jc w:val="right"/>
              <w:rPr>
                <w:ins w:id="3545" w:author="Bruno Sanchez-Andrade Nuno" w:date="2012-08-17T17:13:00Z"/>
                <w:rFonts w:ascii="Calibri" w:eastAsia="Times New Roman" w:hAnsi="Calibri" w:cs="Times New Roman"/>
                <w:color w:val="963634"/>
                <w:sz w:val="20"/>
                <w:szCs w:val="20"/>
                <w:lang w:eastAsia="en-US"/>
                <w:rPrChange w:id="3546" w:author="Bruno Sanchez-Andrade Nuno" w:date="2012-08-17T17:15:00Z">
                  <w:rPr>
                    <w:ins w:id="3547" w:author="Bruno Sanchez-Andrade Nuno" w:date="2012-08-17T17:13:00Z"/>
                    <w:rFonts w:ascii="Calibri" w:eastAsia="Times New Roman" w:hAnsi="Calibri" w:cs="Times New Roman"/>
                    <w:color w:val="963634"/>
                    <w:sz w:val="24"/>
                    <w:szCs w:val="24"/>
                    <w:lang w:eastAsia="en-US"/>
                  </w:rPr>
                </w:rPrChange>
              </w:rPr>
            </w:pPr>
            <w:ins w:id="3548" w:author="Bruno Sanchez-Andrade Nuno" w:date="2012-08-17T17:13:00Z">
              <w:r w:rsidRPr="00017F27">
                <w:rPr>
                  <w:rFonts w:ascii="Calibri" w:eastAsia="Times New Roman" w:hAnsi="Calibri" w:cs="Times New Roman"/>
                  <w:color w:val="963634"/>
                  <w:sz w:val="20"/>
                  <w:szCs w:val="20"/>
                  <w:lang w:eastAsia="en-US"/>
                  <w:rPrChange w:id="3549" w:author="Bruno Sanchez-Andrade Nuno" w:date="2012-08-17T17:15:00Z">
                    <w:rPr>
                      <w:rFonts w:ascii="Calibri" w:eastAsia="Times New Roman" w:hAnsi="Calibri" w:cs="Times New Roman"/>
                      <w:color w:val="963634"/>
                      <w:sz w:val="24"/>
                      <w:szCs w:val="24"/>
                      <w:lang w:eastAsia="en-US"/>
                    </w:rPr>
                  </w:rPrChange>
                </w:rPr>
                <w:t>157</w:t>
              </w:r>
            </w:ins>
          </w:p>
        </w:tc>
        <w:tc>
          <w:tcPr>
            <w:tcW w:w="1399" w:type="dxa"/>
            <w:tcBorders>
              <w:top w:val="nil"/>
              <w:left w:val="nil"/>
              <w:bottom w:val="nil"/>
              <w:right w:val="nil"/>
            </w:tcBorders>
            <w:shd w:val="clear" w:color="auto" w:fill="auto"/>
            <w:noWrap/>
            <w:vAlign w:val="bottom"/>
            <w:hideMark/>
          </w:tcPr>
          <w:p w14:paraId="25189600" w14:textId="77777777" w:rsidR="00BB4D99" w:rsidRPr="00017F27" w:rsidRDefault="00BB4D99" w:rsidP="00BB4D99">
            <w:pPr>
              <w:rPr>
                <w:ins w:id="3550" w:author="Bruno Sanchez-Andrade Nuno" w:date="2012-08-17T17:13:00Z"/>
                <w:rFonts w:ascii="Calibri" w:eastAsia="Times New Roman" w:hAnsi="Calibri" w:cs="Times New Roman"/>
                <w:color w:val="963634"/>
                <w:sz w:val="20"/>
                <w:szCs w:val="20"/>
                <w:lang w:eastAsia="en-US"/>
                <w:rPrChange w:id="3551" w:author="Bruno Sanchez-Andrade Nuno" w:date="2012-08-17T17:15:00Z">
                  <w:rPr>
                    <w:ins w:id="3552" w:author="Bruno Sanchez-Andrade Nuno" w:date="2012-08-17T17:13:00Z"/>
                    <w:rFonts w:ascii="Calibri" w:eastAsia="Times New Roman" w:hAnsi="Calibri" w:cs="Times New Roman"/>
                    <w:color w:val="963634"/>
                    <w:sz w:val="24"/>
                    <w:szCs w:val="24"/>
                    <w:lang w:eastAsia="en-US"/>
                  </w:rPr>
                </w:rPrChange>
              </w:rPr>
            </w:pPr>
            <w:ins w:id="3553" w:author="Bruno Sanchez-Andrade Nuno" w:date="2012-08-17T17:13:00Z">
              <w:r w:rsidRPr="00017F27">
                <w:rPr>
                  <w:rFonts w:ascii="Calibri" w:eastAsia="Times New Roman" w:hAnsi="Calibri" w:cs="Times New Roman"/>
                  <w:color w:val="963634"/>
                  <w:sz w:val="20"/>
                  <w:szCs w:val="20"/>
                  <w:lang w:eastAsia="en-US"/>
                  <w:rPrChange w:id="3554" w:author="Bruno Sanchez-Andrade Nuno" w:date="2012-08-17T17:15:00Z">
                    <w:rPr>
                      <w:rFonts w:ascii="Calibri" w:eastAsia="Times New Roman" w:hAnsi="Calibri" w:cs="Times New Roman"/>
                      <w:color w:val="963634"/>
                      <w:sz w:val="24"/>
                      <w:szCs w:val="24"/>
                      <w:lang w:eastAsia="en-US"/>
                    </w:rPr>
                  </w:rPrChange>
                </w:rPr>
                <w:t>Ethiopia</w:t>
              </w:r>
            </w:ins>
          </w:p>
        </w:tc>
        <w:tc>
          <w:tcPr>
            <w:tcW w:w="1245" w:type="dxa"/>
            <w:tcBorders>
              <w:top w:val="nil"/>
              <w:left w:val="nil"/>
              <w:bottom w:val="nil"/>
              <w:right w:val="single" w:sz="4" w:space="0" w:color="auto"/>
            </w:tcBorders>
            <w:shd w:val="clear" w:color="auto" w:fill="auto"/>
            <w:noWrap/>
            <w:vAlign w:val="bottom"/>
            <w:hideMark/>
          </w:tcPr>
          <w:p w14:paraId="3B3F4ABA" w14:textId="77777777" w:rsidR="00BB4D99" w:rsidRPr="00017F27" w:rsidRDefault="00BB4D99" w:rsidP="00BB4D99">
            <w:pPr>
              <w:jc w:val="right"/>
              <w:rPr>
                <w:ins w:id="3555" w:author="Bruno Sanchez-Andrade Nuno" w:date="2012-08-17T17:13:00Z"/>
                <w:rFonts w:ascii="Calibri" w:eastAsia="Times New Roman" w:hAnsi="Calibri" w:cs="Times New Roman"/>
                <w:color w:val="963634"/>
                <w:sz w:val="20"/>
                <w:szCs w:val="20"/>
                <w:lang w:eastAsia="en-US"/>
                <w:rPrChange w:id="3556" w:author="Bruno Sanchez-Andrade Nuno" w:date="2012-08-17T17:15:00Z">
                  <w:rPr>
                    <w:ins w:id="3557" w:author="Bruno Sanchez-Andrade Nuno" w:date="2012-08-17T17:13:00Z"/>
                    <w:rFonts w:ascii="Calibri" w:eastAsia="Times New Roman" w:hAnsi="Calibri" w:cs="Times New Roman"/>
                    <w:color w:val="963634"/>
                    <w:sz w:val="24"/>
                    <w:szCs w:val="24"/>
                    <w:lang w:eastAsia="en-US"/>
                  </w:rPr>
                </w:rPrChange>
              </w:rPr>
            </w:pPr>
            <w:ins w:id="3558" w:author="Bruno Sanchez-Andrade Nuno" w:date="2012-08-17T17:13:00Z">
              <w:r w:rsidRPr="00017F27">
                <w:rPr>
                  <w:rFonts w:ascii="Calibri" w:eastAsia="Times New Roman" w:hAnsi="Calibri" w:cs="Times New Roman"/>
                  <w:color w:val="963634"/>
                  <w:sz w:val="20"/>
                  <w:szCs w:val="20"/>
                  <w:lang w:eastAsia="en-US"/>
                  <w:rPrChange w:id="3559" w:author="Bruno Sanchez-Andrade Nuno" w:date="2012-08-17T17:15:00Z">
                    <w:rPr>
                      <w:rFonts w:ascii="Calibri" w:eastAsia="Times New Roman" w:hAnsi="Calibri" w:cs="Times New Roman"/>
                      <w:color w:val="963634"/>
                      <w:sz w:val="24"/>
                      <w:szCs w:val="24"/>
                      <w:lang w:eastAsia="en-US"/>
                    </w:rPr>
                  </w:rPrChange>
                </w:rPr>
                <w:t>40.35</w:t>
              </w:r>
            </w:ins>
          </w:p>
        </w:tc>
        <w:tc>
          <w:tcPr>
            <w:tcW w:w="581" w:type="dxa"/>
            <w:tcBorders>
              <w:top w:val="nil"/>
              <w:left w:val="nil"/>
              <w:bottom w:val="nil"/>
              <w:right w:val="nil"/>
            </w:tcBorders>
            <w:shd w:val="clear" w:color="auto" w:fill="auto"/>
            <w:noWrap/>
            <w:vAlign w:val="bottom"/>
            <w:hideMark/>
          </w:tcPr>
          <w:p w14:paraId="06229B6A" w14:textId="77777777" w:rsidR="00BB4D99" w:rsidRPr="00017F27" w:rsidRDefault="00BB4D99" w:rsidP="00BB4D99">
            <w:pPr>
              <w:jc w:val="right"/>
              <w:rPr>
                <w:ins w:id="3560" w:author="Bruno Sanchez-Andrade Nuno" w:date="2012-08-17T17:13:00Z"/>
                <w:rFonts w:ascii="Calibri" w:eastAsia="Times New Roman" w:hAnsi="Calibri" w:cs="Times New Roman"/>
                <w:color w:val="E26B0A"/>
                <w:sz w:val="20"/>
                <w:szCs w:val="20"/>
                <w:lang w:eastAsia="en-US"/>
                <w:rPrChange w:id="3561" w:author="Bruno Sanchez-Andrade Nuno" w:date="2012-08-17T17:15:00Z">
                  <w:rPr>
                    <w:ins w:id="3562" w:author="Bruno Sanchez-Andrade Nuno" w:date="2012-08-17T17:13:00Z"/>
                    <w:rFonts w:ascii="Calibri" w:eastAsia="Times New Roman" w:hAnsi="Calibri" w:cs="Times New Roman"/>
                    <w:color w:val="E26B0A"/>
                    <w:sz w:val="24"/>
                    <w:szCs w:val="24"/>
                    <w:lang w:eastAsia="en-US"/>
                  </w:rPr>
                </w:rPrChange>
              </w:rPr>
            </w:pPr>
            <w:ins w:id="3563" w:author="Bruno Sanchez-Andrade Nuno" w:date="2012-08-17T17:13:00Z">
              <w:r w:rsidRPr="00017F27">
                <w:rPr>
                  <w:rFonts w:ascii="Calibri" w:eastAsia="Times New Roman" w:hAnsi="Calibri" w:cs="Times New Roman"/>
                  <w:color w:val="E26B0A"/>
                  <w:sz w:val="20"/>
                  <w:szCs w:val="20"/>
                  <w:lang w:eastAsia="en-US"/>
                  <w:rPrChange w:id="3564" w:author="Bruno Sanchez-Andrade Nuno" w:date="2012-08-17T17:15:00Z">
                    <w:rPr>
                      <w:rFonts w:ascii="Calibri" w:eastAsia="Times New Roman" w:hAnsi="Calibri" w:cs="Times New Roman"/>
                      <w:color w:val="E26B0A"/>
                      <w:sz w:val="24"/>
                      <w:szCs w:val="24"/>
                      <w:lang w:eastAsia="en-US"/>
                    </w:rPr>
                  </w:rPrChange>
                </w:rPr>
                <w:t>173</w:t>
              </w:r>
            </w:ins>
          </w:p>
        </w:tc>
        <w:tc>
          <w:tcPr>
            <w:tcW w:w="1414" w:type="dxa"/>
            <w:tcBorders>
              <w:top w:val="nil"/>
              <w:left w:val="nil"/>
              <w:bottom w:val="nil"/>
              <w:right w:val="nil"/>
            </w:tcBorders>
            <w:shd w:val="clear" w:color="auto" w:fill="auto"/>
            <w:noWrap/>
            <w:vAlign w:val="bottom"/>
            <w:hideMark/>
          </w:tcPr>
          <w:p w14:paraId="78B0DCD0" w14:textId="77777777" w:rsidR="00BB4D99" w:rsidRPr="00017F27" w:rsidRDefault="00BB4D99" w:rsidP="00BB4D99">
            <w:pPr>
              <w:rPr>
                <w:ins w:id="3565" w:author="Bruno Sanchez-Andrade Nuno" w:date="2012-08-17T17:13:00Z"/>
                <w:rFonts w:ascii="Calibri" w:eastAsia="Times New Roman" w:hAnsi="Calibri" w:cs="Times New Roman"/>
                <w:color w:val="E26B0A"/>
                <w:sz w:val="20"/>
                <w:szCs w:val="20"/>
                <w:lang w:eastAsia="en-US"/>
                <w:rPrChange w:id="3566" w:author="Bruno Sanchez-Andrade Nuno" w:date="2012-08-17T17:15:00Z">
                  <w:rPr>
                    <w:ins w:id="3567" w:author="Bruno Sanchez-Andrade Nuno" w:date="2012-08-17T17:13:00Z"/>
                    <w:rFonts w:ascii="Calibri" w:eastAsia="Times New Roman" w:hAnsi="Calibri" w:cs="Times New Roman"/>
                    <w:color w:val="E26B0A"/>
                    <w:sz w:val="24"/>
                    <w:szCs w:val="24"/>
                    <w:lang w:eastAsia="en-US"/>
                  </w:rPr>
                </w:rPrChange>
              </w:rPr>
            </w:pPr>
            <w:ins w:id="3568" w:author="Bruno Sanchez-Andrade Nuno" w:date="2012-08-17T17:13:00Z">
              <w:r w:rsidRPr="00017F27">
                <w:rPr>
                  <w:rFonts w:ascii="Calibri" w:eastAsia="Times New Roman" w:hAnsi="Calibri" w:cs="Times New Roman"/>
                  <w:color w:val="E26B0A"/>
                  <w:sz w:val="20"/>
                  <w:szCs w:val="20"/>
                  <w:lang w:eastAsia="en-US"/>
                  <w:rPrChange w:id="3569" w:author="Bruno Sanchez-Andrade Nuno" w:date="2012-08-17T17:15:00Z">
                    <w:rPr>
                      <w:rFonts w:ascii="Calibri" w:eastAsia="Times New Roman" w:hAnsi="Calibri" w:cs="Times New Roman"/>
                      <w:color w:val="E26B0A"/>
                      <w:sz w:val="24"/>
                      <w:szCs w:val="24"/>
                      <w:lang w:eastAsia="en-US"/>
                    </w:rPr>
                  </w:rPrChange>
                </w:rPr>
                <w:t>Zimbabwe</w:t>
              </w:r>
            </w:ins>
          </w:p>
        </w:tc>
        <w:tc>
          <w:tcPr>
            <w:tcW w:w="1260" w:type="dxa"/>
            <w:tcBorders>
              <w:top w:val="nil"/>
              <w:left w:val="nil"/>
              <w:bottom w:val="nil"/>
              <w:right w:val="single" w:sz="4" w:space="0" w:color="auto"/>
            </w:tcBorders>
            <w:shd w:val="clear" w:color="auto" w:fill="auto"/>
            <w:noWrap/>
            <w:vAlign w:val="bottom"/>
            <w:hideMark/>
          </w:tcPr>
          <w:p w14:paraId="34141751" w14:textId="77777777" w:rsidR="00BB4D99" w:rsidRPr="00017F27" w:rsidRDefault="00BB4D99" w:rsidP="00BB4D99">
            <w:pPr>
              <w:jc w:val="right"/>
              <w:rPr>
                <w:ins w:id="3570" w:author="Bruno Sanchez-Andrade Nuno" w:date="2012-08-17T17:13:00Z"/>
                <w:rFonts w:ascii="Calibri" w:eastAsia="Times New Roman" w:hAnsi="Calibri" w:cs="Times New Roman"/>
                <w:color w:val="E26B0A"/>
                <w:sz w:val="20"/>
                <w:szCs w:val="20"/>
                <w:lang w:eastAsia="en-US"/>
                <w:rPrChange w:id="3571" w:author="Bruno Sanchez-Andrade Nuno" w:date="2012-08-17T17:15:00Z">
                  <w:rPr>
                    <w:ins w:id="3572" w:author="Bruno Sanchez-Andrade Nuno" w:date="2012-08-17T17:13:00Z"/>
                    <w:rFonts w:ascii="Calibri" w:eastAsia="Times New Roman" w:hAnsi="Calibri" w:cs="Times New Roman"/>
                    <w:color w:val="E26B0A"/>
                    <w:sz w:val="24"/>
                    <w:szCs w:val="24"/>
                    <w:lang w:eastAsia="en-US"/>
                  </w:rPr>
                </w:rPrChange>
              </w:rPr>
            </w:pPr>
            <w:ins w:id="3573" w:author="Bruno Sanchez-Andrade Nuno" w:date="2012-08-17T17:13:00Z">
              <w:r w:rsidRPr="00017F27">
                <w:rPr>
                  <w:rFonts w:ascii="Calibri" w:eastAsia="Times New Roman" w:hAnsi="Calibri" w:cs="Times New Roman"/>
                  <w:color w:val="E26B0A"/>
                  <w:sz w:val="20"/>
                  <w:szCs w:val="20"/>
                  <w:lang w:eastAsia="en-US"/>
                  <w:rPrChange w:id="3574" w:author="Bruno Sanchez-Andrade Nuno" w:date="2012-08-17T17:15:00Z">
                    <w:rPr>
                      <w:rFonts w:ascii="Calibri" w:eastAsia="Times New Roman" w:hAnsi="Calibri" w:cs="Times New Roman"/>
                      <w:color w:val="E26B0A"/>
                      <w:sz w:val="24"/>
                      <w:szCs w:val="24"/>
                      <w:lang w:eastAsia="en-US"/>
                    </w:rPr>
                  </w:rPrChange>
                </w:rPr>
                <w:t>40.76</w:t>
              </w:r>
            </w:ins>
          </w:p>
        </w:tc>
        <w:tc>
          <w:tcPr>
            <w:tcW w:w="581" w:type="dxa"/>
            <w:tcBorders>
              <w:top w:val="nil"/>
              <w:left w:val="nil"/>
              <w:bottom w:val="nil"/>
              <w:right w:val="nil"/>
            </w:tcBorders>
            <w:shd w:val="clear" w:color="auto" w:fill="auto"/>
            <w:noWrap/>
            <w:vAlign w:val="bottom"/>
            <w:hideMark/>
          </w:tcPr>
          <w:p w14:paraId="01CF4CBB" w14:textId="77777777" w:rsidR="00BB4D99" w:rsidRPr="00017F27" w:rsidRDefault="00BB4D99" w:rsidP="00BB4D99">
            <w:pPr>
              <w:jc w:val="right"/>
              <w:rPr>
                <w:ins w:id="3575" w:author="Bruno Sanchez-Andrade Nuno" w:date="2012-08-17T17:13:00Z"/>
                <w:rFonts w:ascii="Calibri" w:eastAsia="Times New Roman" w:hAnsi="Calibri" w:cs="Times New Roman"/>
                <w:color w:val="000000"/>
                <w:sz w:val="20"/>
                <w:szCs w:val="20"/>
                <w:lang w:eastAsia="en-US"/>
                <w:rPrChange w:id="3576" w:author="Bruno Sanchez-Andrade Nuno" w:date="2012-08-17T17:15:00Z">
                  <w:rPr>
                    <w:ins w:id="3577" w:author="Bruno Sanchez-Andrade Nuno" w:date="2012-08-17T17:13:00Z"/>
                    <w:rFonts w:ascii="Calibri" w:eastAsia="Times New Roman" w:hAnsi="Calibri" w:cs="Times New Roman"/>
                    <w:color w:val="000000"/>
                    <w:sz w:val="24"/>
                    <w:szCs w:val="24"/>
                    <w:lang w:eastAsia="en-US"/>
                  </w:rPr>
                </w:rPrChange>
              </w:rPr>
            </w:pPr>
            <w:ins w:id="3578" w:author="Bruno Sanchez-Andrade Nuno" w:date="2012-08-17T17:13:00Z">
              <w:r w:rsidRPr="00017F27">
                <w:rPr>
                  <w:rFonts w:ascii="Calibri" w:eastAsia="Times New Roman" w:hAnsi="Calibri" w:cs="Times New Roman"/>
                  <w:color w:val="000000"/>
                  <w:sz w:val="20"/>
                  <w:szCs w:val="20"/>
                  <w:lang w:eastAsia="en-US"/>
                  <w:rPrChange w:id="3579" w:author="Bruno Sanchez-Andrade Nuno" w:date="2012-08-17T17:15:00Z">
                    <w:rPr>
                      <w:rFonts w:ascii="Calibri" w:eastAsia="Times New Roman" w:hAnsi="Calibri" w:cs="Times New Roman"/>
                      <w:color w:val="000000"/>
                      <w:sz w:val="24"/>
                      <w:szCs w:val="24"/>
                      <w:lang w:eastAsia="en-US"/>
                    </w:rPr>
                  </w:rPrChange>
                </w:rPr>
                <w:t>173</w:t>
              </w:r>
            </w:ins>
          </w:p>
        </w:tc>
        <w:tc>
          <w:tcPr>
            <w:tcW w:w="1449" w:type="dxa"/>
            <w:tcBorders>
              <w:top w:val="nil"/>
              <w:left w:val="nil"/>
              <w:bottom w:val="nil"/>
              <w:right w:val="nil"/>
            </w:tcBorders>
            <w:shd w:val="clear" w:color="auto" w:fill="auto"/>
            <w:noWrap/>
            <w:vAlign w:val="bottom"/>
            <w:hideMark/>
          </w:tcPr>
          <w:p w14:paraId="08BF4E4B" w14:textId="77777777" w:rsidR="00BB4D99" w:rsidRPr="00017F27" w:rsidRDefault="00BB4D99" w:rsidP="00BB4D99">
            <w:pPr>
              <w:rPr>
                <w:ins w:id="3580" w:author="Bruno Sanchez-Andrade Nuno" w:date="2012-08-17T17:13:00Z"/>
                <w:rFonts w:ascii="Calibri" w:eastAsia="Times New Roman" w:hAnsi="Calibri" w:cs="Times New Roman"/>
                <w:color w:val="31869B"/>
                <w:sz w:val="20"/>
                <w:szCs w:val="20"/>
                <w:lang w:eastAsia="en-US"/>
                <w:rPrChange w:id="3581" w:author="Bruno Sanchez-Andrade Nuno" w:date="2012-08-17T17:15:00Z">
                  <w:rPr>
                    <w:ins w:id="3582" w:author="Bruno Sanchez-Andrade Nuno" w:date="2012-08-17T17:13:00Z"/>
                    <w:rFonts w:ascii="Calibri" w:eastAsia="Times New Roman" w:hAnsi="Calibri" w:cs="Times New Roman"/>
                    <w:color w:val="31869B"/>
                    <w:sz w:val="24"/>
                    <w:szCs w:val="24"/>
                    <w:lang w:eastAsia="en-US"/>
                  </w:rPr>
                </w:rPrChange>
              </w:rPr>
            </w:pPr>
            <w:ins w:id="3583" w:author="Bruno Sanchez-Andrade Nuno" w:date="2012-08-17T17:13:00Z">
              <w:r w:rsidRPr="00017F27">
                <w:rPr>
                  <w:rFonts w:ascii="Calibri" w:eastAsia="Times New Roman" w:hAnsi="Calibri" w:cs="Times New Roman"/>
                  <w:color w:val="31869B"/>
                  <w:sz w:val="20"/>
                  <w:szCs w:val="20"/>
                  <w:lang w:eastAsia="en-US"/>
                  <w:rPrChange w:id="3584" w:author="Bruno Sanchez-Andrade Nuno" w:date="2012-08-17T17:15:00Z">
                    <w:rPr>
                      <w:rFonts w:ascii="Calibri" w:eastAsia="Times New Roman" w:hAnsi="Calibri" w:cs="Times New Roman"/>
                      <w:color w:val="31869B"/>
                      <w:sz w:val="24"/>
                      <w:szCs w:val="24"/>
                      <w:lang w:eastAsia="en-US"/>
                    </w:rPr>
                  </w:rPrChange>
                </w:rPr>
                <w:t>Chad</w:t>
              </w:r>
            </w:ins>
          </w:p>
        </w:tc>
        <w:tc>
          <w:tcPr>
            <w:tcW w:w="1210" w:type="dxa"/>
            <w:tcBorders>
              <w:top w:val="nil"/>
              <w:left w:val="nil"/>
              <w:bottom w:val="nil"/>
              <w:right w:val="single" w:sz="4" w:space="0" w:color="auto"/>
            </w:tcBorders>
            <w:shd w:val="clear" w:color="auto" w:fill="auto"/>
            <w:noWrap/>
            <w:vAlign w:val="bottom"/>
            <w:hideMark/>
          </w:tcPr>
          <w:p w14:paraId="2E2B5B1B" w14:textId="77777777" w:rsidR="00BB4D99" w:rsidRPr="00017F27" w:rsidRDefault="00BB4D99" w:rsidP="00BB4D99">
            <w:pPr>
              <w:jc w:val="right"/>
              <w:rPr>
                <w:ins w:id="3585" w:author="Bruno Sanchez-Andrade Nuno" w:date="2012-08-17T17:13:00Z"/>
                <w:rFonts w:ascii="Calibri" w:eastAsia="Times New Roman" w:hAnsi="Calibri" w:cs="Times New Roman"/>
                <w:color w:val="31869B"/>
                <w:sz w:val="20"/>
                <w:szCs w:val="20"/>
                <w:lang w:eastAsia="en-US"/>
                <w:rPrChange w:id="3586" w:author="Bruno Sanchez-Andrade Nuno" w:date="2012-08-17T17:15:00Z">
                  <w:rPr>
                    <w:ins w:id="3587" w:author="Bruno Sanchez-Andrade Nuno" w:date="2012-08-17T17:13:00Z"/>
                    <w:rFonts w:ascii="Calibri" w:eastAsia="Times New Roman" w:hAnsi="Calibri" w:cs="Times New Roman"/>
                    <w:color w:val="31869B"/>
                    <w:sz w:val="24"/>
                    <w:szCs w:val="24"/>
                    <w:lang w:eastAsia="en-US"/>
                  </w:rPr>
                </w:rPrChange>
              </w:rPr>
            </w:pPr>
            <w:ins w:id="3588" w:author="Bruno Sanchez-Andrade Nuno" w:date="2012-08-17T17:13:00Z">
              <w:r w:rsidRPr="00017F27">
                <w:rPr>
                  <w:rFonts w:ascii="Calibri" w:eastAsia="Times New Roman" w:hAnsi="Calibri" w:cs="Times New Roman"/>
                  <w:color w:val="31869B"/>
                  <w:sz w:val="20"/>
                  <w:szCs w:val="20"/>
                  <w:lang w:eastAsia="en-US"/>
                  <w:rPrChange w:id="3589" w:author="Bruno Sanchez-Andrade Nuno" w:date="2012-08-17T17:15:00Z">
                    <w:rPr>
                      <w:rFonts w:ascii="Calibri" w:eastAsia="Times New Roman" w:hAnsi="Calibri" w:cs="Times New Roman"/>
                      <w:color w:val="31869B"/>
                      <w:sz w:val="24"/>
                      <w:szCs w:val="24"/>
                      <w:lang w:eastAsia="en-US"/>
                    </w:rPr>
                  </w:rPrChange>
                </w:rPr>
                <w:t>41.04</w:t>
              </w:r>
            </w:ins>
          </w:p>
        </w:tc>
      </w:tr>
      <w:tr w:rsidR="00017F27" w:rsidRPr="00017F27" w14:paraId="2094B2FA" w14:textId="77777777" w:rsidTr="00017F27">
        <w:trPr>
          <w:trHeight w:val="300"/>
          <w:ins w:id="3590"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184F47B7" w14:textId="77777777" w:rsidR="00BB4D99" w:rsidRPr="00017F27" w:rsidRDefault="00BB4D99" w:rsidP="00BB4D99">
            <w:pPr>
              <w:jc w:val="right"/>
              <w:rPr>
                <w:ins w:id="3591" w:author="Bruno Sanchez-Andrade Nuno" w:date="2012-08-17T17:13:00Z"/>
                <w:rFonts w:ascii="Calibri" w:eastAsia="Times New Roman" w:hAnsi="Calibri" w:cs="Times New Roman"/>
                <w:color w:val="963634"/>
                <w:sz w:val="20"/>
                <w:szCs w:val="20"/>
                <w:lang w:eastAsia="en-US"/>
                <w:rPrChange w:id="3592" w:author="Bruno Sanchez-Andrade Nuno" w:date="2012-08-17T17:15:00Z">
                  <w:rPr>
                    <w:ins w:id="3593" w:author="Bruno Sanchez-Andrade Nuno" w:date="2012-08-17T17:13:00Z"/>
                    <w:rFonts w:ascii="Calibri" w:eastAsia="Times New Roman" w:hAnsi="Calibri" w:cs="Times New Roman"/>
                    <w:color w:val="963634"/>
                    <w:sz w:val="24"/>
                    <w:szCs w:val="24"/>
                    <w:lang w:eastAsia="en-US"/>
                  </w:rPr>
                </w:rPrChange>
              </w:rPr>
            </w:pPr>
            <w:ins w:id="3594" w:author="Bruno Sanchez-Andrade Nuno" w:date="2012-08-17T17:13:00Z">
              <w:r w:rsidRPr="00017F27">
                <w:rPr>
                  <w:rFonts w:ascii="Calibri" w:eastAsia="Times New Roman" w:hAnsi="Calibri" w:cs="Times New Roman"/>
                  <w:color w:val="963634"/>
                  <w:sz w:val="20"/>
                  <w:szCs w:val="20"/>
                  <w:lang w:eastAsia="en-US"/>
                  <w:rPrChange w:id="3595" w:author="Bruno Sanchez-Andrade Nuno" w:date="2012-08-17T17:15:00Z">
                    <w:rPr>
                      <w:rFonts w:ascii="Calibri" w:eastAsia="Times New Roman" w:hAnsi="Calibri" w:cs="Times New Roman"/>
                      <w:color w:val="963634"/>
                      <w:sz w:val="24"/>
                      <w:szCs w:val="24"/>
                      <w:lang w:eastAsia="en-US"/>
                    </w:rPr>
                  </w:rPrChange>
                </w:rPr>
                <w:t>158</w:t>
              </w:r>
            </w:ins>
          </w:p>
        </w:tc>
        <w:tc>
          <w:tcPr>
            <w:tcW w:w="1399" w:type="dxa"/>
            <w:tcBorders>
              <w:top w:val="nil"/>
              <w:left w:val="nil"/>
              <w:bottom w:val="nil"/>
              <w:right w:val="nil"/>
            </w:tcBorders>
            <w:shd w:val="clear" w:color="F2DCDB" w:fill="F2DCDB"/>
            <w:noWrap/>
            <w:vAlign w:val="bottom"/>
            <w:hideMark/>
          </w:tcPr>
          <w:p w14:paraId="347EE796" w14:textId="77777777" w:rsidR="00BB4D99" w:rsidRPr="00017F27" w:rsidRDefault="00BB4D99" w:rsidP="00BB4D99">
            <w:pPr>
              <w:rPr>
                <w:ins w:id="3596" w:author="Bruno Sanchez-Andrade Nuno" w:date="2012-08-17T17:13:00Z"/>
                <w:rFonts w:ascii="Calibri" w:eastAsia="Times New Roman" w:hAnsi="Calibri" w:cs="Times New Roman"/>
                <w:color w:val="963634"/>
                <w:sz w:val="20"/>
                <w:szCs w:val="20"/>
                <w:lang w:eastAsia="en-US"/>
                <w:rPrChange w:id="3597" w:author="Bruno Sanchez-Andrade Nuno" w:date="2012-08-17T17:15:00Z">
                  <w:rPr>
                    <w:ins w:id="3598" w:author="Bruno Sanchez-Andrade Nuno" w:date="2012-08-17T17:13:00Z"/>
                    <w:rFonts w:ascii="Calibri" w:eastAsia="Times New Roman" w:hAnsi="Calibri" w:cs="Times New Roman"/>
                    <w:color w:val="963634"/>
                    <w:sz w:val="24"/>
                    <w:szCs w:val="24"/>
                    <w:lang w:eastAsia="en-US"/>
                  </w:rPr>
                </w:rPrChange>
              </w:rPr>
            </w:pPr>
            <w:ins w:id="3599" w:author="Bruno Sanchez-Andrade Nuno" w:date="2012-08-17T17:13:00Z">
              <w:r w:rsidRPr="00017F27">
                <w:rPr>
                  <w:rFonts w:ascii="Calibri" w:eastAsia="Times New Roman" w:hAnsi="Calibri" w:cs="Times New Roman"/>
                  <w:color w:val="963634"/>
                  <w:sz w:val="20"/>
                  <w:szCs w:val="20"/>
                  <w:lang w:eastAsia="en-US"/>
                  <w:rPrChange w:id="3600" w:author="Bruno Sanchez-Andrade Nuno" w:date="2012-08-17T17:15:00Z">
                    <w:rPr>
                      <w:rFonts w:ascii="Calibri" w:eastAsia="Times New Roman" w:hAnsi="Calibri" w:cs="Times New Roman"/>
                      <w:color w:val="963634"/>
                      <w:sz w:val="24"/>
                      <w:szCs w:val="24"/>
                      <w:lang w:eastAsia="en-US"/>
                    </w:rPr>
                  </w:rPrChange>
                </w:rPr>
                <w:t>Chad</w:t>
              </w:r>
            </w:ins>
          </w:p>
        </w:tc>
        <w:tc>
          <w:tcPr>
            <w:tcW w:w="1245" w:type="dxa"/>
            <w:tcBorders>
              <w:top w:val="nil"/>
              <w:left w:val="nil"/>
              <w:bottom w:val="nil"/>
              <w:right w:val="single" w:sz="4" w:space="0" w:color="auto"/>
            </w:tcBorders>
            <w:shd w:val="clear" w:color="F2DCDB" w:fill="F2DCDB"/>
            <w:noWrap/>
            <w:vAlign w:val="bottom"/>
            <w:hideMark/>
          </w:tcPr>
          <w:p w14:paraId="03873080" w14:textId="77777777" w:rsidR="00BB4D99" w:rsidRPr="00017F27" w:rsidRDefault="00BB4D99" w:rsidP="00BB4D99">
            <w:pPr>
              <w:jc w:val="right"/>
              <w:rPr>
                <w:ins w:id="3601" w:author="Bruno Sanchez-Andrade Nuno" w:date="2012-08-17T17:13:00Z"/>
                <w:rFonts w:ascii="Calibri" w:eastAsia="Times New Roman" w:hAnsi="Calibri" w:cs="Times New Roman"/>
                <w:color w:val="963634"/>
                <w:sz w:val="20"/>
                <w:szCs w:val="20"/>
                <w:lang w:eastAsia="en-US"/>
                <w:rPrChange w:id="3602" w:author="Bruno Sanchez-Andrade Nuno" w:date="2012-08-17T17:15:00Z">
                  <w:rPr>
                    <w:ins w:id="3603" w:author="Bruno Sanchez-Andrade Nuno" w:date="2012-08-17T17:13:00Z"/>
                    <w:rFonts w:ascii="Calibri" w:eastAsia="Times New Roman" w:hAnsi="Calibri" w:cs="Times New Roman"/>
                    <w:color w:val="963634"/>
                    <w:sz w:val="24"/>
                    <w:szCs w:val="24"/>
                    <w:lang w:eastAsia="en-US"/>
                  </w:rPr>
                </w:rPrChange>
              </w:rPr>
            </w:pPr>
            <w:ins w:id="3604" w:author="Bruno Sanchez-Andrade Nuno" w:date="2012-08-17T17:13:00Z">
              <w:r w:rsidRPr="00017F27">
                <w:rPr>
                  <w:rFonts w:ascii="Calibri" w:eastAsia="Times New Roman" w:hAnsi="Calibri" w:cs="Times New Roman"/>
                  <w:color w:val="963634"/>
                  <w:sz w:val="20"/>
                  <w:szCs w:val="20"/>
                  <w:lang w:eastAsia="en-US"/>
                  <w:rPrChange w:id="3605" w:author="Bruno Sanchez-Andrade Nuno" w:date="2012-08-17T17:15:00Z">
                    <w:rPr>
                      <w:rFonts w:ascii="Calibri" w:eastAsia="Times New Roman" w:hAnsi="Calibri" w:cs="Times New Roman"/>
                      <w:color w:val="963634"/>
                      <w:sz w:val="24"/>
                      <w:szCs w:val="24"/>
                      <w:lang w:eastAsia="en-US"/>
                    </w:rPr>
                  </w:rPrChange>
                </w:rPr>
                <w:t>38.43</w:t>
              </w:r>
            </w:ins>
          </w:p>
        </w:tc>
        <w:tc>
          <w:tcPr>
            <w:tcW w:w="581" w:type="dxa"/>
            <w:tcBorders>
              <w:top w:val="nil"/>
              <w:left w:val="nil"/>
              <w:bottom w:val="nil"/>
              <w:right w:val="nil"/>
            </w:tcBorders>
            <w:shd w:val="clear" w:color="FDE9D9" w:fill="FDE9D9"/>
            <w:noWrap/>
            <w:vAlign w:val="bottom"/>
            <w:hideMark/>
          </w:tcPr>
          <w:p w14:paraId="745C4B28" w14:textId="77777777" w:rsidR="00BB4D99" w:rsidRPr="00017F27" w:rsidRDefault="00BB4D99" w:rsidP="00BB4D99">
            <w:pPr>
              <w:jc w:val="right"/>
              <w:rPr>
                <w:ins w:id="3606" w:author="Bruno Sanchez-Andrade Nuno" w:date="2012-08-17T17:13:00Z"/>
                <w:rFonts w:ascii="Calibri" w:eastAsia="Times New Roman" w:hAnsi="Calibri" w:cs="Times New Roman"/>
                <w:color w:val="E26B0A"/>
                <w:sz w:val="20"/>
                <w:szCs w:val="20"/>
                <w:lang w:eastAsia="en-US"/>
                <w:rPrChange w:id="3607" w:author="Bruno Sanchez-Andrade Nuno" w:date="2012-08-17T17:15:00Z">
                  <w:rPr>
                    <w:ins w:id="3608" w:author="Bruno Sanchez-Andrade Nuno" w:date="2012-08-17T17:13:00Z"/>
                    <w:rFonts w:ascii="Calibri" w:eastAsia="Times New Roman" w:hAnsi="Calibri" w:cs="Times New Roman"/>
                    <w:color w:val="E26B0A"/>
                    <w:sz w:val="24"/>
                    <w:szCs w:val="24"/>
                    <w:lang w:eastAsia="en-US"/>
                  </w:rPr>
                </w:rPrChange>
              </w:rPr>
            </w:pPr>
            <w:ins w:id="3609" w:author="Bruno Sanchez-Andrade Nuno" w:date="2012-08-17T17:13:00Z">
              <w:r w:rsidRPr="00017F27">
                <w:rPr>
                  <w:rFonts w:ascii="Calibri" w:eastAsia="Times New Roman" w:hAnsi="Calibri" w:cs="Times New Roman"/>
                  <w:color w:val="E26B0A"/>
                  <w:sz w:val="20"/>
                  <w:szCs w:val="20"/>
                  <w:lang w:eastAsia="en-US"/>
                  <w:rPrChange w:id="3610" w:author="Bruno Sanchez-Andrade Nuno" w:date="2012-08-17T17:15:00Z">
                    <w:rPr>
                      <w:rFonts w:ascii="Calibri" w:eastAsia="Times New Roman" w:hAnsi="Calibri" w:cs="Times New Roman"/>
                      <w:color w:val="E26B0A"/>
                      <w:sz w:val="24"/>
                      <w:szCs w:val="24"/>
                      <w:lang w:eastAsia="en-US"/>
                    </w:rPr>
                  </w:rPrChange>
                </w:rPr>
                <w:t>174</w:t>
              </w:r>
            </w:ins>
          </w:p>
        </w:tc>
        <w:tc>
          <w:tcPr>
            <w:tcW w:w="1414" w:type="dxa"/>
            <w:tcBorders>
              <w:top w:val="nil"/>
              <w:left w:val="nil"/>
              <w:bottom w:val="nil"/>
              <w:right w:val="nil"/>
            </w:tcBorders>
            <w:shd w:val="clear" w:color="FDE9D9" w:fill="FDE9D9"/>
            <w:noWrap/>
            <w:vAlign w:val="bottom"/>
            <w:hideMark/>
          </w:tcPr>
          <w:p w14:paraId="13BC2144" w14:textId="77777777" w:rsidR="00BB4D99" w:rsidRPr="00017F27" w:rsidRDefault="00BB4D99" w:rsidP="00BB4D99">
            <w:pPr>
              <w:rPr>
                <w:ins w:id="3611" w:author="Bruno Sanchez-Andrade Nuno" w:date="2012-08-17T17:13:00Z"/>
                <w:rFonts w:ascii="Calibri" w:eastAsia="Times New Roman" w:hAnsi="Calibri" w:cs="Times New Roman"/>
                <w:color w:val="E26B0A"/>
                <w:sz w:val="20"/>
                <w:szCs w:val="20"/>
                <w:lang w:eastAsia="en-US"/>
                <w:rPrChange w:id="3612" w:author="Bruno Sanchez-Andrade Nuno" w:date="2012-08-17T17:15:00Z">
                  <w:rPr>
                    <w:ins w:id="3613" w:author="Bruno Sanchez-Andrade Nuno" w:date="2012-08-17T17:13:00Z"/>
                    <w:rFonts w:ascii="Calibri" w:eastAsia="Times New Roman" w:hAnsi="Calibri" w:cs="Times New Roman"/>
                    <w:color w:val="E26B0A"/>
                    <w:sz w:val="24"/>
                    <w:szCs w:val="24"/>
                    <w:lang w:eastAsia="en-US"/>
                  </w:rPr>
                </w:rPrChange>
              </w:rPr>
            </w:pPr>
            <w:ins w:id="3614" w:author="Bruno Sanchez-Andrade Nuno" w:date="2012-08-17T17:13:00Z">
              <w:r w:rsidRPr="00017F27">
                <w:rPr>
                  <w:rFonts w:ascii="Calibri" w:eastAsia="Times New Roman" w:hAnsi="Calibri" w:cs="Times New Roman"/>
                  <w:color w:val="E26B0A"/>
                  <w:sz w:val="20"/>
                  <w:szCs w:val="20"/>
                  <w:lang w:eastAsia="en-US"/>
                  <w:rPrChange w:id="3615" w:author="Bruno Sanchez-Andrade Nuno" w:date="2012-08-17T17:15:00Z">
                    <w:rPr>
                      <w:rFonts w:ascii="Calibri" w:eastAsia="Times New Roman" w:hAnsi="Calibri" w:cs="Times New Roman"/>
                      <w:color w:val="E26B0A"/>
                      <w:sz w:val="24"/>
                      <w:szCs w:val="24"/>
                      <w:lang w:eastAsia="en-US"/>
                    </w:rPr>
                  </w:rPrChange>
                </w:rPr>
                <w:t>Burundi</w:t>
              </w:r>
            </w:ins>
          </w:p>
        </w:tc>
        <w:tc>
          <w:tcPr>
            <w:tcW w:w="1260" w:type="dxa"/>
            <w:tcBorders>
              <w:top w:val="nil"/>
              <w:left w:val="nil"/>
              <w:bottom w:val="nil"/>
              <w:right w:val="single" w:sz="4" w:space="0" w:color="auto"/>
            </w:tcBorders>
            <w:shd w:val="clear" w:color="FDE9D9" w:fill="FDE9D9"/>
            <w:noWrap/>
            <w:vAlign w:val="bottom"/>
            <w:hideMark/>
          </w:tcPr>
          <w:p w14:paraId="3354D830" w14:textId="77777777" w:rsidR="00BB4D99" w:rsidRPr="00017F27" w:rsidRDefault="00BB4D99" w:rsidP="00BB4D99">
            <w:pPr>
              <w:jc w:val="right"/>
              <w:rPr>
                <w:ins w:id="3616" w:author="Bruno Sanchez-Andrade Nuno" w:date="2012-08-17T17:13:00Z"/>
                <w:rFonts w:ascii="Calibri" w:eastAsia="Times New Roman" w:hAnsi="Calibri" w:cs="Times New Roman"/>
                <w:color w:val="E26B0A"/>
                <w:sz w:val="20"/>
                <w:szCs w:val="20"/>
                <w:lang w:eastAsia="en-US"/>
                <w:rPrChange w:id="3617" w:author="Bruno Sanchez-Andrade Nuno" w:date="2012-08-17T17:15:00Z">
                  <w:rPr>
                    <w:ins w:id="3618" w:author="Bruno Sanchez-Andrade Nuno" w:date="2012-08-17T17:13:00Z"/>
                    <w:rFonts w:ascii="Calibri" w:eastAsia="Times New Roman" w:hAnsi="Calibri" w:cs="Times New Roman"/>
                    <w:color w:val="E26B0A"/>
                    <w:sz w:val="24"/>
                    <w:szCs w:val="24"/>
                    <w:lang w:eastAsia="en-US"/>
                  </w:rPr>
                </w:rPrChange>
              </w:rPr>
            </w:pPr>
            <w:ins w:id="3619" w:author="Bruno Sanchez-Andrade Nuno" w:date="2012-08-17T17:13:00Z">
              <w:r w:rsidRPr="00017F27">
                <w:rPr>
                  <w:rFonts w:ascii="Calibri" w:eastAsia="Times New Roman" w:hAnsi="Calibri" w:cs="Times New Roman"/>
                  <w:color w:val="E26B0A"/>
                  <w:sz w:val="20"/>
                  <w:szCs w:val="20"/>
                  <w:lang w:eastAsia="en-US"/>
                  <w:rPrChange w:id="3620" w:author="Bruno Sanchez-Andrade Nuno" w:date="2012-08-17T17:15:00Z">
                    <w:rPr>
                      <w:rFonts w:ascii="Calibri" w:eastAsia="Times New Roman" w:hAnsi="Calibri" w:cs="Times New Roman"/>
                      <w:color w:val="E26B0A"/>
                      <w:sz w:val="24"/>
                      <w:szCs w:val="24"/>
                      <w:lang w:eastAsia="en-US"/>
                    </w:rPr>
                  </w:rPrChange>
                </w:rPr>
                <w:t>40.45</w:t>
              </w:r>
            </w:ins>
          </w:p>
        </w:tc>
        <w:tc>
          <w:tcPr>
            <w:tcW w:w="581" w:type="dxa"/>
            <w:tcBorders>
              <w:top w:val="nil"/>
              <w:left w:val="nil"/>
              <w:bottom w:val="nil"/>
              <w:right w:val="nil"/>
            </w:tcBorders>
            <w:shd w:val="clear" w:color="DAEEF3" w:fill="DAEEF3"/>
            <w:noWrap/>
            <w:vAlign w:val="bottom"/>
            <w:hideMark/>
          </w:tcPr>
          <w:p w14:paraId="58F682E7" w14:textId="77777777" w:rsidR="00BB4D99" w:rsidRPr="00017F27" w:rsidRDefault="00BB4D99" w:rsidP="00BB4D99">
            <w:pPr>
              <w:jc w:val="right"/>
              <w:rPr>
                <w:ins w:id="3621" w:author="Bruno Sanchez-Andrade Nuno" w:date="2012-08-17T17:13:00Z"/>
                <w:rFonts w:ascii="Calibri" w:eastAsia="Times New Roman" w:hAnsi="Calibri" w:cs="Times New Roman"/>
                <w:color w:val="000000"/>
                <w:sz w:val="20"/>
                <w:szCs w:val="20"/>
                <w:lang w:eastAsia="en-US"/>
                <w:rPrChange w:id="3622" w:author="Bruno Sanchez-Andrade Nuno" w:date="2012-08-17T17:15:00Z">
                  <w:rPr>
                    <w:ins w:id="3623" w:author="Bruno Sanchez-Andrade Nuno" w:date="2012-08-17T17:13:00Z"/>
                    <w:rFonts w:ascii="Calibri" w:eastAsia="Times New Roman" w:hAnsi="Calibri" w:cs="Times New Roman"/>
                    <w:color w:val="000000"/>
                    <w:sz w:val="24"/>
                    <w:szCs w:val="24"/>
                    <w:lang w:eastAsia="en-US"/>
                  </w:rPr>
                </w:rPrChange>
              </w:rPr>
            </w:pPr>
            <w:ins w:id="3624" w:author="Bruno Sanchez-Andrade Nuno" w:date="2012-08-17T17:13:00Z">
              <w:r w:rsidRPr="00017F27">
                <w:rPr>
                  <w:rFonts w:ascii="Calibri" w:eastAsia="Times New Roman" w:hAnsi="Calibri" w:cs="Times New Roman"/>
                  <w:color w:val="000000"/>
                  <w:sz w:val="20"/>
                  <w:szCs w:val="20"/>
                  <w:lang w:eastAsia="en-US"/>
                  <w:rPrChange w:id="3625" w:author="Bruno Sanchez-Andrade Nuno" w:date="2012-08-17T17:15:00Z">
                    <w:rPr>
                      <w:rFonts w:ascii="Calibri" w:eastAsia="Times New Roman" w:hAnsi="Calibri" w:cs="Times New Roman"/>
                      <w:color w:val="000000"/>
                      <w:sz w:val="24"/>
                      <w:szCs w:val="24"/>
                      <w:lang w:eastAsia="en-US"/>
                    </w:rPr>
                  </w:rPrChange>
                </w:rPr>
                <w:t>174</w:t>
              </w:r>
            </w:ins>
          </w:p>
        </w:tc>
        <w:tc>
          <w:tcPr>
            <w:tcW w:w="1449" w:type="dxa"/>
            <w:tcBorders>
              <w:top w:val="nil"/>
              <w:left w:val="nil"/>
              <w:bottom w:val="nil"/>
              <w:right w:val="nil"/>
            </w:tcBorders>
            <w:shd w:val="clear" w:color="DAEEF3" w:fill="DAEEF3"/>
            <w:noWrap/>
            <w:vAlign w:val="bottom"/>
            <w:hideMark/>
          </w:tcPr>
          <w:p w14:paraId="0408AD1E" w14:textId="77777777" w:rsidR="00BB4D99" w:rsidRPr="00017F27" w:rsidRDefault="00BB4D99" w:rsidP="00BB4D99">
            <w:pPr>
              <w:rPr>
                <w:ins w:id="3626" w:author="Bruno Sanchez-Andrade Nuno" w:date="2012-08-17T17:13:00Z"/>
                <w:rFonts w:ascii="Calibri" w:eastAsia="Times New Roman" w:hAnsi="Calibri" w:cs="Times New Roman"/>
                <w:color w:val="31869B"/>
                <w:sz w:val="20"/>
                <w:szCs w:val="20"/>
                <w:lang w:eastAsia="en-US"/>
                <w:rPrChange w:id="3627" w:author="Bruno Sanchez-Andrade Nuno" w:date="2012-08-17T17:15:00Z">
                  <w:rPr>
                    <w:ins w:id="3628" w:author="Bruno Sanchez-Andrade Nuno" w:date="2012-08-17T17:13:00Z"/>
                    <w:rFonts w:ascii="Calibri" w:eastAsia="Times New Roman" w:hAnsi="Calibri" w:cs="Times New Roman"/>
                    <w:color w:val="31869B"/>
                    <w:sz w:val="24"/>
                    <w:szCs w:val="24"/>
                    <w:lang w:eastAsia="en-US"/>
                  </w:rPr>
                </w:rPrChange>
              </w:rPr>
            </w:pPr>
            <w:ins w:id="3629" w:author="Bruno Sanchez-Andrade Nuno" w:date="2012-08-17T17:13:00Z">
              <w:r w:rsidRPr="00017F27">
                <w:rPr>
                  <w:rFonts w:ascii="Calibri" w:eastAsia="Times New Roman" w:hAnsi="Calibri" w:cs="Times New Roman"/>
                  <w:color w:val="31869B"/>
                  <w:sz w:val="20"/>
                  <w:szCs w:val="20"/>
                  <w:lang w:eastAsia="en-US"/>
                  <w:rPrChange w:id="3630" w:author="Bruno Sanchez-Andrade Nuno" w:date="2012-08-17T17:15:00Z">
                    <w:rPr>
                      <w:rFonts w:ascii="Calibri" w:eastAsia="Times New Roman" w:hAnsi="Calibri" w:cs="Times New Roman"/>
                      <w:color w:val="31869B"/>
                      <w:sz w:val="24"/>
                      <w:szCs w:val="24"/>
                      <w:lang w:eastAsia="en-US"/>
                    </w:rPr>
                  </w:rPrChange>
                </w:rPr>
                <w:t>Burundi</w:t>
              </w:r>
            </w:ins>
          </w:p>
        </w:tc>
        <w:tc>
          <w:tcPr>
            <w:tcW w:w="1210" w:type="dxa"/>
            <w:tcBorders>
              <w:top w:val="nil"/>
              <w:left w:val="nil"/>
              <w:bottom w:val="nil"/>
              <w:right w:val="single" w:sz="4" w:space="0" w:color="auto"/>
            </w:tcBorders>
            <w:shd w:val="clear" w:color="DAEEF3" w:fill="DAEEF3"/>
            <w:noWrap/>
            <w:vAlign w:val="bottom"/>
            <w:hideMark/>
          </w:tcPr>
          <w:p w14:paraId="5BE5F92A" w14:textId="77777777" w:rsidR="00BB4D99" w:rsidRPr="00017F27" w:rsidRDefault="00BB4D99" w:rsidP="00BB4D99">
            <w:pPr>
              <w:jc w:val="right"/>
              <w:rPr>
                <w:ins w:id="3631" w:author="Bruno Sanchez-Andrade Nuno" w:date="2012-08-17T17:13:00Z"/>
                <w:rFonts w:ascii="Calibri" w:eastAsia="Times New Roman" w:hAnsi="Calibri" w:cs="Times New Roman"/>
                <w:color w:val="31869B"/>
                <w:sz w:val="20"/>
                <w:szCs w:val="20"/>
                <w:lang w:eastAsia="en-US"/>
                <w:rPrChange w:id="3632" w:author="Bruno Sanchez-Andrade Nuno" w:date="2012-08-17T17:15:00Z">
                  <w:rPr>
                    <w:ins w:id="3633" w:author="Bruno Sanchez-Andrade Nuno" w:date="2012-08-17T17:13:00Z"/>
                    <w:rFonts w:ascii="Calibri" w:eastAsia="Times New Roman" w:hAnsi="Calibri" w:cs="Times New Roman"/>
                    <w:color w:val="31869B"/>
                    <w:sz w:val="24"/>
                    <w:szCs w:val="24"/>
                    <w:lang w:eastAsia="en-US"/>
                  </w:rPr>
                </w:rPrChange>
              </w:rPr>
            </w:pPr>
            <w:ins w:id="3634" w:author="Bruno Sanchez-Andrade Nuno" w:date="2012-08-17T17:13:00Z">
              <w:r w:rsidRPr="00017F27">
                <w:rPr>
                  <w:rFonts w:ascii="Calibri" w:eastAsia="Times New Roman" w:hAnsi="Calibri" w:cs="Times New Roman"/>
                  <w:color w:val="31869B"/>
                  <w:sz w:val="20"/>
                  <w:szCs w:val="20"/>
                  <w:lang w:eastAsia="en-US"/>
                  <w:rPrChange w:id="3635" w:author="Bruno Sanchez-Andrade Nuno" w:date="2012-08-17T17:15:00Z">
                    <w:rPr>
                      <w:rFonts w:ascii="Calibri" w:eastAsia="Times New Roman" w:hAnsi="Calibri" w:cs="Times New Roman"/>
                      <w:color w:val="31869B"/>
                      <w:sz w:val="24"/>
                      <w:szCs w:val="24"/>
                      <w:lang w:eastAsia="en-US"/>
                    </w:rPr>
                  </w:rPrChange>
                </w:rPr>
                <w:t>40.02</w:t>
              </w:r>
            </w:ins>
          </w:p>
        </w:tc>
      </w:tr>
      <w:tr w:rsidR="00017F27" w:rsidRPr="00017F27" w14:paraId="7C4BA847" w14:textId="77777777" w:rsidTr="00017F27">
        <w:trPr>
          <w:trHeight w:val="300"/>
          <w:ins w:id="3636" w:author="Bruno Sanchez-Andrade Nuno" w:date="2012-08-17T17:13:00Z"/>
        </w:trPr>
        <w:tc>
          <w:tcPr>
            <w:tcW w:w="540" w:type="dxa"/>
            <w:tcBorders>
              <w:top w:val="nil"/>
              <w:left w:val="single" w:sz="4" w:space="0" w:color="auto"/>
              <w:bottom w:val="nil"/>
              <w:right w:val="nil"/>
            </w:tcBorders>
            <w:shd w:val="clear" w:color="auto" w:fill="auto"/>
            <w:noWrap/>
            <w:vAlign w:val="bottom"/>
            <w:hideMark/>
          </w:tcPr>
          <w:p w14:paraId="03A2D7D2" w14:textId="77777777" w:rsidR="00BB4D99" w:rsidRPr="00017F27" w:rsidRDefault="00BB4D99" w:rsidP="00BB4D99">
            <w:pPr>
              <w:jc w:val="right"/>
              <w:rPr>
                <w:ins w:id="3637" w:author="Bruno Sanchez-Andrade Nuno" w:date="2012-08-17T17:13:00Z"/>
                <w:rFonts w:ascii="Calibri" w:eastAsia="Times New Roman" w:hAnsi="Calibri" w:cs="Times New Roman"/>
                <w:color w:val="963634"/>
                <w:sz w:val="20"/>
                <w:szCs w:val="20"/>
                <w:lang w:eastAsia="en-US"/>
                <w:rPrChange w:id="3638" w:author="Bruno Sanchez-Andrade Nuno" w:date="2012-08-17T17:15:00Z">
                  <w:rPr>
                    <w:ins w:id="3639" w:author="Bruno Sanchez-Andrade Nuno" w:date="2012-08-17T17:13:00Z"/>
                    <w:rFonts w:ascii="Calibri" w:eastAsia="Times New Roman" w:hAnsi="Calibri" w:cs="Times New Roman"/>
                    <w:color w:val="963634"/>
                    <w:sz w:val="24"/>
                    <w:szCs w:val="24"/>
                    <w:lang w:eastAsia="en-US"/>
                  </w:rPr>
                </w:rPrChange>
              </w:rPr>
            </w:pPr>
            <w:ins w:id="3640" w:author="Bruno Sanchez-Andrade Nuno" w:date="2012-08-17T17:13:00Z">
              <w:r w:rsidRPr="00017F27">
                <w:rPr>
                  <w:rFonts w:ascii="Calibri" w:eastAsia="Times New Roman" w:hAnsi="Calibri" w:cs="Times New Roman"/>
                  <w:color w:val="963634"/>
                  <w:sz w:val="20"/>
                  <w:szCs w:val="20"/>
                  <w:lang w:eastAsia="en-US"/>
                  <w:rPrChange w:id="3641" w:author="Bruno Sanchez-Andrade Nuno" w:date="2012-08-17T17:15:00Z">
                    <w:rPr>
                      <w:rFonts w:ascii="Calibri" w:eastAsia="Times New Roman" w:hAnsi="Calibri" w:cs="Times New Roman"/>
                      <w:color w:val="963634"/>
                      <w:sz w:val="24"/>
                      <w:szCs w:val="24"/>
                      <w:lang w:eastAsia="en-US"/>
                    </w:rPr>
                  </w:rPrChange>
                </w:rPr>
                <w:t>159</w:t>
              </w:r>
            </w:ins>
          </w:p>
        </w:tc>
        <w:tc>
          <w:tcPr>
            <w:tcW w:w="1399" w:type="dxa"/>
            <w:tcBorders>
              <w:top w:val="nil"/>
              <w:left w:val="nil"/>
              <w:bottom w:val="nil"/>
              <w:right w:val="nil"/>
            </w:tcBorders>
            <w:shd w:val="clear" w:color="auto" w:fill="auto"/>
            <w:noWrap/>
            <w:vAlign w:val="bottom"/>
            <w:hideMark/>
          </w:tcPr>
          <w:p w14:paraId="193E5335" w14:textId="77777777" w:rsidR="00BB4D99" w:rsidRPr="00017F27" w:rsidRDefault="00BB4D99" w:rsidP="00BB4D99">
            <w:pPr>
              <w:rPr>
                <w:ins w:id="3642" w:author="Bruno Sanchez-Andrade Nuno" w:date="2012-08-17T17:13:00Z"/>
                <w:rFonts w:ascii="Calibri" w:eastAsia="Times New Roman" w:hAnsi="Calibri" w:cs="Times New Roman"/>
                <w:color w:val="963634"/>
                <w:sz w:val="20"/>
                <w:szCs w:val="20"/>
                <w:lang w:eastAsia="en-US"/>
                <w:rPrChange w:id="3643" w:author="Bruno Sanchez-Andrade Nuno" w:date="2012-08-17T17:15:00Z">
                  <w:rPr>
                    <w:ins w:id="3644" w:author="Bruno Sanchez-Andrade Nuno" w:date="2012-08-17T17:13:00Z"/>
                    <w:rFonts w:ascii="Calibri" w:eastAsia="Times New Roman" w:hAnsi="Calibri" w:cs="Times New Roman"/>
                    <w:color w:val="963634"/>
                    <w:sz w:val="24"/>
                    <w:szCs w:val="24"/>
                    <w:lang w:eastAsia="en-US"/>
                  </w:rPr>
                </w:rPrChange>
              </w:rPr>
            </w:pPr>
            <w:ins w:id="3645" w:author="Bruno Sanchez-Andrade Nuno" w:date="2012-08-17T17:13:00Z">
              <w:r w:rsidRPr="00017F27">
                <w:rPr>
                  <w:rFonts w:ascii="Calibri" w:eastAsia="Times New Roman" w:hAnsi="Calibri" w:cs="Times New Roman"/>
                  <w:color w:val="963634"/>
                  <w:sz w:val="20"/>
                  <w:szCs w:val="20"/>
                  <w:lang w:eastAsia="en-US"/>
                  <w:rPrChange w:id="3646" w:author="Bruno Sanchez-Andrade Nuno" w:date="2012-08-17T17:15:00Z">
                    <w:rPr>
                      <w:rFonts w:ascii="Calibri" w:eastAsia="Times New Roman" w:hAnsi="Calibri" w:cs="Times New Roman"/>
                      <w:color w:val="963634"/>
                      <w:sz w:val="24"/>
                      <w:szCs w:val="24"/>
                      <w:lang w:eastAsia="en-US"/>
                    </w:rPr>
                  </w:rPrChange>
                </w:rPr>
                <w:t>Burundi</w:t>
              </w:r>
            </w:ins>
          </w:p>
        </w:tc>
        <w:tc>
          <w:tcPr>
            <w:tcW w:w="1245" w:type="dxa"/>
            <w:tcBorders>
              <w:top w:val="nil"/>
              <w:left w:val="nil"/>
              <w:bottom w:val="nil"/>
              <w:right w:val="single" w:sz="4" w:space="0" w:color="auto"/>
            </w:tcBorders>
            <w:shd w:val="clear" w:color="auto" w:fill="auto"/>
            <w:noWrap/>
            <w:vAlign w:val="bottom"/>
            <w:hideMark/>
          </w:tcPr>
          <w:p w14:paraId="070AC969" w14:textId="77777777" w:rsidR="00BB4D99" w:rsidRPr="00017F27" w:rsidRDefault="00BB4D99" w:rsidP="00BB4D99">
            <w:pPr>
              <w:jc w:val="right"/>
              <w:rPr>
                <w:ins w:id="3647" w:author="Bruno Sanchez-Andrade Nuno" w:date="2012-08-17T17:13:00Z"/>
                <w:rFonts w:ascii="Calibri" w:eastAsia="Times New Roman" w:hAnsi="Calibri" w:cs="Times New Roman"/>
                <w:color w:val="963634"/>
                <w:sz w:val="20"/>
                <w:szCs w:val="20"/>
                <w:lang w:eastAsia="en-US"/>
                <w:rPrChange w:id="3648" w:author="Bruno Sanchez-Andrade Nuno" w:date="2012-08-17T17:15:00Z">
                  <w:rPr>
                    <w:ins w:id="3649" w:author="Bruno Sanchez-Andrade Nuno" w:date="2012-08-17T17:13:00Z"/>
                    <w:rFonts w:ascii="Calibri" w:eastAsia="Times New Roman" w:hAnsi="Calibri" w:cs="Times New Roman"/>
                    <w:color w:val="963634"/>
                    <w:sz w:val="24"/>
                    <w:szCs w:val="24"/>
                    <w:lang w:eastAsia="en-US"/>
                  </w:rPr>
                </w:rPrChange>
              </w:rPr>
            </w:pPr>
            <w:ins w:id="3650" w:author="Bruno Sanchez-Andrade Nuno" w:date="2012-08-17T17:13:00Z">
              <w:r w:rsidRPr="00017F27">
                <w:rPr>
                  <w:rFonts w:ascii="Calibri" w:eastAsia="Times New Roman" w:hAnsi="Calibri" w:cs="Times New Roman"/>
                  <w:color w:val="963634"/>
                  <w:sz w:val="20"/>
                  <w:szCs w:val="20"/>
                  <w:lang w:eastAsia="en-US"/>
                  <w:rPrChange w:id="3651" w:author="Bruno Sanchez-Andrade Nuno" w:date="2012-08-17T17:15:00Z">
                    <w:rPr>
                      <w:rFonts w:ascii="Calibri" w:eastAsia="Times New Roman" w:hAnsi="Calibri" w:cs="Times New Roman"/>
                      <w:color w:val="963634"/>
                      <w:sz w:val="24"/>
                      <w:szCs w:val="24"/>
                      <w:lang w:eastAsia="en-US"/>
                    </w:rPr>
                  </w:rPrChange>
                </w:rPr>
                <w:t>38.20</w:t>
              </w:r>
            </w:ins>
          </w:p>
        </w:tc>
        <w:tc>
          <w:tcPr>
            <w:tcW w:w="581" w:type="dxa"/>
            <w:tcBorders>
              <w:top w:val="nil"/>
              <w:left w:val="nil"/>
              <w:bottom w:val="nil"/>
              <w:right w:val="nil"/>
            </w:tcBorders>
            <w:shd w:val="clear" w:color="auto" w:fill="auto"/>
            <w:noWrap/>
            <w:vAlign w:val="bottom"/>
            <w:hideMark/>
          </w:tcPr>
          <w:p w14:paraId="43DD7A9D" w14:textId="77777777" w:rsidR="00BB4D99" w:rsidRPr="00017F27" w:rsidRDefault="00BB4D99" w:rsidP="00BB4D99">
            <w:pPr>
              <w:jc w:val="right"/>
              <w:rPr>
                <w:ins w:id="3652" w:author="Bruno Sanchez-Andrade Nuno" w:date="2012-08-17T17:13:00Z"/>
                <w:rFonts w:ascii="Calibri" w:eastAsia="Times New Roman" w:hAnsi="Calibri" w:cs="Times New Roman"/>
                <w:color w:val="E26B0A"/>
                <w:sz w:val="20"/>
                <w:szCs w:val="20"/>
                <w:lang w:eastAsia="en-US"/>
                <w:rPrChange w:id="3653" w:author="Bruno Sanchez-Andrade Nuno" w:date="2012-08-17T17:15:00Z">
                  <w:rPr>
                    <w:ins w:id="3654" w:author="Bruno Sanchez-Andrade Nuno" w:date="2012-08-17T17:13:00Z"/>
                    <w:rFonts w:ascii="Calibri" w:eastAsia="Times New Roman" w:hAnsi="Calibri" w:cs="Times New Roman"/>
                    <w:color w:val="E26B0A"/>
                    <w:sz w:val="24"/>
                    <w:szCs w:val="24"/>
                    <w:lang w:eastAsia="en-US"/>
                  </w:rPr>
                </w:rPrChange>
              </w:rPr>
            </w:pPr>
            <w:ins w:id="3655" w:author="Bruno Sanchez-Andrade Nuno" w:date="2012-08-17T17:13:00Z">
              <w:r w:rsidRPr="00017F27">
                <w:rPr>
                  <w:rFonts w:ascii="Calibri" w:eastAsia="Times New Roman" w:hAnsi="Calibri" w:cs="Times New Roman"/>
                  <w:color w:val="E26B0A"/>
                  <w:sz w:val="20"/>
                  <w:szCs w:val="20"/>
                  <w:lang w:eastAsia="en-US"/>
                  <w:rPrChange w:id="3656" w:author="Bruno Sanchez-Andrade Nuno" w:date="2012-08-17T17:15:00Z">
                    <w:rPr>
                      <w:rFonts w:ascii="Calibri" w:eastAsia="Times New Roman" w:hAnsi="Calibri" w:cs="Times New Roman"/>
                      <w:color w:val="E26B0A"/>
                      <w:sz w:val="24"/>
                      <w:szCs w:val="24"/>
                      <w:lang w:eastAsia="en-US"/>
                    </w:rPr>
                  </w:rPrChange>
                </w:rPr>
                <w:t>175</w:t>
              </w:r>
            </w:ins>
          </w:p>
        </w:tc>
        <w:tc>
          <w:tcPr>
            <w:tcW w:w="1414" w:type="dxa"/>
            <w:tcBorders>
              <w:top w:val="nil"/>
              <w:left w:val="nil"/>
              <w:bottom w:val="nil"/>
              <w:right w:val="nil"/>
            </w:tcBorders>
            <w:shd w:val="clear" w:color="auto" w:fill="auto"/>
            <w:noWrap/>
            <w:vAlign w:val="bottom"/>
            <w:hideMark/>
          </w:tcPr>
          <w:p w14:paraId="22B5BF17" w14:textId="0DD2C5ED" w:rsidR="00BB4D99" w:rsidRPr="00017F27" w:rsidRDefault="00017F27" w:rsidP="00BB4D99">
            <w:pPr>
              <w:rPr>
                <w:ins w:id="3657" w:author="Bruno Sanchez-Andrade Nuno" w:date="2012-08-17T17:13:00Z"/>
                <w:rFonts w:ascii="Calibri" w:eastAsia="Times New Roman" w:hAnsi="Calibri" w:cs="Times New Roman"/>
                <w:color w:val="E26B0A"/>
                <w:sz w:val="20"/>
                <w:szCs w:val="20"/>
                <w:lang w:eastAsia="en-US"/>
                <w:rPrChange w:id="3658" w:author="Bruno Sanchez-Andrade Nuno" w:date="2012-08-17T17:15:00Z">
                  <w:rPr>
                    <w:ins w:id="3659" w:author="Bruno Sanchez-Andrade Nuno" w:date="2012-08-17T17:13:00Z"/>
                    <w:rFonts w:ascii="Calibri" w:eastAsia="Times New Roman" w:hAnsi="Calibri" w:cs="Times New Roman"/>
                    <w:color w:val="E26B0A"/>
                    <w:sz w:val="24"/>
                    <w:szCs w:val="24"/>
                    <w:lang w:eastAsia="en-US"/>
                  </w:rPr>
                </w:rPrChange>
              </w:rPr>
            </w:pPr>
            <w:ins w:id="3660" w:author="Bruno Sanchez-Andrade Nuno" w:date="2012-08-17T17:17:00Z">
              <w:r>
                <w:rPr>
                  <w:rFonts w:ascii="Calibri" w:eastAsia="Times New Roman" w:hAnsi="Calibri" w:cs="Times New Roman"/>
                  <w:color w:val="E26B0A"/>
                  <w:sz w:val="20"/>
                  <w:szCs w:val="20"/>
                  <w:lang w:eastAsia="en-US"/>
                </w:rPr>
                <w:t>C.</w:t>
              </w:r>
            </w:ins>
            <w:ins w:id="3661" w:author="Bruno Sanchez-Andrade Nuno" w:date="2012-08-17T17:13:00Z">
              <w:r w:rsidR="00BB4D99" w:rsidRPr="00017F27">
                <w:rPr>
                  <w:rFonts w:ascii="Calibri" w:eastAsia="Times New Roman" w:hAnsi="Calibri" w:cs="Times New Roman"/>
                  <w:color w:val="E26B0A"/>
                  <w:sz w:val="20"/>
                  <w:szCs w:val="20"/>
                  <w:lang w:eastAsia="en-US"/>
                  <w:rPrChange w:id="3662" w:author="Bruno Sanchez-Andrade Nuno" w:date="2012-08-17T17:15:00Z">
                    <w:rPr>
                      <w:rFonts w:ascii="Calibri" w:eastAsia="Times New Roman" w:hAnsi="Calibri" w:cs="Times New Roman"/>
                      <w:color w:val="E26B0A"/>
                      <w:sz w:val="24"/>
                      <w:szCs w:val="24"/>
                      <w:lang w:eastAsia="en-US"/>
                    </w:rPr>
                  </w:rPrChange>
                </w:rPr>
                <w:t xml:space="preserve"> African </w:t>
              </w:r>
            </w:ins>
            <w:ins w:id="3663" w:author="Bruno Sanchez-Andrade Nuno" w:date="2012-08-17T17:16:00Z">
              <w:r>
                <w:rPr>
                  <w:rFonts w:ascii="Calibri" w:eastAsia="Times New Roman" w:hAnsi="Calibri" w:cs="Times New Roman"/>
                  <w:color w:val="E26B0A"/>
                  <w:sz w:val="20"/>
                  <w:szCs w:val="20"/>
                  <w:lang w:eastAsia="en-US"/>
                </w:rPr>
                <w:t>R.</w:t>
              </w:r>
            </w:ins>
          </w:p>
        </w:tc>
        <w:tc>
          <w:tcPr>
            <w:tcW w:w="1260" w:type="dxa"/>
            <w:tcBorders>
              <w:top w:val="nil"/>
              <w:left w:val="nil"/>
              <w:bottom w:val="nil"/>
              <w:right w:val="single" w:sz="4" w:space="0" w:color="auto"/>
            </w:tcBorders>
            <w:shd w:val="clear" w:color="auto" w:fill="auto"/>
            <w:noWrap/>
            <w:vAlign w:val="bottom"/>
            <w:hideMark/>
          </w:tcPr>
          <w:p w14:paraId="317097F8" w14:textId="77777777" w:rsidR="00BB4D99" w:rsidRPr="00017F27" w:rsidRDefault="00BB4D99" w:rsidP="00BB4D99">
            <w:pPr>
              <w:jc w:val="right"/>
              <w:rPr>
                <w:ins w:id="3664" w:author="Bruno Sanchez-Andrade Nuno" w:date="2012-08-17T17:13:00Z"/>
                <w:rFonts w:ascii="Calibri" w:eastAsia="Times New Roman" w:hAnsi="Calibri" w:cs="Times New Roman"/>
                <w:color w:val="E26B0A"/>
                <w:sz w:val="20"/>
                <w:szCs w:val="20"/>
                <w:lang w:eastAsia="en-US"/>
                <w:rPrChange w:id="3665" w:author="Bruno Sanchez-Andrade Nuno" w:date="2012-08-17T17:15:00Z">
                  <w:rPr>
                    <w:ins w:id="3666" w:author="Bruno Sanchez-Andrade Nuno" w:date="2012-08-17T17:13:00Z"/>
                    <w:rFonts w:ascii="Calibri" w:eastAsia="Times New Roman" w:hAnsi="Calibri" w:cs="Times New Roman"/>
                    <w:color w:val="E26B0A"/>
                    <w:sz w:val="24"/>
                    <w:szCs w:val="24"/>
                    <w:lang w:eastAsia="en-US"/>
                  </w:rPr>
                </w:rPrChange>
              </w:rPr>
            </w:pPr>
            <w:ins w:id="3667" w:author="Bruno Sanchez-Andrade Nuno" w:date="2012-08-17T17:13:00Z">
              <w:r w:rsidRPr="00017F27">
                <w:rPr>
                  <w:rFonts w:ascii="Calibri" w:eastAsia="Times New Roman" w:hAnsi="Calibri" w:cs="Times New Roman"/>
                  <w:color w:val="E26B0A"/>
                  <w:sz w:val="20"/>
                  <w:szCs w:val="20"/>
                  <w:lang w:eastAsia="en-US"/>
                  <w:rPrChange w:id="3668" w:author="Bruno Sanchez-Andrade Nuno" w:date="2012-08-17T17:15:00Z">
                    <w:rPr>
                      <w:rFonts w:ascii="Calibri" w:eastAsia="Times New Roman" w:hAnsi="Calibri" w:cs="Times New Roman"/>
                      <w:color w:val="E26B0A"/>
                      <w:sz w:val="24"/>
                      <w:szCs w:val="24"/>
                      <w:lang w:eastAsia="en-US"/>
                    </w:rPr>
                  </w:rPrChange>
                </w:rPr>
                <w:t>39.49</w:t>
              </w:r>
            </w:ins>
          </w:p>
        </w:tc>
        <w:tc>
          <w:tcPr>
            <w:tcW w:w="581" w:type="dxa"/>
            <w:tcBorders>
              <w:top w:val="nil"/>
              <w:left w:val="nil"/>
              <w:bottom w:val="nil"/>
              <w:right w:val="nil"/>
            </w:tcBorders>
            <w:shd w:val="clear" w:color="auto" w:fill="auto"/>
            <w:noWrap/>
            <w:vAlign w:val="bottom"/>
            <w:hideMark/>
          </w:tcPr>
          <w:p w14:paraId="4782CAED" w14:textId="77777777" w:rsidR="00BB4D99" w:rsidRPr="00017F27" w:rsidRDefault="00BB4D99" w:rsidP="00BB4D99">
            <w:pPr>
              <w:jc w:val="right"/>
              <w:rPr>
                <w:ins w:id="3669" w:author="Bruno Sanchez-Andrade Nuno" w:date="2012-08-17T17:13:00Z"/>
                <w:rFonts w:ascii="Calibri" w:eastAsia="Times New Roman" w:hAnsi="Calibri" w:cs="Times New Roman"/>
                <w:color w:val="000000"/>
                <w:sz w:val="20"/>
                <w:szCs w:val="20"/>
                <w:lang w:eastAsia="en-US"/>
                <w:rPrChange w:id="3670" w:author="Bruno Sanchez-Andrade Nuno" w:date="2012-08-17T17:15:00Z">
                  <w:rPr>
                    <w:ins w:id="3671" w:author="Bruno Sanchez-Andrade Nuno" w:date="2012-08-17T17:13:00Z"/>
                    <w:rFonts w:ascii="Calibri" w:eastAsia="Times New Roman" w:hAnsi="Calibri" w:cs="Times New Roman"/>
                    <w:color w:val="000000"/>
                    <w:sz w:val="24"/>
                    <w:szCs w:val="24"/>
                    <w:lang w:eastAsia="en-US"/>
                  </w:rPr>
                </w:rPrChange>
              </w:rPr>
            </w:pPr>
            <w:ins w:id="3672" w:author="Bruno Sanchez-Andrade Nuno" w:date="2012-08-17T17:13:00Z">
              <w:r w:rsidRPr="00017F27">
                <w:rPr>
                  <w:rFonts w:ascii="Calibri" w:eastAsia="Times New Roman" w:hAnsi="Calibri" w:cs="Times New Roman"/>
                  <w:color w:val="000000"/>
                  <w:sz w:val="20"/>
                  <w:szCs w:val="20"/>
                  <w:lang w:eastAsia="en-US"/>
                  <w:rPrChange w:id="3673" w:author="Bruno Sanchez-Andrade Nuno" w:date="2012-08-17T17:15:00Z">
                    <w:rPr>
                      <w:rFonts w:ascii="Calibri" w:eastAsia="Times New Roman" w:hAnsi="Calibri" w:cs="Times New Roman"/>
                      <w:color w:val="000000"/>
                      <w:sz w:val="24"/>
                      <w:szCs w:val="24"/>
                      <w:lang w:eastAsia="en-US"/>
                    </w:rPr>
                  </w:rPrChange>
                </w:rPr>
                <w:t>175</w:t>
              </w:r>
            </w:ins>
          </w:p>
        </w:tc>
        <w:tc>
          <w:tcPr>
            <w:tcW w:w="1449" w:type="dxa"/>
            <w:tcBorders>
              <w:top w:val="nil"/>
              <w:left w:val="nil"/>
              <w:bottom w:val="nil"/>
              <w:right w:val="nil"/>
            </w:tcBorders>
            <w:shd w:val="clear" w:color="auto" w:fill="auto"/>
            <w:noWrap/>
            <w:vAlign w:val="bottom"/>
            <w:hideMark/>
          </w:tcPr>
          <w:p w14:paraId="7FAFCB06" w14:textId="17289C46" w:rsidR="00BB4D99" w:rsidRPr="00017F27" w:rsidRDefault="00017F27" w:rsidP="00BB4D99">
            <w:pPr>
              <w:rPr>
                <w:ins w:id="3674" w:author="Bruno Sanchez-Andrade Nuno" w:date="2012-08-17T17:13:00Z"/>
                <w:rFonts w:ascii="Calibri" w:eastAsia="Times New Roman" w:hAnsi="Calibri" w:cs="Times New Roman"/>
                <w:color w:val="31869B"/>
                <w:sz w:val="20"/>
                <w:szCs w:val="20"/>
                <w:lang w:eastAsia="en-US"/>
                <w:rPrChange w:id="3675" w:author="Bruno Sanchez-Andrade Nuno" w:date="2012-08-17T17:15:00Z">
                  <w:rPr>
                    <w:ins w:id="3676" w:author="Bruno Sanchez-Andrade Nuno" w:date="2012-08-17T17:13:00Z"/>
                    <w:rFonts w:ascii="Calibri" w:eastAsia="Times New Roman" w:hAnsi="Calibri" w:cs="Times New Roman"/>
                    <w:color w:val="31869B"/>
                    <w:sz w:val="24"/>
                    <w:szCs w:val="24"/>
                    <w:lang w:eastAsia="en-US"/>
                  </w:rPr>
                </w:rPrChange>
              </w:rPr>
            </w:pPr>
            <w:ins w:id="3677" w:author="Bruno Sanchez-Andrade Nuno" w:date="2012-08-17T17:17:00Z">
              <w:r>
                <w:rPr>
                  <w:rFonts w:ascii="Calibri" w:eastAsia="Times New Roman" w:hAnsi="Calibri" w:cs="Times New Roman"/>
                  <w:color w:val="31869B"/>
                  <w:sz w:val="20"/>
                  <w:szCs w:val="20"/>
                  <w:lang w:eastAsia="en-US"/>
                </w:rPr>
                <w:t>C.</w:t>
              </w:r>
            </w:ins>
            <w:ins w:id="3678" w:author="Bruno Sanchez-Andrade Nuno" w:date="2012-08-17T17:13:00Z">
              <w:r w:rsidR="00BB4D99" w:rsidRPr="00017F27">
                <w:rPr>
                  <w:rFonts w:ascii="Calibri" w:eastAsia="Times New Roman" w:hAnsi="Calibri" w:cs="Times New Roman"/>
                  <w:color w:val="31869B"/>
                  <w:sz w:val="20"/>
                  <w:szCs w:val="20"/>
                  <w:lang w:eastAsia="en-US"/>
                  <w:rPrChange w:id="3679" w:author="Bruno Sanchez-Andrade Nuno" w:date="2012-08-17T17:15:00Z">
                    <w:rPr>
                      <w:rFonts w:ascii="Calibri" w:eastAsia="Times New Roman" w:hAnsi="Calibri" w:cs="Times New Roman"/>
                      <w:color w:val="31869B"/>
                      <w:sz w:val="24"/>
                      <w:szCs w:val="24"/>
                      <w:lang w:eastAsia="en-US"/>
                    </w:rPr>
                  </w:rPrChange>
                </w:rPr>
                <w:t xml:space="preserve"> African </w:t>
              </w:r>
            </w:ins>
            <w:ins w:id="3680" w:author="Bruno Sanchez-Andrade Nuno" w:date="2012-08-17T17:16:00Z">
              <w:r>
                <w:rPr>
                  <w:rFonts w:ascii="Calibri" w:eastAsia="Times New Roman" w:hAnsi="Calibri" w:cs="Times New Roman"/>
                  <w:color w:val="31869B"/>
                  <w:sz w:val="20"/>
                  <w:szCs w:val="20"/>
                  <w:lang w:eastAsia="en-US"/>
                </w:rPr>
                <w:t>R.</w:t>
              </w:r>
            </w:ins>
          </w:p>
        </w:tc>
        <w:tc>
          <w:tcPr>
            <w:tcW w:w="1210" w:type="dxa"/>
            <w:tcBorders>
              <w:top w:val="nil"/>
              <w:left w:val="nil"/>
              <w:bottom w:val="nil"/>
              <w:right w:val="single" w:sz="4" w:space="0" w:color="auto"/>
            </w:tcBorders>
            <w:shd w:val="clear" w:color="auto" w:fill="auto"/>
            <w:noWrap/>
            <w:vAlign w:val="bottom"/>
            <w:hideMark/>
          </w:tcPr>
          <w:p w14:paraId="160C98B9" w14:textId="77777777" w:rsidR="00BB4D99" w:rsidRPr="00017F27" w:rsidRDefault="00BB4D99" w:rsidP="00BB4D99">
            <w:pPr>
              <w:jc w:val="right"/>
              <w:rPr>
                <w:ins w:id="3681" w:author="Bruno Sanchez-Andrade Nuno" w:date="2012-08-17T17:13:00Z"/>
                <w:rFonts w:ascii="Calibri" w:eastAsia="Times New Roman" w:hAnsi="Calibri" w:cs="Times New Roman"/>
                <w:color w:val="31869B"/>
                <w:sz w:val="20"/>
                <w:szCs w:val="20"/>
                <w:lang w:eastAsia="en-US"/>
                <w:rPrChange w:id="3682" w:author="Bruno Sanchez-Andrade Nuno" w:date="2012-08-17T17:15:00Z">
                  <w:rPr>
                    <w:ins w:id="3683" w:author="Bruno Sanchez-Andrade Nuno" w:date="2012-08-17T17:13:00Z"/>
                    <w:rFonts w:ascii="Calibri" w:eastAsia="Times New Roman" w:hAnsi="Calibri" w:cs="Times New Roman"/>
                    <w:color w:val="31869B"/>
                    <w:sz w:val="24"/>
                    <w:szCs w:val="24"/>
                    <w:lang w:eastAsia="en-US"/>
                  </w:rPr>
                </w:rPrChange>
              </w:rPr>
            </w:pPr>
            <w:ins w:id="3684" w:author="Bruno Sanchez-Andrade Nuno" w:date="2012-08-17T17:13:00Z">
              <w:r w:rsidRPr="00017F27">
                <w:rPr>
                  <w:rFonts w:ascii="Calibri" w:eastAsia="Times New Roman" w:hAnsi="Calibri" w:cs="Times New Roman"/>
                  <w:color w:val="31869B"/>
                  <w:sz w:val="20"/>
                  <w:szCs w:val="20"/>
                  <w:lang w:eastAsia="en-US"/>
                  <w:rPrChange w:id="3685" w:author="Bruno Sanchez-Andrade Nuno" w:date="2012-08-17T17:15:00Z">
                    <w:rPr>
                      <w:rFonts w:ascii="Calibri" w:eastAsia="Times New Roman" w:hAnsi="Calibri" w:cs="Times New Roman"/>
                      <w:color w:val="31869B"/>
                      <w:sz w:val="24"/>
                      <w:szCs w:val="24"/>
                      <w:lang w:eastAsia="en-US"/>
                    </w:rPr>
                  </w:rPrChange>
                </w:rPr>
                <w:t>39.76</w:t>
              </w:r>
            </w:ins>
          </w:p>
        </w:tc>
      </w:tr>
      <w:tr w:rsidR="00017F27" w:rsidRPr="00017F27" w14:paraId="4F484D64" w14:textId="77777777" w:rsidTr="00017F27">
        <w:trPr>
          <w:trHeight w:val="300"/>
          <w:ins w:id="3686" w:author="Bruno Sanchez-Andrade Nuno" w:date="2012-08-17T17:13:00Z"/>
        </w:trPr>
        <w:tc>
          <w:tcPr>
            <w:tcW w:w="540" w:type="dxa"/>
            <w:tcBorders>
              <w:top w:val="nil"/>
              <w:left w:val="single" w:sz="4" w:space="0" w:color="auto"/>
              <w:bottom w:val="nil"/>
              <w:right w:val="nil"/>
            </w:tcBorders>
            <w:shd w:val="clear" w:color="F2DCDB" w:fill="F2DCDB"/>
            <w:noWrap/>
            <w:vAlign w:val="bottom"/>
            <w:hideMark/>
          </w:tcPr>
          <w:p w14:paraId="7D839909" w14:textId="77777777" w:rsidR="00BB4D99" w:rsidRPr="00017F27" w:rsidRDefault="00BB4D99" w:rsidP="00BB4D99">
            <w:pPr>
              <w:jc w:val="right"/>
              <w:rPr>
                <w:ins w:id="3687" w:author="Bruno Sanchez-Andrade Nuno" w:date="2012-08-17T17:13:00Z"/>
                <w:rFonts w:ascii="Calibri" w:eastAsia="Times New Roman" w:hAnsi="Calibri" w:cs="Times New Roman"/>
                <w:color w:val="963634"/>
                <w:sz w:val="20"/>
                <w:szCs w:val="20"/>
                <w:lang w:eastAsia="en-US"/>
                <w:rPrChange w:id="3688" w:author="Bruno Sanchez-Andrade Nuno" w:date="2012-08-17T17:15:00Z">
                  <w:rPr>
                    <w:ins w:id="3689" w:author="Bruno Sanchez-Andrade Nuno" w:date="2012-08-17T17:13:00Z"/>
                    <w:rFonts w:ascii="Calibri" w:eastAsia="Times New Roman" w:hAnsi="Calibri" w:cs="Times New Roman"/>
                    <w:color w:val="963634"/>
                    <w:sz w:val="24"/>
                    <w:szCs w:val="24"/>
                    <w:lang w:eastAsia="en-US"/>
                  </w:rPr>
                </w:rPrChange>
              </w:rPr>
            </w:pPr>
            <w:ins w:id="3690" w:author="Bruno Sanchez-Andrade Nuno" w:date="2012-08-17T17:13:00Z">
              <w:r w:rsidRPr="00017F27">
                <w:rPr>
                  <w:rFonts w:ascii="Calibri" w:eastAsia="Times New Roman" w:hAnsi="Calibri" w:cs="Times New Roman"/>
                  <w:color w:val="963634"/>
                  <w:sz w:val="20"/>
                  <w:szCs w:val="20"/>
                  <w:lang w:eastAsia="en-US"/>
                  <w:rPrChange w:id="3691" w:author="Bruno Sanchez-Andrade Nuno" w:date="2012-08-17T17:15:00Z">
                    <w:rPr>
                      <w:rFonts w:ascii="Calibri" w:eastAsia="Times New Roman" w:hAnsi="Calibri" w:cs="Times New Roman"/>
                      <w:color w:val="963634"/>
                      <w:sz w:val="24"/>
                      <w:szCs w:val="24"/>
                      <w:lang w:eastAsia="en-US"/>
                    </w:rPr>
                  </w:rPrChange>
                </w:rPr>
                <w:t>160</w:t>
              </w:r>
            </w:ins>
          </w:p>
        </w:tc>
        <w:tc>
          <w:tcPr>
            <w:tcW w:w="1399" w:type="dxa"/>
            <w:tcBorders>
              <w:top w:val="nil"/>
              <w:left w:val="nil"/>
              <w:bottom w:val="nil"/>
              <w:right w:val="nil"/>
            </w:tcBorders>
            <w:shd w:val="clear" w:color="F2DCDB" w:fill="F2DCDB"/>
            <w:noWrap/>
            <w:vAlign w:val="bottom"/>
            <w:hideMark/>
          </w:tcPr>
          <w:p w14:paraId="3C92E82E" w14:textId="77777777" w:rsidR="00BB4D99" w:rsidRPr="00017F27" w:rsidRDefault="00BB4D99" w:rsidP="00BB4D99">
            <w:pPr>
              <w:rPr>
                <w:ins w:id="3692" w:author="Bruno Sanchez-Andrade Nuno" w:date="2012-08-17T17:13:00Z"/>
                <w:rFonts w:ascii="Calibri" w:eastAsia="Times New Roman" w:hAnsi="Calibri" w:cs="Times New Roman"/>
                <w:color w:val="963634"/>
                <w:sz w:val="20"/>
                <w:szCs w:val="20"/>
                <w:lang w:eastAsia="en-US"/>
                <w:rPrChange w:id="3693" w:author="Bruno Sanchez-Andrade Nuno" w:date="2012-08-17T17:15:00Z">
                  <w:rPr>
                    <w:ins w:id="3694" w:author="Bruno Sanchez-Andrade Nuno" w:date="2012-08-17T17:13:00Z"/>
                    <w:rFonts w:ascii="Calibri" w:eastAsia="Times New Roman" w:hAnsi="Calibri" w:cs="Times New Roman"/>
                    <w:color w:val="963634"/>
                    <w:sz w:val="24"/>
                    <w:szCs w:val="24"/>
                    <w:lang w:eastAsia="en-US"/>
                  </w:rPr>
                </w:rPrChange>
              </w:rPr>
            </w:pPr>
            <w:ins w:id="3695" w:author="Bruno Sanchez-Andrade Nuno" w:date="2012-08-17T17:13:00Z">
              <w:r w:rsidRPr="00017F27">
                <w:rPr>
                  <w:rFonts w:ascii="Calibri" w:eastAsia="Times New Roman" w:hAnsi="Calibri" w:cs="Times New Roman"/>
                  <w:color w:val="963634"/>
                  <w:sz w:val="20"/>
                  <w:szCs w:val="20"/>
                  <w:lang w:eastAsia="en-US"/>
                  <w:rPrChange w:id="3696" w:author="Bruno Sanchez-Andrade Nuno" w:date="2012-08-17T17:15:00Z">
                    <w:rPr>
                      <w:rFonts w:ascii="Calibri" w:eastAsia="Times New Roman" w:hAnsi="Calibri" w:cs="Times New Roman"/>
                      <w:color w:val="963634"/>
                      <w:sz w:val="24"/>
                      <w:szCs w:val="24"/>
                      <w:lang w:eastAsia="en-US"/>
                    </w:rPr>
                  </w:rPrChange>
                </w:rPr>
                <w:t>Zimbabwe</w:t>
              </w:r>
            </w:ins>
          </w:p>
        </w:tc>
        <w:tc>
          <w:tcPr>
            <w:tcW w:w="1245" w:type="dxa"/>
            <w:tcBorders>
              <w:top w:val="nil"/>
              <w:left w:val="nil"/>
              <w:bottom w:val="nil"/>
              <w:right w:val="single" w:sz="4" w:space="0" w:color="auto"/>
            </w:tcBorders>
            <w:shd w:val="clear" w:color="F2DCDB" w:fill="F2DCDB"/>
            <w:noWrap/>
            <w:vAlign w:val="bottom"/>
            <w:hideMark/>
          </w:tcPr>
          <w:p w14:paraId="6AE1F491" w14:textId="77777777" w:rsidR="00BB4D99" w:rsidRPr="00017F27" w:rsidRDefault="00BB4D99" w:rsidP="00BB4D99">
            <w:pPr>
              <w:jc w:val="right"/>
              <w:rPr>
                <w:ins w:id="3697" w:author="Bruno Sanchez-Andrade Nuno" w:date="2012-08-17T17:13:00Z"/>
                <w:rFonts w:ascii="Calibri" w:eastAsia="Times New Roman" w:hAnsi="Calibri" w:cs="Times New Roman"/>
                <w:color w:val="963634"/>
                <w:sz w:val="20"/>
                <w:szCs w:val="20"/>
                <w:lang w:eastAsia="en-US"/>
                <w:rPrChange w:id="3698" w:author="Bruno Sanchez-Andrade Nuno" w:date="2012-08-17T17:15:00Z">
                  <w:rPr>
                    <w:ins w:id="3699" w:author="Bruno Sanchez-Andrade Nuno" w:date="2012-08-17T17:13:00Z"/>
                    <w:rFonts w:ascii="Calibri" w:eastAsia="Times New Roman" w:hAnsi="Calibri" w:cs="Times New Roman"/>
                    <w:color w:val="963634"/>
                    <w:sz w:val="24"/>
                    <w:szCs w:val="24"/>
                    <w:lang w:eastAsia="en-US"/>
                  </w:rPr>
                </w:rPrChange>
              </w:rPr>
            </w:pPr>
            <w:ins w:id="3700" w:author="Bruno Sanchez-Andrade Nuno" w:date="2012-08-17T17:13:00Z">
              <w:r w:rsidRPr="00017F27">
                <w:rPr>
                  <w:rFonts w:ascii="Calibri" w:eastAsia="Times New Roman" w:hAnsi="Calibri" w:cs="Times New Roman"/>
                  <w:color w:val="963634"/>
                  <w:sz w:val="20"/>
                  <w:szCs w:val="20"/>
                  <w:lang w:eastAsia="en-US"/>
                  <w:rPrChange w:id="3701" w:author="Bruno Sanchez-Andrade Nuno" w:date="2012-08-17T17:15:00Z">
                    <w:rPr>
                      <w:rFonts w:ascii="Calibri" w:eastAsia="Times New Roman" w:hAnsi="Calibri" w:cs="Times New Roman"/>
                      <w:color w:val="963634"/>
                      <w:sz w:val="24"/>
                      <w:szCs w:val="24"/>
                      <w:lang w:eastAsia="en-US"/>
                    </w:rPr>
                  </w:rPrChange>
                </w:rPr>
                <w:t>38.01</w:t>
              </w:r>
            </w:ins>
          </w:p>
        </w:tc>
        <w:tc>
          <w:tcPr>
            <w:tcW w:w="581" w:type="dxa"/>
            <w:tcBorders>
              <w:top w:val="nil"/>
              <w:left w:val="nil"/>
              <w:bottom w:val="nil"/>
              <w:right w:val="nil"/>
            </w:tcBorders>
            <w:shd w:val="clear" w:color="FDE9D9" w:fill="FDE9D9"/>
            <w:noWrap/>
            <w:vAlign w:val="bottom"/>
            <w:hideMark/>
          </w:tcPr>
          <w:p w14:paraId="79703FEE" w14:textId="77777777" w:rsidR="00BB4D99" w:rsidRPr="00017F27" w:rsidRDefault="00BB4D99" w:rsidP="00BB4D99">
            <w:pPr>
              <w:jc w:val="right"/>
              <w:rPr>
                <w:ins w:id="3702" w:author="Bruno Sanchez-Andrade Nuno" w:date="2012-08-17T17:13:00Z"/>
                <w:rFonts w:ascii="Calibri" w:eastAsia="Times New Roman" w:hAnsi="Calibri" w:cs="Times New Roman"/>
                <w:color w:val="E26B0A"/>
                <w:sz w:val="20"/>
                <w:szCs w:val="20"/>
                <w:lang w:eastAsia="en-US"/>
                <w:rPrChange w:id="3703" w:author="Bruno Sanchez-Andrade Nuno" w:date="2012-08-17T17:15:00Z">
                  <w:rPr>
                    <w:ins w:id="3704" w:author="Bruno Sanchez-Andrade Nuno" w:date="2012-08-17T17:13:00Z"/>
                    <w:rFonts w:ascii="Calibri" w:eastAsia="Times New Roman" w:hAnsi="Calibri" w:cs="Times New Roman"/>
                    <w:color w:val="E26B0A"/>
                    <w:sz w:val="24"/>
                    <w:szCs w:val="24"/>
                    <w:lang w:eastAsia="en-US"/>
                  </w:rPr>
                </w:rPrChange>
              </w:rPr>
            </w:pPr>
            <w:ins w:id="3705" w:author="Bruno Sanchez-Andrade Nuno" w:date="2012-08-17T17:13:00Z">
              <w:r w:rsidRPr="00017F27">
                <w:rPr>
                  <w:rFonts w:ascii="Calibri" w:eastAsia="Times New Roman" w:hAnsi="Calibri" w:cs="Times New Roman"/>
                  <w:color w:val="E26B0A"/>
                  <w:sz w:val="20"/>
                  <w:szCs w:val="20"/>
                  <w:lang w:eastAsia="en-US"/>
                  <w:rPrChange w:id="3706" w:author="Bruno Sanchez-Andrade Nuno" w:date="2012-08-17T17:15:00Z">
                    <w:rPr>
                      <w:rFonts w:ascii="Calibri" w:eastAsia="Times New Roman" w:hAnsi="Calibri" w:cs="Times New Roman"/>
                      <w:color w:val="E26B0A"/>
                      <w:sz w:val="24"/>
                      <w:szCs w:val="24"/>
                      <w:lang w:eastAsia="en-US"/>
                    </w:rPr>
                  </w:rPrChange>
                </w:rPr>
                <w:t>176</w:t>
              </w:r>
            </w:ins>
          </w:p>
        </w:tc>
        <w:tc>
          <w:tcPr>
            <w:tcW w:w="1414" w:type="dxa"/>
            <w:tcBorders>
              <w:top w:val="nil"/>
              <w:left w:val="nil"/>
              <w:bottom w:val="nil"/>
              <w:right w:val="nil"/>
            </w:tcBorders>
            <w:shd w:val="clear" w:color="FDE9D9" w:fill="FDE9D9"/>
            <w:noWrap/>
            <w:vAlign w:val="bottom"/>
            <w:hideMark/>
          </w:tcPr>
          <w:p w14:paraId="625184F8" w14:textId="41EE64FB" w:rsidR="00BB4D99" w:rsidRPr="00017F27" w:rsidRDefault="00017F27" w:rsidP="00BB4D99">
            <w:pPr>
              <w:rPr>
                <w:ins w:id="3707" w:author="Bruno Sanchez-Andrade Nuno" w:date="2012-08-17T17:13:00Z"/>
                <w:rFonts w:ascii="Calibri" w:eastAsia="Times New Roman" w:hAnsi="Calibri" w:cs="Times New Roman"/>
                <w:color w:val="E26B0A"/>
                <w:sz w:val="20"/>
                <w:szCs w:val="20"/>
                <w:lang w:eastAsia="en-US"/>
                <w:rPrChange w:id="3708" w:author="Bruno Sanchez-Andrade Nuno" w:date="2012-08-17T17:15:00Z">
                  <w:rPr>
                    <w:ins w:id="3709" w:author="Bruno Sanchez-Andrade Nuno" w:date="2012-08-17T17:13:00Z"/>
                    <w:rFonts w:ascii="Calibri" w:eastAsia="Times New Roman" w:hAnsi="Calibri" w:cs="Times New Roman"/>
                    <w:color w:val="E26B0A"/>
                    <w:sz w:val="24"/>
                    <w:szCs w:val="24"/>
                    <w:lang w:eastAsia="en-US"/>
                  </w:rPr>
                </w:rPrChange>
              </w:rPr>
            </w:pPr>
            <w:ins w:id="3710" w:author="Bruno Sanchez-Andrade Nuno" w:date="2012-08-17T17:18:00Z">
              <w:r>
                <w:rPr>
                  <w:rFonts w:ascii="Calibri" w:eastAsia="Times New Roman" w:hAnsi="Calibri" w:cs="Times New Roman"/>
                  <w:color w:val="E26B0A"/>
                  <w:sz w:val="20"/>
                  <w:szCs w:val="20"/>
                  <w:lang w:eastAsia="en-US"/>
                </w:rPr>
                <w:t>Congo, D. R.</w:t>
              </w:r>
            </w:ins>
          </w:p>
        </w:tc>
        <w:tc>
          <w:tcPr>
            <w:tcW w:w="1260" w:type="dxa"/>
            <w:tcBorders>
              <w:top w:val="nil"/>
              <w:left w:val="nil"/>
              <w:bottom w:val="nil"/>
              <w:right w:val="single" w:sz="4" w:space="0" w:color="auto"/>
            </w:tcBorders>
            <w:shd w:val="clear" w:color="FDE9D9" w:fill="FDE9D9"/>
            <w:noWrap/>
            <w:vAlign w:val="bottom"/>
            <w:hideMark/>
          </w:tcPr>
          <w:p w14:paraId="6C671381" w14:textId="77777777" w:rsidR="00BB4D99" w:rsidRPr="00017F27" w:rsidRDefault="00BB4D99" w:rsidP="00BB4D99">
            <w:pPr>
              <w:jc w:val="right"/>
              <w:rPr>
                <w:ins w:id="3711" w:author="Bruno Sanchez-Andrade Nuno" w:date="2012-08-17T17:13:00Z"/>
                <w:rFonts w:ascii="Calibri" w:eastAsia="Times New Roman" w:hAnsi="Calibri" w:cs="Times New Roman"/>
                <w:color w:val="E26B0A"/>
                <w:sz w:val="20"/>
                <w:szCs w:val="20"/>
                <w:lang w:eastAsia="en-US"/>
                <w:rPrChange w:id="3712" w:author="Bruno Sanchez-Andrade Nuno" w:date="2012-08-17T17:15:00Z">
                  <w:rPr>
                    <w:ins w:id="3713" w:author="Bruno Sanchez-Andrade Nuno" w:date="2012-08-17T17:13:00Z"/>
                    <w:rFonts w:ascii="Calibri" w:eastAsia="Times New Roman" w:hAnsi="Calibri" w:cs="Times New Roman"/>
                    <w:color w:val="E26B0A"/>
                    <w:sz w:val="24"/>
                    <w:szCs w:val="24"/>
                    <w:lang w:eastAsia="en-US"/>
                  </w:rPr>
                </w:rPrChange>
              </w:rPr>
            </w:pPr>
            <w:ins w:id="3714" w:author="Bruno Sanchez-Andrade Nuno" w:date="2012-08-17T17:13:00Z">
              <w:r w:rsidRPr="00017F27">
                <w:rPr>
                  <w:rFonts w:ascii="Calibri" w:eastAsia="Times New Roman" w:hAnsi="Calibri" w:cs="Times New Roman"/>
                  <w:color w:val="E26B0A"/>
                  <w:sz w:val="20"/>
                  <w:szCs w:val="20"/>
                  <w:lang w:eastAsia="en-US"/>
                  <w:rPrChange w:id="3715" w:author="Bruno Sanchez-Andrade Nuno" w:date="2012-08-17T17:15:00Z">
                    <w:rPr>
                      <w:rFonts w:ascii="Calibri" w:eastAsia="Times New Roman" w:hAnsi="Calibri" w:cs="Times New Roman"/>
                      <w:color w:val="E26B0A"/>
                      <w:sz w:val="24"/>
                      <w:szCs w:val="24"/>
                      <w:lang w:eastAsia="en-US"/>
                    </w:rPr>
                  </w:rPrChange>
                </w:rPr>
                <w:t>38.49</w:t>
              </w:r>
            </w:ins>
          </w:p>
        </w:tc>
        <w:tc>
          <w:tcPr>
            <w:tcW w:w="581" w:type="dxa"/>
            <w:tcBorders>
              <w:top w:val="nil"/>
              <w:left w:val="nil"/>
              <w:bottom w:val="nil"/>
              <w:right w:val="nil"/>
            </w:tcBorders>
            <w:shd w:val="clear" w:color="DAEEF3" w:fill="DAEEF3"/>
            <w:noWrap/>
            <w:vAlign w:val="bottom"/>
            <w:hideMark/>
          </w:tcPr>
          <w:p w14:paraId="49642DE7" w14:textId="77777777" w:rsidR="00BB4D99" w:rsidRPr="00017F27" w:rsidRDefault="00BB4D99" w:rsidP="00BB4D99">
            <w:pPr>
              <w:jc w:val="right"/>
              <w:rPr>
                <w:ins w:id="3716" w:author="Bruno Sanchez-Andrade Nuno" w:date="2012-08-17T17:13:00Z"/>
                <w:rFonts w:ascii="Calibri" w:eastAsia="Times New Roman" w:hAnsi="Calibri" w:cs="Times New Roman"/>
                <w:color w:val="000000"/>
                <w:sz w:val="20"/>
                <w:szCs w:val="20"/>
                <w:lang w:eastAsia="en-US"/>
                <w:rPrChange w:id="3717" w:author="Bruno Sanchez-Andrade Nuno" w:date="2012-08-17T17:15:00Z">
                  <w:rPr>
                    <w:ins w:id="3718" w:author="Bruno Sanchez-Andrade Nuno" w:date="2012-08-17T17:13:00Z"/>
                    <w:rFonts w:ascii="Calibri" w:eastAsia="Times New Roman" w:hAnsi="Calibri" w:cs="Times New Roman"/>
                    <w:color w:val="000000"/>
                    <w:sz w:val="24"/>
                    <w:szCs w:val="24"/>
                    <w:lang w:eastAsia="en-US"/>
                  </w:rPr>
                </w:rPrChange>
              </w:rPr>
            </w:pPr>
            <w:ins w:id="3719" w:author="Bruno Sanchez-Andrade Nuno" w:date="2012-08-17T17:13:00Z">
              <w:r w:rsidRPr="00017F27">
                <w:rPr>
                  <w:rFonts w:ascii="Calibri" w:eastAsia="Times New Roman" w:hAnsi="Calibri" w:cs="Times New Roman"/>
                  <w:color w:val="000000"/>
                  <w:sz w:val="20"/>
                  <w:szCs w:val="20"/>
                  <w:lang w:eastAsia="en-US"/>
                  <w:rPrChange w:id="3720" w:author="Bruno Sanchez-Andrade Nuno" w:date="2012-08-17T17:15:00Z">
                    <w:rPr>
                      <w:rFonts w:ascii="Calibri" w:eastAsia="Times New Roman" w:hAnsi="Calibri" w:cs="Times New Roman"/>
                      <w:color w:val="000000"/>
                      <w:sz w:val="24"/>
                      <w:szCs w:val="24"/>
                      <w:lang w:eastAsia="en-US"/>
                    </w:rPr>
                  </w:rPrChange>
                </w:rPr>
                <w:t>176</w:t>
              </w:r>
            </w:ins>
          </w:p>
        </w:tc>
        <w:tc>
          <w:tcPr>
            <w:tcW w:w="1449" w:type="dxa"/>
            <w:tcBorders>
              <w:top w:val="nil"/>
              <w:left w:val="nil"/>
              <w:bottom w:val="nil"/>
              <w:right w:val="nil"/>
            </w:tcBorders>
            <w:shd w:val="clear" w:color="DAEEF3" w:fill="DAEEF3"/>
            <w:noWrap/>
            <w:vAlign w:val="bottom"/>
            <w:hideMark/>
          </w:tcPr>
          <w:p w14:paraId="2341E271" w14:textId="01497900" w:rsidR="00BB4D99" w:rsidRPr="00017F27" w:rsidRDefault="00017F27" w:rsidP="00BB4D99">
            <w:pPr>
              <w:rPr>
                <w:ins w:id="3721" w:author="Bruno Sanchez-Andrade Nuno" w:date="2012-08-17T17:13:00Z"/>
                <w:rFonts w:ascii="Calibri" w:eastAsia="Times New Roman" w:hAnsi="Calibri" w:cs="Times New Roman"/>
                <w:color w:val="31869B"/>
                <w:sz w:val="20"/>
                <w:szCs w:val="20"/>
                <w:lang w:eastAsia="en-US"/>
                <w:rPrChange w:id="3722" w:author="Bruno Sanchez-Andrade Nuno" w:date="2012-08-17T17:15:00Z">
                  <w:rPr>
                    <w:ins w:id="3723" w:author="Bruno Sanchez-Andrade Nuno" w:date="2012-08-17T17:13:00Z"/>
                    <w:rFonts w:ascii="Calibri" w:eastAsia="Times New Roman" w:hAnsi="Calibri" w:cs="Times New Roman"/>
                    <w:color w:val="31869B"/>
                    <w:sz w:val="24"/>
                    <w:szCs w:val="24"/>
                    <w:lang w:eastAsia="en-US"/>
                  </w:rPr>
                </w:rPrChange>
              </w:rPr>
            </w:pPr>
            <w:ins w:id="3724" w:author="Bruno Sanchez-Andrade Nuno" w:date="2012-08-17T17:18:00Z">
              <w:r>
                <w:rPr>
                  <w:rFonts w:ascii="Calibri" w:eastAsia="Times New Roman" w:hAnsi="Calibri" w:cs="Times New Roman"/>
                  <w:color w:val="31869B"/>
                  <w:sz w:val="20"/>
                  <w:szCs w:val="20"/>
                  <w:lang w:eastAsia="en-US"/>
                </w:rPr>
                <w:t>Congo, D. R.</w:t>
              </w:r>
            </w:ins>
          </w:p>
        </w:tc>
        <w:tc>
          <w:tcPr>
            <w:tcW w:w="1210" w:type="dxa"/>
            <w:tcBorders>
              <w:top w:val="nil"/>
              <w:left w:val="nil"/>
              <w:bottom w:val="nil"/>
              <w:right w:val="single" w:sz="4" w:space="0" w:color="auto"/>
            </w:tcBorders>
            <w:shd w:val="clear" w:color="DAEEF3" w:fill="DAEEF3"/>
            <w:noWrap/>
            <w:vAlign w:val="bottom"/>
            <w:hideMark/>
          </w:tcPr>
          <w:p w14:paraId="3198D5A1" w14:textId="77777777" w:rsidR="00BB4D99" w:rsidRPr="00017F27" w:rsidRDefault="00BB4D99" w:rsidP="00BB4D99">
            <w:pPr>
              <w:jc w:val="right"/>
              <w:rPr>
                <w:ins w:id="3725" w:author="Bruno Sanchez-Andrade Nuno" w:date="2012-08-17T17:13:00Z"/>
                <w:rFonts w:ascii="Calibri" w:eastAsia="Times New Roman" w:hAnsi="Calibri" w:cs="Times New Roman"/>
                <w:color w:val="31869B"/>
                <w:sz w:val="20"/>
                <w:szCs w:val="20"/>
                <w:lang w:eastAsia="en-US"/>
                <w:rPrChange w:id="3726" w:author="Bruno Sanchez-Andrade Nuno" w:date="2012-08-17T17:15:00Z">
                  <w:rPr>
                    <w:ins w:id="3727" w:author="Bruno Sanchez-Andrade Nuno" w:date="2012-08-17T17:13:00Z"/>
                    <w:rFonts w:ascii="Calibri" w:eastAsia="Times New Roman" w:hAnsi="Calibri" w:cs="Times New Roman"/>
                    <w:color w:val="31869B"/>
                    <w:sz w:val="24"/>
                    <w:szCs w:val="24"/>
                    <w:lang w:eastAsia="en-US"/>
                  </w:rPr>
                </w:rPrChange>
              </w:rPr>
            </w:pPr>
            <w:ins w:id="3728" w:author="Bruno Sanchez-Andrade Nuno" w:date="2012-08-17T17:13:00Z">
              <w:r w:rsidRPr="00017F27">
                <w:rPr>
                  <w:rFonts w:ascii="Calibri" w:eastAsia="Times New Roman" w:hAnsi="Calibri" w:cs="Times New Roman"/>
                  <w:color w:val="31869B"/>
                  <w:sz w:val="20"/>
                  <w:szCs w:val="20"/>
                  <w:lang w:eastAsia="en-US"/>
                  <w:rPrChange w:id="3729" w:author="Bruno Sanchez-Andrade Nuno" w:date="2012-08-17T17:15:00Z">
                    <w:rPr>
                      <w:rFonts w:ascii="Calibri" w:eastAsia="Times New Roman" w:hAnsi="Calibri" w:cs="Times New Roman"/>
                      <w:color w:val="31869B"/>
                      <w:sz w:val="24"/>
                      <w:szCs w:val="24"/>
                      <w:lang w:eastAsia="en-US"/>
                    </w:rPr>
                  </w:rPrChange>
                </w:rPr>
                <w:t>38.60</w:t>
              </w:r>
            </w:ins>
          </w:p>
        </w:tc>
      </w:tr>
      <w:tr w:rsidR="00017F27" w:rsidRPr="00017F27" w14:paraId="5A92D125" w14:textId="77777777" w:rsidTr="00017F27">
        <w:trPr>
          <w:trHeight w:val="300"/>
          <w:ins w:id="3730" w:author="Bruno Sanchez-Andrade Nuno" w:date="2012-08-17T17:13:00Z"/>
        </w:trPr>
        <w:tc>
          <w:tcPr>
            <w:tcW w:w="540" w:type="dxa"/>
            <w:tcBorders>
              <w:top w:val="nil"/>
              <w:left w:val="single" w:sz="4" w:space="0" w:color="auto"/>
              <w:bottom w:val="single" w:sz="4" w:space="0" w:color="auto"/>
              <w:right w:val="nil"/>
            </w:tcBorders>
            <w:shd w:val="clear" w:color="auto" w:fill="auto"/>
            <w:noWrap/>
            <w:vAlign w:val="bottom"/>
            <w:hideMark/>
          </w:tcPr>
          <w:p w14:paraId="23CDCF3E" w14:textId="77777777" w:rsidR="00BB4D99" w:rsidRPr="00017F27" w:rsidRDefault="00BB4D99" w:rsidP="00BB4D99">
            <w:pPr>
              <w:jc w:val="right"/>
              <w:rPr>
                <w:ins w:id="3731" w:author="Bruno Sanchez-Andrade Nuno" w:date="2012-08-17T17:13:00Z"/>
                <w:rFonts w:ascii="Calibri" w:eastAsia="Times New Roman" w:hAnsi="Calibri" w:cs="Times New Roman"/>
                <w:color w:val="963634"/>
                <w:sz w:val="20"/>
                <w:szCs w:val="20"/>
                <w:lang w:eastAsia="en-US"/>
                <w:rPrChange w:id="3732" w:author="Bruno Sanchez-Andrade Nuno" w:date="2012-08-17T17:15:00Z">
                  <w:rPr>
                    <w:ins w:id="3733" w:author="Bruno Sanchez-Andrade Nuno" w:date="2012-08-17T17:13:00Z"/>
                    <w:rFonts w:ascii="Calibri" w:eastAsia="Times New Roman" w:hAnsi="Calibri" w:cs="Times New Roman"/>
                    <w:color w:val="963634"/>
                    <w:sz w:val="24"/>
                    <w:szCs w:val="24"/>
                    <w:lang w:eastAsia="en-US"/>
                  </w:rPr>
                </w:rPrChange>
              </w:rPr>
            </w:pPr>
            <w:ins w:id="3734" w:author="Bruno Sanchez-Andrade Nuno" w:date="2012-08-17T17:13:00Z">
              <w:r w:rsidRPr="00017F27">
                <w:rPr>
                  <w:rFonts w:ascii="Calibri" w:eastAsia="Times New Roman" w:hAnsi="Calibri" w:cs="Times New Roman"/>
                  <w:color w:val="963634"/>
                  <w:sz w:val="20"/>
                  <w:szCs w:val="20"/>
                  <w:lang w:eastAsia="en-US"/>
                  <w:rPrChange w:id="3735" w:author="Bruno Sanchez-Andrade Nuno" w:date="2012-08-17T17:15:00Z">
                    <w:rPr>
                      <w:rFonts w:ascii="Calibri" w:eastAsia="Times New Roman" w:hAnsi="Calibri" w:cs="Times New Roman"/>
                      <w:color w:val="963634"/>
                      <w:sz w:val="24"/>
                      <w:szCs w:val="24"/>
                      <w:lang w:eastAsia="en-US"/>
                    </w:rPr>
                  </w:rPrChange>
                </w:rPr>
                <w:t>161</w:t>
              </w:r>
            </w:ins>
          </w:p>
        </w:tc>
        <w:tc>
          <w:tcPr>
            <w:tcW w:w="1399" w:type="dxa"/>
            <w:tcBorders>
              <w:top w:val="nil"/>
              <w:left w:val="nil"/>
              <w:bottom w:val="single" w:sz="4" w:space="0" w:color="auto"/>
              <w:right w:val="nil"/>
            </w:tcBorders>
            <w:shd w:val="clear" w:color="auto" w:fill="auto"/>
            <w:noWrap/>
            <w:vAlign w:val="bottom"/>
            <w:hideMark/>
          </w:tcPr>
          <w:p w14:paraId="2994562A" w14:textId="7590567F" w:rsidR="00BB4D99" w:rsidRPr="00017F27" w:rsidRDefault="00017F27" w:rsidP="00BB4D99">
            <w:pPr>
              <w:rPr>
                <w:ins w:id="3736" w:author="Bruno Sanchez-Andrade Nuno" w:date="2012-08-17T17:13:00Z"/>
                <w:rFonts w:ascii="Calibri" w:eastAsia="Times New Roman" w:hAnsi="Calibri" w:cs="Times New Roman"/>
                <w:color w:val="963634"/>
                <w:sz w:val="20"/>
                <w:szCs w:val="20"/>
                <w:lang w:eastAsia="en-US"/>
                <w:rPrChange w:id="3737" w:author="Bruno Sanchez-Andrade Nuno" w:date="2012-08-17T17:15:00Z">
                  <w:rPr>
                    <w:ins w:id="3738" w:author="Bruno Sanchez-Andrade Nuno" w:date="2012-08-17T17:13:00Z"/>
                    <w:rFonts w:ascii="Calibri" w:eastAsia="Times New Roman" w:hAnsi="Calibri" w:cs="Times New Roman"/>
                    <w:color w:val="963634"/>
                    <w:sz w:val="24"/>
                    <w:szCs w:val="24"/>
                    <w:lang w:eastAsia="en-US"/>
                  </w:rPr>
                </w:rPrChange>
              </w:rPr>
            </w:pPr>
            <w:ins w:id="3739" w:author="Bruno Sanchez-Andrade Nuno" w:date="2012-08-17T17:17:00Z">
              <w:r>
                <w:rPr>
                  <w:rFonts w:ascii="Calibri" w:eastAsia="Times New Roman" w:hAnsi="Calibri" w:cs="Times New Roman"/>
                  <w:color w:val="963634"/>
                  <w:sz w:val="20"/>
                  <w:szCs w:val="20"/>
                  <w:lang w:eastAsia="en-US"/>
                </w:rPr>
                <w:t>C.</w:t>
              </w:r>
            </w:ins>
            <w:ins w:id="3740" w:author="Bruno Sanchez-Andrade Nuno" w:date="2012-08-17T17:13:00Z">
              <w:r w:rsidR="00BB4D99" w:rsidRPr="00017F27">
                <w:rPr>
                  <w:rFonts w:ascii="Calibri" w:eastAsia="Times New Roman" w:hAnsi="Calibri" w:cs="Times New Roman"/>
                  <w:color w:val="963634"/>
                  <w:sz w:val="20"/>
                  <w:szCs w:val="20"/>
                  <w:lang w:eastAsia="en-US"/>
                  <w:rPrChange w:id="3741" w:author="Bruno Sanchez-Andrade Nuno" w:date="2012-08-17T17:15:00Z">
                    <w:rPr>
                      <w:rFonts w:ascii="Calibri" w:eastAsia="Times New Roman" w:hAnsi="Calibri" w:cs="Times New Roman"/>
                      <w:color w:val="963634"/>
                      <w:sz w:val="24"/>
                      <w:szCs w:val="24"/>
                      <w:lang w:eastAsia="en-US"/>
                    </w:rPr>
                  </w:rPrChange>
                </w:rPr>
                <w:t xml:space="preserve"> African </w:t>
              </w:r>
            </w:ins>
            <w:ins w:id="3742" w:author="Bruno Sanchez-Andrade Nuno" w:date="2012-08-17T17:16:00Z">
              <w:r>
                <w:rPr>
                  <w:rFonts w:ascii="Calibri" w:eastAsia="Times New Roman" w:hAnsi="Calibri" w:cs="Times New Roman"/>
                  <w:color w:val="963634"/>
                  <w:sz w:val="20"/>
                  <w:szCs w:val="20"/>
                  <w:lang w:eastAsia="en-US"/>
                </w:rPr>
                <w:t>R.</w:t>
              </w:r>
            </w:ins>
          </w:p>
        </w:tc>
        <w:tc>
          <w:tcPr>
            <w:tcW w:w="1245" w:type="dxa"/>
            <w:tcBorders>
              <w:top w:val="nil"/>
              <w:left w:val="nil"/>
              <w:bottom w:val="single" w:sz="4" w:space="0" w:color="auto"/>
              <w:right w:val="single" w:sz="4" w:space="0" w:color="auto"/>
            </w:tcBorders>
            <w:shd w:val="clear" w:color="auto" w:fill="auto"/>
            <w:noWrap/>
            <w:vAlign w:val="bottom"/>
            <w:hideMark/>
          </w:tcPr>
          <w:p w14:paraId="3ABA5E87" w14:textId="77777777" w:rsidR="00BB4D99" w:rsidRPr="00017F27" w:rsidRDefault="00BB4D99" w:rsidP="00BB4D99">
            <w:pPr>
              <w:jc w:val="right"/>
              <w:rPr>
                <w:ins w:id="3743" w:author="Bruno Sanchez-Andrade Nuno" w:date="2012-08-17T17:13:00Z"/>
                <w:rFonts w:ascii="Calibri" w:eastAsia="Times New Roman" w:hAnsi="Calibri" w:cs="Times New Roman"/>
                <w:color w:val="963634"/>
                <w:sz w:val="20"/>
                <w:szCs w:val="20"/>
                <w:lang w:eastAsia="en-US"/>
                <w:rPrChange w:id="3744" w:author="Bruno Sanchez-Andrade Nuno" w:date="2012-08-17T17:15:00Z">
                  <w:rPr>
                    <w:ins w:id="3745" w:author="Bruno Sanchez-Andrade Nuno" w:date="2012-08-17T17:13:00Z"/>
                    <w:rFonts w:ascii="Calibri" w:eastAsia="Times New Roman" w:hAnsi="Calibri" w:cs="Times New Roman"/>
                    <w:color w:val="963634"/>
                    <w:sz w:val="24"/>
                    <w:szCs w:val="24"/>
                    <w:lang w:eastAsia="en-US"/>
                  </w:rPr>
                </w:rPrChange>
              </w:rPr>
            </w:pPr>
            <w:ins w:id="3746" w:author="Bruno Sanchez-Andrade Nuno" w:date="2012-08-17T17:13:00Z">
              <w:r w:rsidRPr="00017F27">
                <w:rPr>
                  <w:rFonts w:ascii="Calibri" w:eastAsia="Times New Roman" w:hAnsi="Calibri" w:cs="Times New Roman"/>
                  <w:color w:val="963634"/>
                  <w:sz w:val="20"/>
                  <w:szCs w:val="20"/>
                  <w:lang w:eastAsia="en-US"/>
                  <w:rPrChange w:id="3747" w:author="Bruno Sanchez-Andrade Nuno" w:date="2012-08-17T17:15:00Z">
                    <w:rPr>
                      <w:rFonts w:ascii="Calibri" w:eastAsia="Times New Roman" w:hAnsi="Calibri" w:cs="Times New Roman"/>
                      <w:color w:val="963634"/>
                      <w:sz w:val="24"/>
                      <w:szCs w:val="24"/>
                      <w:lang w:eastAsia="en-US"/>
                    </w:rPr>
                  </w:rPrChange>
                </w:rPr>
                <w:t>37.63</w:t>
              </w:r>
            </w:ins>
          </w:p>
        </w:tc>
        <w:tc>
          <w:tcPr>
            <w:tcW w:w="581" w:type="dxa"/>
            <w:tcBorders>
              <w:top w:val="nil"/>
              <w:left w:val="nil"/>
              <w:bottom w:val="single" w:sz="4" w:space="0" w:color="auto"/>
              <w:right w:val="nil"/>
            </w:tcBorders>
            <w:shd w:val="clear" w:color="auto" w:fill="auto"/>
            <w:noWrap/>
            <w:vAlign w:val="bottom"/>
            <w:hideMark/>
          </w:tcPr>
          <w:p w14:paraId="1AC92FA5" w14:textId="77777777" w:rsidR="00BB4D99" w:rsidRPr="00017F27" w:rsidRDefault="00BB4D99" w:rsidP="00BB4D99">
            <w:pPr>
              <w:jc w:val="right"/>
              <w:rPr>
                <w:ins w:id="3748" w:author="Bruno Sanchez-Andrade Nuno" w:date="2012-08-17T17:13:00Z"/>
                <w:rFonts w:ascii="Calibri" w:eastAsia="Times New Roman" w:hAnsi="Calibri" w:cs="Times New Roman"/>
                <w:color w:val="E26B0A"/>
                <w:sz w:val="20"/>
                <w:szCs w:val="20"/>
                <w:lang w:eastAsia="en-US"/>
                <w:rPrChange w:id="3749" w:author="Bruno Sanchez-Andrade Nuno" w:date="2012-08-17T17:15:00Z">
                  <w:rPr>
                    <w:ins w:id="3750" w:author="Bruno Sanchez-Andrade Nuno" w:date="2012-08-17T17:13:00Z"/>
                    <w:rFonts w:ascii="Calibri" w:eastAsia="Times New Roman" w:hAnsi="Calibri" w:cs="Times New Roman"/>
                    <w:color w:val="E26B0A"/>
                    <w:sz w:val="24"/>
                    <w:szCs w:val="24"/>
                    <w:lang w:eastAsia="en-US"/>
                  </w:rPr>
                </w:rPrChange>
              </w:rPr>
            </w:pPr>
            <w:ins w:id="3751" w:author="Bruno Sanchez-Andrade Nuno" w:date="2012-08-17T17:13:00Z">
              <w:r w:rsidRPr="00017F27">
                <w:rPr>
                  <w:rFonts w:ascii="Calibri" w:eastAsia="Times New Roman" w:hAnsi="Calibri" w:cs="Times New Roman"/>
                  <w:color w:val="E26B0A"/>
                  <w:sz w:val="20"/>
                  <w:szCs w:val="20"/>
                  <w:lang w:eastAsia="en-US"/>
                  <w:rPrChange w:id="3752" w:author="Bruno Sanchez-Andrade Nuno" w:date="2012-08-17T17:15:00Z">
                    <w:rPr>
                      <w:rFonts w:ascii="Calibri" w:eastAsia="Times New Roman" w:hAnsi="Calibri" w:cs="Times New Roman"/>
                      <w:color w:val="E26B0A"/>
                      <w:sz w:val="24"/>
                      <w:szCs w:val="24"/>
                      <w:lang w:eastAsia="en-US"/>
                    </w:rPr>
                  </w:rPrChange>
                </w:rPr>
                <w:t>177</w:t>
              </w:r>
            </w:ins>
          </w:p>
        </w:tc>
        <w:tc>
          <w:tcPr>
            <w:tcW w:w="1414" w:type="dxa"/>
            <w:tcBorders>
              <w:top w:val="nil"/>
              <w:left w:val="nil"/>
              <w:bottom w:val="single" w:sz="4" w:space="0" w:color="auto"/>
              <w:right w:val="nil"/>
            </w:tcBorders>
            <w:shd w:val="clear" w:color="auto" w:fill="auto"/>
            <w:noWrap/>
            <w:vAlign w:val="bottom"/>
            <w:hideMark/>
          </w:tcPr>
          <w:p w14:paraId="3335952C" w14:textId="125A8E36" w:rsidR="00BB4D99" w:rsidRPr="00017F27" w:rsidRDefault="00017F27" w:rsidP="00BB4D99">
            <w:pPr>
              <w:rPr>
                <w:ins w:id="3753" w:author="Bruno Sanchez-Andrade Nuno" w:date="2012-08-17T17:13:00Z"/>
                <w:rFonts w:ascii="Calibri" w:eastAsia="Times New Roman" w:hAnsi="Calibri" w:cs="Times New Roman"/>
                <w:color w:val="E26B0A"/>
                <w:sz w:val="20"/>
                <w:szCs w:val="20"/>
                <w:lang w:eastAsia="en-US"/>
                <w:rPrChange w:id="3754" w:author="Bruno Sanchez-Andrade Nuno" w:date="2012-08-17T17:15:00Z">
                  <w:rPr>
                    <w:ins w:id="3755" w:author="Bruno Sanchez-Andrade Nuno" w:date="2012-08-17T17:13:00Z"/>
                    <w:rFonts w:ascii="Calibri" w:eastAsia="Times New Roman" w:hAnsi="Calibri" w:cs="Times New Roman"/>
                    <w:color w:val="E26B0A"/>
                    <w:sz w:val="24"/>
                    <w:szCs w:val="24"/>
                    <w:lang w:eastAsia="en-US"/>
                  </w:rPr>
                </w:rPrChange>
              </w:rPr>
            </w:pPr>
            <w:ins w:id="3756" w:author="Bruno Sanchez-Andrade Nuno" w:date="2012-08-17T17:18:00Z">
              <w:r>
                <w:rPr>
                  <w:rFonts w:ascii="Calibri" w:eastAsia="Times New Roman" w:hAnsi="Calibri" w:cs="Times New Roman"/>
                  <w:color w:val="E26B0A"/>
                  <w:sz w:val="20"/>
                  <w:szCs w:val="20"/>
                  <w:lang w:eastAsia="en-US"/>
                </w:rPr>
                <w:t>North Korea</w:t>
              </w:r>
            </w:ins>
          </w:p>
        </w:tc>
        <w:tc>
          <w:tcPr>
            <w:tcW w:w="1260" w:type="dxa"/>
            <w:tcBorders>
              <w:top w:val="nil"/>
              <w:left w:val="nil"/>
              <w:bottom w:val="single" w:sz="4" w:space="0" w:color="auto"/>
              <w:right w:val="single" w:sz="4" w:space="0" w:color="auto"/>
            </w:tcBorders>
            <w:shd w:val="clear" w:color="auto" w:fill="auto"/>
            <w:noWrap/>
            <w:vAlign w:val="bottom"/>
            <w:hideMark/>
          </w:tcPr>
          <w:p w14:paraId="29A896B9" w14:textId="77777777" w:rsidR="00BB4D99" w:rsidRPr="00017F27" w:rsidRDefault="00BB4D99" w:rsidP="00BB4D99">
            <w:pPr>
              <w:jc w:val="right"/>
              <w:rPr>
                <w:ins w:id="3757" w:author="Bruno Sanchez-Andrade Nuno" w:date="2012-08-17T17:13:00Z"/>
                <w:rFonts w:ascii="Calibri" w:eastAsia="Times New Roman" w:hAnsi="Calibri" w:cs="Times New Roman"/>
                <w:color w:val="E26B0A"/>
                <w:sz w:val="20"/>
                <w:szCs w:val="20"/>
                <w:lang w:eastAsia="en-US"/>
                <w:rPrChange w:id="3758" w:author="Bruno Sanchez-Andrade Nuno" w:date="2012-08-17T17:15:00Z">
                  <w:rPr>
                    <w:ins w:id="3759" w:author="Bruno Sanchez-Andrade Nuno" w:date="2012-08-17T17:13:00Z"/>
                    <w:rFonts w:ascii="Calibri" w:eastAsia="Times New Roman" w:hAnsi="Calibri" w:cs="Times New Roman"/>
                    <w:color w:val="E26B0A"/>
                    <w:sz w:val="24"/>
                    <w:szCs w:val="24"/>
                    <w:lang w:eastAsia="en-US"/>
                  </w:rPr>
                </w:rPrChange>
              </w:rPr>
            </w:pPr>
            <w:ins w:id="3760" w:author="Bruno Sanchez-Andrade Nuno" w:date="2012-08-17T17:13:00Z">
              <w:r w:rsidRPr="00017F27">
                <w:rPr>
                  <w:rFonts w:ascii="Calibri" w:eastAsia="Times New Roman" w:hAnsi="Calibri" w:cs="Times New Roman"/>
                  <w:color w:val="E26B0A"/>
                  <w:sz w:val="20"/>
                  <w:szCs w:val="20"/>
                  <w:lang w:eastAsia="en-US"/>
                  <w:rPrChange w:id="3761" w:author="Bruno Sanchez-Andrade Nuno" w:date="2012-08-17T17:15:00Z">
                    <w:rPr>
                      <w:rFonts w:ascii="Calibri" w:eastAsia="Times New Roman" w:hAnsi="Calibri" w:cs="Times New Roman"/>
                      <w:color w:val="E26B0A"/>
                      <w:sz w:val="24"/>
                      <w:szCs w:val="24"/>
                      <w:lang w:eastAsia="en-US"/>
                    </w:rPr>
                  </w:rPrChange>
                </w:rPr>
                <w:t>38.00</w:t>
              </w:r>
            </w:ins>
          </w:p>
        </w:tc>
        <w:tc>
          <w:tcPr>
            <w:tcW w:w="581" w:type="dxa"/>
            <w:tcBorders>
              <w:top w:val="nil"/>
              <w:left w:val="nil"/>
              <w:bottom w:val="single" w:sz="4" w:space="0" w:color="auto"/>
              <w:right w:val="nil"/>
            </w:tcBorders>
            <w:shd w:val="clear" w:color="auto" w:fill="auto"/>
            <w:noWrap/>
            <w:vAlign w:val="bottom"/>
            <w:hideMark/>
          </w:tcPr>
          <w:p w14:paraId="43AAF399" w14:textId="77777777" w:rsidR="00BB4D99" w:rsidRPr="00017F27" w:rsidRDefault="00BB4D99" w:rsidP="00BB4D99">
            <w:pPr>
              <w:jc w:val="right"/>
              <w:rPr>
                <w:ins w:id="3762" w:author="Bruno Sanchez-Andrade Nuno" w:date="2012-08-17T17:13:00Z"/>
                <w:rFonts w:ascii="Calibri" w:eastAsia="Times New Roman" w:hAnsi="Calibri" w:cs="Times New Roman"/>
                <w:color w:val="000000"/>
                <w:sz w:val="20"/>
                <w:szCs w:val="20"/>
                <w:lang w:eastAsia="en-US"/>
                <w:rPrChange w:id="3763" w:author="Bruno Sanchez-Andrade Nuno" w:date="2012-08-17T17:15:00Z">
                  <w:rPr>
                    <w:ins w:id="3764" w:author="Bruno Sanchez-Andrade Nuno" w:date="2012-08-17T17:13:00Z"/>
                    <w:rFonts w:ascii="Calibri" w:eastAsia="Times New Roman" w:hAnsi="Calibri" w:cs="Times New Roman"/>
                    <w:color w:val="000000"/>
                    <w:sz w:val="24"/>
                    <w:szCs w:val="24"/>
                    <w:lang w:eastAsia="en-US"/>
                  </w:rPr>
                </w:rPrChange>
              </w:rPr>
            </w:pPr>
            <w:ins w:id="3765" w:author="Bruno Sanchez-Andrade Nuno" w:date="2012-08-17T17:13:00Z">
              <w:r w:rsidRPr="00017F27">
                <w:rPr>
                  <w:rFonts w:ascii="Calibri" w:eastAsia="Times New Roman" w:hAnsi="Calibri" w:cs="Times New Roman"/>
                  <w:color w:val="000000"/>
                  <w:sz w:val="20"/>
                  <w:szCs w:val="20"/>
                  <w:lang w:eastAsia="en-US"/>
                  <w:rPrChange w:id="3766" w:author="Bruno Sanchez-Andrade Nuno" w:date="2012-08-17T17:15:00Z">
                    <w:rPr>
                      <w:rFonts w:ascii="Calibri" w:eastAsia="Times New Roman" w:hAnsi="Calibri" w:cs="Times New Roman"/>
                      <w:color w:val="000000"/>
                      <w:sz w:val="24"/>
                      <w:szCs w:val="24"/>
                      <w:lang w:eastAsia="en-US"/>
                    </w:rPr>
                  </w:rPrChange>
                </w:rPr>
                <w:t>177</w:t>
              </w:r>
            </w:ins>
          </w:p>
        </w:tc>
        <w:tc>
          <w:tcPr>
            <w:tcW w:w="1449" w:type="dxa"/>
            <w:tcBorders>
              <w:top w:val="nil"/>
              <w:left w:val="nil"/>
              <w:bottom w:val="single" w:sz="4" w:space="0" w:color="auto"/>
              <w:right w:val="nil"/>
            </w:tcBorders>
            <w:shd w:val="clear" w:color="auto" w:fill="auto"/>
            <w:noWrap/>
            <w:vAlign w:val="bottom"/>
            <w:hideMark/>
          </w:tcPr>
          <w:p w14:paraId="10501DDC" w14:textId="00DCE451" w:rsidR="00BB4D99" w:rsidRPr="00017F27" w:rsidRDefault="00017F27" w:rsidP="00BB4D99">
            <w:pPr>
              <w:rPr>
                <w:ins w:id="3767" w:author="Bruno Sanchez-Andrade Nuno" w:date="2012-08-17T17:13:00Z"/>
                <w:rFonts w:ascii="Calibri" w:eastAsia="Times New Roman" w:hAnsi="Calibri" w:cs="Times New Roman"/>
                <w:color w:val="31869B"/>
                <w:sz w:val="20"/>
                <w:szCs w:val="20"/>
                <w:lang w:eastAsia="en-US"/>
                <w:rPrChange w:id="3768" w:author="Bruno Sanchez-Andrade Nuno" w:date="2012-08-17T17:15:00Z">
                  <w:rPr>
                    <w:ins w:id="3769" w:author="Bruno Sanchez-Andrade Nuno" w:date="2012-08-17T17:13:00Z"/>
                    <w:rFonts w:ascii="Calibri" w:eastAsia="Times New Roman" w:hAnsi="Calibri" w:cs="Times New Roman"/>
                    <w:color w:val="31869B"/>
                    <w:sz w:val="24"/>
                    <w:szCs w:val="24"/>
                    <w:lang w:eastAsia="en-US"/>
                  </w:rPr>
                </w:rPrChange>
              </w:rPr>
            </w:pPr>
            <w:ins w:id="3770" w:author="Bruno Sanchez-Andrade Nuno" w:date="2012-08-17T17:18:00Z">
              <w:r>
                <w:rPr>
                  <w:rFonts w:ascii="Calibri" w:eastAsia="Times New Roman" w:hAnsi="Calibri" w:cs="Times New Roman"/>
                  <w:color w:val="31869B"/>
                  <w:sz w:val="20"/>
                  <w:szCs w:val="20"/>
                  <w:lang w:eastAsia="en-US"/>
                </w:rPr>
                <w:t>North Korea</w:t>
              </w:r>
            </w:ins>
          </w:p>
        </w:tc>
        <w:tc>
          <w:tcPr>
            <w:tcW w:w="1210" w:type="dxa"/>
            <w:tcBorders>
              <w:top w:val="nil"/>
              <w:left w:val="nil"/>
              <w:bottom w:val="single" w:sz="4" w:space="0" w:color="auto"/>
              <w:right w:val="single" w:sz="4" w:space="0" w:color="auto"/>
            </w:tcBorders>
            <w:shd w:val="clear" w:color="auto" w:fill="auto"/>
            <w:noWrap/>
            <w:vAlign w:val="bottom"/>
            <w:hideMark/>
          </w:tcPr>
          <w:p w14:paraId="6C963C43" w14:textId="77777777" w:rsidR="00BB4D99" w:rsidRPr="00017F27" w:rsidRDefault="00BB4D99" w:rsidP="00BB4D99">
            <w:pPr>
              <w:jc w:val="right"/>
              <w:rPr>
                <w:ins w:id="3771" w:author="Bruno Sanchez-Andrade Nuno" w:date="2012-08-17T17:13:00Z"/>
                <w:rFonts w:ascii="Calibri" w:eastAsia="Times New Roman" w:hAnsi="Calibri" w:cs="Times New Roman"/>
                <w:color w:val="31869B"/>
                <w:sz w:val="20"/>
                <w:szCs w:val="20"/>
                <w:lang w:eastAsia="en-US"/>
                <w:rPrChange w:id="3772" w:author="Bruno Sanchez-Andrade Nuno" w:date="2012-08-17T17:15:00Z">
                  <w:rPr>
                    <w:ins w:id="3773" w:author="Bruno Sanchez-Andrade Nuno" w:date="2012-08-17T17:13:00Z"/>
                    <w:rFonts w:ascii="Calibri" w:eastAsia="Times New Roman" w:hAnsi="Calibri" w:cs="Times New Roman"/>
                    <w:color w:val="31869B"/>
                    <w:sz w:val="24"/>
                    <w:szCs w:val="24"/>
                    <w:lang w:eastAsia="en-US"/>
                  </w:rPr>
                </w:rPrChange>
              </w:rPr>
            </w:pPr>
            <w:ins w:id="3774" w:author="Bruno Sanchez-Andrade Nuno" w:date="2012-08-17T17:13:00Z">
              <w:r w:rsidRPr="00017F27">
                <w:rPr>
                  <w:rFonts w:ascii="Calibri" w:eastAsia="Times New Roman" w:hAnsi="Calibri" w:cs="Times New Roman"/>
                  <w:color w:val="31869B"/>
                  <w:sz w:val="20"/>
                  <w:szCs w:val="20"/>
                  <w:lang w:eastAsia="en-US"/>
                  <w:rPrChange w:id="3775" w:author="Bruno Sanchez-Andrade Nuno" w:date="2012-08-17T17:15:00Z">
                    <w:rPr>
                      <w:rFonts w:ascii="Calibri" w:eastAsia="Times New Roman" w:hAnsi="Calibri" w:cs="Times New Roman"/>
                      <w:color w:val="31869B"/>
                      <w:sz w:val="24"/>
                      <w:szCs w:val="24"/>
                      <w:lang w:eastAsia="en-US"/>
                    </w:rPr>
                  </w:rPrChange>
                </w:rPr>
                <w:t>37.63</w:t>
              </w:r>
            </w:ins>
          </w:p>
        </w:tc>
      </w:tr>
    </w:tbl>
    <w:p w14:paraId="2ED30B67" w14:textId="77777777" w:rsidR="00BB4D99" w:rsidRDefault="00BB4D99" w:rsidP="00BB4D99">
      <w:pPr>
        <w:rPr>
          <w:ins w:id="3776" w:author="Bruno Sanchez-Andrade Nuno" w:date="2012-08-17T17:13:00Z"/>
        </w:rPr>
      </w:pPr>
    </w:p>
    <w:p w14:paraId="101F4CAD" w14:textId="76FE09C9" w:rsidR="00E158DD" w:rsidDel="00BB4D99" w:rsidRDefault="00E158DD" w:rsidP="00BB4D99">
      <w:pPr>
        <w:rPr>
          <w:del w:id="3777" w:author="Bruno Sanchez-Andrade Nuno" w:date="2012-08-17T17:13:00Z"/>
        </w:rPr>
        <w:pPrChange w:id="3778" w:author="Bruno Sanchez-Andrade Nuno" w:date="2012-08-17T17:13:00Z">
          <w:pPr/>
        </w:pPrChange>
      </w:pPr>
    </w:p>
    <w:p w14:paraId="1BCD5521" w14:textId="77777777" w:rsidR="00E158DD" w:rsidDel="00BB4D99" w:rsidRDefault="00E158DD" w:rsidP="00BB4D99">
      <w:pPr>
        <w:rPr>
          <w:del w:id="3779" w:author="Bruno Sanchez-Andrade Nuno" w:date="2012-08-15T16:38:00Z"/>
        </w:rPr>
        <w:pPrChange w:id="3780" w:author="Bruno Sanchez-Andrade Nuno" w:date="2012-08-17T17:13:00Z">
          <w:pPr>
            <w:pStyle w:val="Heading3"/>
          </w:pPr>
        </w:pPrChange>
      </w:pPr>
    </w:p>
    <w:p w14:paraId="26AA0E4F" w14:textId="77777777" w:rsidR="00BB4D99" w:rsidRPr="00BB4D99" w:rsidRDefault="00BB4D99" w:rsidP="00BB4D99">
      <w:pPr>
        <w:rPr>
          <w:ins w:id="3781" w:author="Bruno Sanchez-Andrade Nuno" w:date="2012-08-17T17:12:00Z"/>
        </w:rPr>
      </w:pPr>
    </w:p>
    <w:p w14:paraId="2F478305" w14:textId="77777777" w:rsidR="00E158DD" w:rsidDel="008114D8" w:rsidRDefault="00E158DD" w:rsidP="00573147">
      <w:pPr>
        <w:rPr>
          <w:del w:id="3782" w:author="Bruno Sanchez-Andrade Nuno" w:date="2012-08-15T16:38:00Z"/>
        </w:rPr>
      </w:pPr>
    </w:p>
    <w:p w14:paraId="657A1AD9" w14:textId="77777777" w:rsidR="00E158DD" w:rsidDel="008114D8" w:rsidRDefault="00E158DD" w:rsidP="00573147">
      <w:pPr>
        <w:rPr>
          <w:del w:id="3783" w:author="Bruno Sanchez-Andrade Nuno" w:date="2012-08-15T16:38:00Z"/>
        </w:rPr>
      </w:pPr>
    </w:p>
    <w:p w14:paraId="1864F457" w14:textId="77777777" w:rsidR="00E158DD" w:rsidDel="008114D8" w:rsidRDefault="00E158DD" w:rsidP="00573147">
      <w:pPr>
        <w:rPr>
          <w:del w:id="3784" w:author="Bruno Sanchez-Andrade Nuno" w:date="2012-08-15T16:38:00Z"/>
        </w:rPr>
      </w:pPr>
    </w:p>
    <w:p w14:paraId="73FE6A98" w14:textId="77777777" w:rsidR="00E158DD" w:rsidDel="008114D8" w:rsidRDefault="00E158DD" w:rsidP="00573147">
      <w:pPr>
        <w:rPr>
          <w:del w:id="3785" w:author="Bruno Sanchez-Andrade Nuno" w:date="2012-08-15T16:38:00Z"/>
        </w:rPr>
      </w:pPr>
    </w:p>
    <w:p w14:paraId="024C43E1" w14:textId="77777777" w:rsidR="00E158DD" w:rsidDel="008114D8" w:rsidRDefault="00E158DD" w:rsidP="00573147">
      <w:pPr>
        <w:rPr>
          <w:del w:id="3786" w:author="Bruno Sanchez-Andrade Nuno" w:date="2012-08-15T16:38:00Z"/>
        </w:rPr>
      </w:pPr>
    </w:p>
    <w:p w14:paraId="42D4CF8D" w14:textId="77777777" w:rsidR="00E158DD" w:rsidDel="008114D8" w:rsidRDefault="00E158DD" w:rsidP="00573147">
      <w:pPr>
        <w:rPr>
          <w:del w:id="3787" w:author="Bruno Sanchez-Andrade Nuno" w:date="2012-08-15T16:38:00Z"/>
        </w:rPr>
      </w:pPr>
    </w:p>
    <w:p w14:paraId="792B32A2" w14:textId="77777777" w:rsidR="00E158DD" w:rsidDel="008114D8" w:rsidRDefault="00E158DD" w:rsidP="00573147">
      <w:pPr>
        <w:rPr>
          <w:del w:id="3788" w:author="Bruno Sanchez-Andrade Nuno" w:date="2012-08-15T16:38:00Z"/>
        </w:rPr>
      </w:pPr>
    </w:p>
    <w:p w14:paraId="09425C9A" w14:textId="6D40D80E" w:rsidR="00E158DD" w:rsidDel="008114D8" w:rsidRDefault="00E158DD" w:rsidP="00573147">
      <w:pPr>
        <w:rPr>
          <w:del w:id="3789" w:author="Bruno Sanchez-Andrade Nuno" w:date="2012-08-15T16:38:00Z"/>
        </w:rPr>
      </w:pPr>
    </w:p>
    <w:p w14:paraId="51E73B36" w14:textId="6BAD7603" w:rsidR="00E158DD" w:rsidDel="008114D8" w:rsidRDefault="00E158DD" w:rsidP="00573147">
      <w:pPr>
        <w:rPr>
          <w:del w:id="3790" w:author="Bruno Sanchez-Andrade Nuno" w:date="2012-08-15T16:38:00Z"/>
        </w:rPr>
      </w:pPr>
    </w:p>
    <w:p w14:paraId="2ED77A75" w14:textId="789544B3" w:rsidR="00E158DD" w:rsidDel="008114D8" w:rsidRDefault="00E158DD" w:rsidP="00573147">
      <w:pPr>
        <w:rPr>
          <w:del w:id="3791" w:author="Bruno Sanchez-Andrade Nuno" w:date="2012-08-15T16:38:00Z"/>
        </w:rPr>
      </w:pPr>
    </w:p>
    <w:p w14:paraId="1B81AD4D" w14:textId="117991B9" w:rsidR="00E158DD" w:rsidDel="008114D8" w:rsidRDefault="00E158DD" w:rsidP="00573147">
      <w:pPr>
        <w:rPr>
          <w:del w:id="3792" w:author="Bruno Sanchez-Andrade Nuno" w:date="2012-08-15T16:38:00Z"/>
        </w:rPr>
      </w:pPr>
    </w:p>
    <w:p w14:paraId="58E231CC" w14:textId="7FD82212" w:rsidR="00E158DD" w:rsidDel="008114D8" w:rsidRDefault="00E158DD" w:rsidP="00573147">
      <w:pPr>
        <w:rPr>
          <w:del w:id="3793" w:author="Bruno Sanchez-Andrade Nuno" w:date="2012-08-15T16:38:00Z"/>
        </w:rPr>
      </w:pPr>
    </w:p>
    <w:p w14:paraId="270C779C" w14:textId="77777777" w:rsidR="00573147" w:rsidRDefault="00573147" w:rsidP="00573147">
      <w:pPr>
        <w:pStyle w:val="Heading3"/>
      </w:pPr>
      <w:bookmarkStart w:id="3794" w:name="_Toc206668867"/>
      <w:r>
        <w:t>Differences in the Score for 2010</w:t>
      </w:r>
      <w:bookmarkEnd w:id="3794"/>
    </w:p>
    <w:p w14:paraId="24555A17" w14:textId="77777777" w:rsidR="00573147" w:rsidRDefault="00573147" w:rsidP="00573147"/>
    <w:p w14:paraId="796DE397" w14:textId="77777777" w:rsidR="00573147" w:rsidRDefault="00573147" w:rsidP="00573147">
      <w:pPr>
        <w:keepNext/>
      </w:pPr>
      <w:r>
        <w:rPr>
          <w:noProof/>
          <w:lang w:eastAsia="en-US"/>
        </w:rPr>
        <w:drawing>
          <wp:inline distT="0" distB="0" distL="0" distR="0" wp14:anchorId="23D5F049" wp14:editId="616FD9EA">
            <wp:extent cx="5027295" cy="3109595"/>
            <wp:effectExtent l="0" t="0" r="1905" b="0"/>
            <wp:docPr id="25" name="Picture 25" descr="Macintosh HD:Users:brunosan:Downloads:chart_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unosan:Downloads:chart_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7295" cy="3109595"/>
                    </a:xfrm>
                    <a:prstGeom prst="rect">
                      <a:avLst/>
                    </a:prstGeom>
                    <a:noFill/>
                    <a:ln>
                      <a:noFill/>
                    </a:ln>
                  </pic:spPr>
                </pic:pic>
              </a:graphicData>
            </a:graphic>
          </wp:inline>
        </w:drawing>
      </w:r>
    </w:p>
    <w:p w14:paraId="07C123C0" w14:textId="6FB44701" w:rsidR="00573147" w:rsidRDefault="00573147" w:rsidP="00573147">
      <w:pPr>
        <w:pStyle w:val="Caption"/>
        <w:spacing w:before="2" w:after="2"/>
      </w:pPr>
      <w:r>
        <w:t xml:space="preserve">Figure </w:t>
      </w:r>
      <w:fldSimple w:instr=" SEQ Figure \* ARABIC ">
        <w:ins w:id="3795" w:author="Bruno Sanchez-Andrade Nuno" w:date="2012-08-15T16:22:00Z">
          <w:r w:rsidR="0006116E">
            <w:rPr>
              <w:noProof/>
            </w:rPr>
            <w:t>6</w:t>
          </w:r>
        </w:ins>
        <w:del w:id="3796" w:author="Bruno Sanchez-Andrade Nuno" w:date="2012-08-15T16:22:00Z">
          <w:r w:rsidDel="0006116E">
            <w:rPr>
              <w:noProof/>
            </w:rPr>
            <w:delText>5</w:delText>
          </w:r>
        </w:del>
      </w:fldSimple>
      <w:r>
        <w:t xml:space="preserve"> Differences in Score between “Gain 2011</w:t>
      </w:r>
      <w:del w:id="3797" w:author="Bruno Sanchez-Andrade Nuno" w:date="2012-08-15T16:42:00Z">
        <w:r w:rsidDel="002477FD">
          <w:delText xml:space="preserve"> Legacy</w:delText>
        </w:r>
      </w:del>
      <w:r>
        <w:t>” and “Gain 2012</w:t>
      </w:r>
      <w:del w:id="3798" w:author="Bruno Sanchez-Andrade Nuno" w:date="2012-08-15T16:42:00Z">
        <w:r w:rsidDel="002477FD">
          <w:delText xml:space="preserve"> Update</w:delText>
        </w:r>
      </w:del>
      <w:r>
        <w:t>”</w:t>
      </w:r>
      <w:ins w:id="3799" w:author="Bruno Sanchez-Andrade Nuno" w:date="2012-08-15T16:42:00Z">
        <w:r w:rsidR="002477FD">
          <w:t xml:space="preserve"> without the additional measures for better comparison</w:t>
        </w:r>
      </w:ins>
      <w:r>
        <w:t xml:space="preserve">. Horizontal axis is the “Gain 2011 Legacy” Score. Vertical Axis, and bubble size is the percentage change in Scores compared to “Gain 2012 </w:t>
      </w:r>
      <w:commentRangeStart w:id="3800"/>
      <w:r>
        <w:t>Update</w:t>
      </w:r>
      <w:commentRangeEnd w:id="3800"/>
      <w:r w:rsidR="000B1FE4">
        <w:rPr>
          <w:rStyle w:val="CommentReference"/>
          <w:b w:val="0"/>
          <w:bCs w:val="0"/>
          <w:color w:val="auto"/>
        </w:rPr>
        <w:commentReference w:id="3800"/>
      </w:r>
      <w:r>
        <w:t xml:space="preserve">”. Negative numbers (and red color) indicate </w:t>
      </w:r>
      <w:proofErr w:type="gramStart"/>
      <w:r>
        <w:t>less</w:t>
      </w:r>
      <w:proofErr w:type="gramEnd"/>
      <w:r>
        <w:t xml:space="preserve"> Score in the updated version.</w:t>
      </w:r>
    </w:p>
    <w:p w14:paraId="17853506" w14:textId="77777777" w:rsidR="00573147" w:rsidRDefault="00573147" w:rsidP="00573147"/>
    <w:p w14:paraId="6C4FEA77" w14:textId="26D2F179" w:rsidR="00573147" w:rsidRDefault="00573147" w:rsidP="00573147">
      <w:r>
        <w:t>The median change in scores is 0.10% (min -4.</w:t>
      </w:r>
      <w:ins w:id="3801" w:author="Ian Noble" w:date="2012-08-17T12:32:00Z">
        <w:r w:rsidR="009D7981">
          <w:t>4</w:t>
        </w:r>
      </w:ins>
      <w:del w:id="3802" w:author="Ian Noble" w:date="2012-08-17T12:32:00Z">
        <w:r w:rsidDel="009D7981">
          <w:delText>36</w:delText>
        </w:r>
      </w:del>
      <w:r>
        <w:t>%, max 4.</w:t>
      </w:r>
      <w:ins w:id="3803" w:author="Ian Noble" w:date="2012-08-17T12:32:00Z">
        <w:r w:rsidR="009D7981">
          <w:t>2</w:t>
        </w:r>
      </w:ins>
      <w:del w:id="3804" w:author="Ian Noble" w:date="2012-08-17T12:32:00Z">
        <w:r w:rsidDel="009D7981">
          <w:delText>15</w:delText>
        </w:r>
      </w:del>
      <w:r>
        <w:t>%). Several sources of these differences have been identified:</w:t>
      </w:r>
    </w:p>
    <w:p w14:paraId="50E2B56A" w14:textId="0DAD7EAA" w:rsidR="00573147" w:rsidRDefault="00573147" w:rsidP="00573147">
      <w:pPr>
        <w:pStyle w:val="ListParagraph"/>
        <w:numPr>
          <w:ilvl w:val="0"/>
          <w:numId w:val="25"/>
        </w:numPr>
      </w:pPr>
      <w:r>
        <w:t>Agricult</w:t>
      </w:r>
      <w:r w:rsidR="00E158DD">
        <w:t>ural Capacity composite measure</w:t>
      </w:r>
      <w:del w:id="3805" w:author="Ian Noble" w:date="2012-08-17T12:32:00Z">
        <w:r w:rsidR="00E158DD" w:rsidDel="000B1FE4">
          <w:delText>; w</w:delText>
        </w:r>
        <w:r w:rsidDel="000B1FE4">
          <w:delText>e are investigating the issue</w:delText>
        </w:r>
      </w:del>
      <w:r>
        <w:t>.</w:t>
      </w:r>
    </w:p>
    <w:p w14:paraId="245689C9" w14:textId="77777777" w:rsidR="00573147" w:rsidRDefault="00573147" w:rsidP="00573147">
      <w:pPr>
        <w:pStyle w:val="ListParagraph"/>
        <w:numPr>
          <w:ilvl w:val="0"/>
          <w:numId w:val="25"/>
        </w:numPr>
      </w:pPr>
      <w:r>
        <w:t xml:space="preserve">Re-sourcing of some of the measures includes updated or revised numbers and sometimes more data points, which means more countries can be included </w:t>
      </w:r>
      <w:commentRangeStart w:id="3806"/>
      <w:r>
        <w:t>and</w:t>
      </w:r>
      <w:commentRangeEnd w:id="3806"/>
      <w:r w:rsidR="000B1FE4">
        <w:rPr>
          <w:rStyle w:val="CommentReference"/>
          <w:rFonts w:eastAsiaTheme="minorEastAsia"/>
        </w:rPr>
        <w:commentReference w:id="3806"/>
      </w:r>
      <w:r>
        <w:t xml:space="preserve"> less interpolation for existing countries.</w:t>
      </w:r>
    </w:p>
    <w:p w14:paraId="26F0BB8A" w14:textId="76EBC175" w:rsidR="00573147" w:rsidRDefault="00E158DD" w:rsidP="00573147">
      <w:pPr>
        <w:pStyle w:val="ListParagraph"/>
        <w:numPr>
          <w:ilvl w:val="0"/>
          <w:numId w:val="25"/>
        </w:numPr>
      </w:pPr>
      <w:r>
        <w:t>Fixing bugs such as an error</w:t>
      </w:r>
      <w:r w:rsidR="00573147">
        <w:t xml:space="preserve"> that allocated 0 vulnerability in Water Capacity to some countries.</w:t>
      </w:r>
    </w:p>
    <w:p w14:paraId="7C575699" w14:textId="0EF08452" w:rsidR="00573147" w:rsidRDefault="00E158DD" w:rsidP="00573147">
      <w:pPr>
        <w:pStyle w:val="ListParagraph"/>
        <w:numPr>
          <w:ilvl w:val="0"/>
          <w:numId w:val="25"/>
        </w:numPr>
      </w:pPr>
      <w:r>
        <w:t>A s</w:t>
      </w:r>
      <w:r w:rsidR="00573147">
        <w:t>lightly different, more consistent approach dealing with missing numbers.</w:t>
      </w:r>
    </w:p>
    <w:p w14:paraId="3DA23800" w14:textId="77777777" w:rsidR="00573147" w:rsidRDefault="00573147" w:rsidP="00573147"/>
    <w:p w14:paraId="134B1AC4" w14:textId="77777777" w:rsidR="00573147" w:rsidRDefault="00573147" w:rsidP="00573147">
      <w:r>
        <w:t xml:space="preserve">We are still tracing the sources of the biggest differences to make sure the origin of these changes is known referenced, and </w:t>
      </w:r>
      <w:commentRangeStart w:id="3807"/>
      <w:r>
        <w:t>understood</w:t>
      </w:r>
      <w:commentRangeEnd w:id="3807"/>
      <w:r w:rsidR="000B1FE4">
        <w:rPr>
          <w:rStyle w:val="CommentReference"/>
        </w:rPr>
        <w:commentReference w:id="3807"/>
      </w:r>
      <w:r>
        <w:t>.</w:t>
      </w:r>
    </w:p>
    <w:p w14:paraId="7EDFB118" w14:textId="77777777" w:rsidR="00640798" w:rsidRDefault="00640798" w:rsidP="00640798"/>
    <w:p w14:paraId="434E7E9C" w14:textId="1A3AD379" w:rsidR="00573147" w:rsidRPr="00640798" w:rsidRDefault="00573147">
      <w:pPr>
        <w:pStyle w:val="Heading3"/>
        <w:pPrChange w:id="3808" w:author="Bruno Sanchez-Andrade Nuno" w:date="2012-08-15T16:48:00Z">
          <w:pPr/>
        </w:pPrChange>
      </w:pPr>
      <w:bookmarkStart w:id="3809" w:name="_Toc206668868"/>
      <w:r w:rsidRPr="00640798">
        <w:t xml:space="preserve">GAIN 2012 </w:t>
      </w:r>
      <w:del w:id="3810" w:author="Bruno Sanchez-Andrade Nuno" w:date="2012-08-15T16:43:00Z">
        <w:r w:rsidRPr="00640798" w:rsidDel="009E2B9F">
          <w:delText>Upgrade</w:delText>
        </w:r>
      </w:del>
      <w:ins w:id="3811" w:author="Bruno Sanchez-Andrade Nuno" w:date="2012-08-15T16:43:00Z">
        <w:r w:rsidR="009E2B9F">
          <w:t>A</w:t>
        </w:r>
        <w:bookmarkStart w:id="3812" w:name="_GoBack"/>
        <w:bookmarkEnd w:id="3812"/>
        <w:r w:rsidR="009E2B9F">
          <w:t>dditional Measures</w:t>
        </w:r>
      </w:ins>
      <w:bookmarkEnd w:id="3809"/>
    </w:p>
    <w:p w14:paraId="355C035C" w14:textId="77777777" w:rsidR="00573147" w:rsidRDefault="00573147" w:rsidP="00573147"/>
    <w:p w14:paraId="25F9AE59" w14:textId="1EF03B6C" w:rsidR="00573147" w:rsidRDefault="00573147" w:rsidP="00573147">
      <w:r>
        <w:t xml:space="preserve">Following the Feedback received throughout the year, we are adding 2 additional measures for the Vulnerability Axis (Ecosystems and </w:t>
      </w:r>
      <w:r w:rsidR="00640798">
        <w:t>Urban</w:t>
      </w:r>
      <w:r>
        <w:t>).</w:t>
      </w:r>
      <w:r w:rsidR="00640798">
        <w:t xml:space="preserve"> Please see the Technical Description of the new Measures for Ecosystem Services and Urban </w:t>
      </w:r>
      <w:del w:id="3813" w:author="Bruno Sanchez-Andrade Nuno" w:date="2012-08-13T19:07:00Z">
        <w:r w:rsidR="00640798" w:rsidDel="002232B0">
          <w:delText>Infrastrcture</w:delText>
        </w:r>
      </w:del>
      <w:ins w:id="3814" w:author="Bruno Sanchez-Andrade Nuno" w:date="2012-08-13T19:07:00Z">
        <w:r w:rsidR="002232B0">
          <w:t>Infrastructure</w:t>
        </w:r>
      </w:ins>
      <w:ins w:id="3815" w:author="Bruno Sanchez-Andrade Nuno" w:date="2012-08-15T16:43:00Z">
        <w:r w:rsidR="009E2B9F">
          <w:t>.</w:t>
        </w:r>
      </w:ins>
      <w:del w:id="3816" w:author="Bruno Sanchez-Andrade Nuno" w:date="2012-08-15T16:43:00Z">
        <w:r w:rsidR="00640798" w:rsidDel="009E2B9F">
          <w:delText xml:space="preserve"> as well as Appendix 3 for information.</w:delText>
        </w:r>
      </w:del>
    </w:p>
    <w:p w14:paraId="76A26292" w14:textId="77777777" w:rsidR="00573147" w:rsidDel="009E2B9F" w:rsidRDefault="00573147" w:rsidP="00573147">
      <w:pPr>
        <w:rPr>
          <w:del w:id="3817" w:author="Bruno Sanchez-Andrade Nuno" w:date="2012-08-15T16:43:00Z"/>
        </w:rPr>
      </w:pPr>
    </w:p>
    <w:p w14:paraId="23987B37" w14:textId="77777777" w:rsidR="00640798" w:rsidDel="009E2B9F" w:rsidRDefault="00640798" w:rsidP="00573147">
      <w:pPr>
        <w:rPr>
          <w:del w:id="3818" w:author="Bruno Sanchez-Andrade Nuno" w:date="2012-08-15T16:43:00Z"/>
        </w:rPr>
      </w:pPr>
    </w:p>
    <w:p w14:paraId="2BBBAD32" w14:textId="77777777" w:rsidR="00640798" w:rsidDel="009E2B9F" w:rsidRDefault="00640798" w:rsidP="00573147">
      <w:pPr>
        <w:rPr>
          <w:del w:id="3819" w:author="Bruno Sanchez-Andrade Nuno" w:date="2012-08-15T16:43:00Z"/>
        </w:rPr>
      </w:pPr>
    </w:p>
    <w:p w14:paraId="59F02430" w14:textId="77777777" w:rsidR="00640798" w:rsidDel="009E2B9F" w:rsidRDefault="00640798" w:rsidP="00573147">
      <w:pPr>
        <w:rPr>
          <w:del w:id="3820" w:author="Bruno Sanchez-Andrade Nuno" w:date="2012-08-15T16:43:00Z"/>
        </w:rPr>
      </w:pPr>
    </w:p>
    <w:p w14:paraId="6CA93B26" w14:textId="77777777" w:rsidR="00640798" w:rsidRDefault="00640798" w:rsidP="00573147"/>
    <w:p w14:paraId="334F085B" w14:textId="77777777" w:rsidR="00640798" w:rsidRDefault="00640798" w:rsidP="00640798">
      <w:pPr>
        <w:pStyle w:val="Heading3"/>
      </w:pPr>
    </w:p>
    <w:p w14:paraId="2F265078" w14:textId="77777777" w:rsidR="00573147" w:rsidRDefault="00573147">
      <w:pPr>
        <w:pStyle w:val="Heading2"/>
        <w:pPrChange w:id="3821" w:author="Bruno Sanchez-Andrade Nuno" w:date="2012-08-15T16:48:00Z">
          <w:pPr>
            <w:pStyle w:val="Heading3"/>
          </w:pPr>
        </w:pPrChange>
      </w:pPr>
      <w:bookmarkStart w:id="3822" w:name="_Toc206668869"/>
      <w:r>
        <w:t>Specific Open Issues</w:t>
      </w:r>
      <w:bookmarkEnd w:id="3822"/>
    </w:p>
    <w:p w14:paraId="6BE9DEB0" w14:textId="77777777" w:rsidR="00573147" w:rsidRDefault="00573147" w:rsidP="00573147"/>
    <w:p w14:paraId="0610F0A4" w14:textId="77777777" w:rsidR="00573147" w:rsidRPr="00640798" w:rsidRDefault="00573147">
      <w:pPr>
        <w:pStyle w:val="Heading3"/>
        <w:pPrChange w:id="3823" w:author="Bruno Sanchez-Andrade Nuno" w:date="2012-08-15T16:48:00Z">
          <w:pPr/>
        </w:pPrChange>
      </w:pPr>
      <w:bookmarkStart w:id="3824" w:name="_Toc206668870"/>
      <w:r w:rsidRPr="00640798">
        <w:t>Website update-upgrade</w:t>
      </w:r>
      <w:bookmarkEnd w:id="3824"/>
    </w:p>
    <w:p w14:paraId="52EC69DE" w14:textId="77777777" w:rsidR="00573147" w:rsidRDefault="00573147" w:rsidP="00573147"/>
    <w:p w14:paraId="52A63C85" w14:textId="58731C05" w:rsidR="00573147" w:rsidRDefault="00573147" w:rsidP="00573147">
      <w:r>
        <w:t xml:space="preserve">There are significant improvements suggested </w:t>
      </w:r>
      <w:ins w:id="3825" w:author="Bruno Sanchez-Andrade Nuno" w:date="2012-08-15T16:46:00Z">
        <w:r w:rsidR="00B04B24">
          <w:t xml:space="preserve">by the users </w:t>
        </w:r>
      </w:ins>
      <w:r>
        <w:t>for the website. Some are feasible as additions to the current website framework, some are more suitable as an Excel file.</w:t>
      </w:r>
    </w:p>
    <w:p w14:paraId="4E6C901C" w14:textId="77777777" w:rsidR="00573147" w:rsidDel="00B04B24" w:rsidRDefault="00573147" w:rsidP="00573147">
      <w:pPr>
        <w:rPr>
          <w:del w:id="3826" w:author="Bruno Sanchez-Andrade Nuno" w:date="2012-08-15T16:51:00Z"/>
        </w:rPr>
      </w:pPr>
    </w:p>
    <w:p w14:paraId="35E15B30" w14:textId="25EE135C" w:rsidR="00573147" w:rsidDel="00B04B24" w:rsidRDefault="00573147" w:rsidP="00573147">
      <w:pPr>
        <w:rPr>
          <w:del w:id="3827" w:author="Bruno Sanchez-Andrade Nuno" w:date="2012-08-15T16:51:00Z"/>
        </w:rPr>
      </w:pPr>
      <w:del w:id="3828" w:author="Bruno Sanchez-Andrade Nuno" w:date="2012-08-15T16:51:00Z">
        <w:r w:rsidDel="00B04B24">
          <w:delText>Suggested approach:</w:delText>
        </w:r>
      </w:del>
    </w:p>
    <w:p w14:paraId="21741230" w14:textId="77777777" w:rsidR="00573147" w:rsidRDefault="00573147" w:rsidP="00573147"/>
    <w:p w14:paraId="7CEA756E" w14:textId="77777777" w:rsidR="00573147" w:rsidRDefault="00573147" w:rsidP="00573147">
      <w:r>
        <w:t>Some proposed website changes:</w:t>
      </w:r>
    </w:p>
    <w:p w14:paraId="49A7ED6E" w14:textId="77777777" w:rsidR="00573147" w:rsidRDefault="00573147" w:rsidP="00573147">
      <w:pPr>
        <w:pStyle w:val="ListParagraph"/>
        <w:numPr>
          <w:ilvl w:val="0"/>
          <w:numId w:val="28"/>
        </w:numPr>
      </w:pPr>
      <w:r>
        <w:t xml:space="preserve">Consistent use of matrix quadrant colors in maps. </w:t>
      </w:r>
    </w:p>
    <w:p w14:paraId="4A4C612A" w14:textId="77777777" w:rsidR="00573147" w:rsidRDefault="00573147" w:rsidP="00573147">
      <w:pPr>
        <w:pStyle w:val="ListParagraph"/>
        <w:numPr>
          <w:ilvl w:val="0"/>
          <w:numId w:val="28"/>
        </w:numPr>
      </w:pPr>
      <w:r>
        <w:t>Improve the selection of similar countries for that tab by considering not only the overall score, but also neighboring countries, income group, etc.</w:t>
      </w:r>
    </w:p>
    <w:p w14:paraId="6F3857AE" w14:textId="77777777" w:rsidR="00573147" w:rsidRDefault="00573147" w:rsidP="00573147">
      <w:pPr>
        <w:pStyle w:val="ListParagraph"/>
        <w:numPr>
          <w:ilvl w:val="0"/>
          <w:numId w:val="28"/>
        </w:numPr>
      </w:pPr>
      <w:r>
        <w:t xml:space="preserve">Add an ability to compare countries/sectors. </w:t>
      </w:r>
    </w:p>
    <w:p w14:paraId="5F889CBB" w14:textId="14621BDB" w:rsidR="00573147" w:rsidRDefault="00573147" w:rsidP="00573147">
      <w:pPr>
        <w:pStyle w:val="ListParagraph"/>
        <w:numPr>
          <w:ilvl w:val="0"/>
          <w:numId w:val="28"/>
        </w:numPr>
      </w:pPr>
      <w:r>
        <w:t>Disaggrega</w:t>
      </w:r>
      <w:r w:rsidR="00A22D5F">
        <w:t xml:space="preserve">te dots in </w:t>
      </w:r>
      <w:ins w:id="3829" w:author="Ian Noble" w:date="2012-08-17T12:35:00Z">
        <w:r w:rsidR="000B1FE4">
          <w:t xml:space="preserve">the </w:t>
        </w:r>
      </w:ins>
      <w:r w:rsidR="00A22D5F">
        <w:t>Matrix according to s</w:t>
      </w:r>
      <w:r>
        <w:t xml:space="preserve">ectors. This means the ability to place in the matrix the different components of each Axis (Exposure, Food, </w:t>
      </w:r>
      <w:commentRangeStart w:id="3830"/>
      <w:r>
        <w:t>Economic</w:t>
      </w:r>
      <w:commentRangeEnd w:id="3830"/>
      <w:r w:rsidR="000B1FE4">
        <w:rPr>
          <w:rStyle w:val="CommentReference"/>
          <w:rFonts w:eastAsiaTheme="minorEastAsia"/>
        </w:rPr>
        <w:commentReference w:id="3830"/>
      </w:r>
      <w:proofErr w:type="gramStart"/>
      <w:r>
        <w:t>, …)</w:t>
      </w:r>
      <w:proofErr w:type="gramEnd"/>
    </w:p>
    <w:p w14:paraId="16F188C7" w14:textId="77777777" w:rsidR="00573147" w:rsidRDefault="00573147" w:rsidP="00573147">
      <w:pPr>
        <w:pStyle w:val="ListParagraph"/>
        <w:numPr>
          <w:ilvl w:val="0"/>
          <w:numId w:val="28"/>
        </w:numPr>
      </w:pPr>
      <w:r>
        <w:t>Filter countries by range of scores in selected sectors.</w:t>
      </w:r>
    </w:p>
    <w:p w14:paraId="4B1901C6" w14:textId="77777777" w:rsidR="00573147" w:rsidRPr="00B614AF" w:rsidRDefault="00573147" w:rsidP="00573147">
      <w:pPr>
        <w:pStyle w:val="ListParagraph"/>
        <w:numPr>
          <w:ilvl w:val="0"/>
          <w:numId w:val="28"/>
        </w:numPr>
      </w:pPr>
      <w:r w:rsidRPr="00B614AF">
        <w:t>Present histogram of values for Measures, to have an idea of the global spread of values.</w:t>
      </w:r>
    </w:p>
    <w:p w14:paraId="1965EDB6" w14:textId="7E058CEC" w:rsidR="00573147" w:rsidRPr="00B614AF" w:rsidRDefault="00573147" w:rsidP="00573147">
      <w:pPr>
        <w:pStyle w:val="ListParagraph"/>
        <w:numPr>
          <w:ilvl w:val="0"/>
          <w:numId w:val="28"/>
        </w:numPr>
      </w:pPr>
      <w:r w:rsidRPr="00B614AF">
        <w:t>Resolve Rank ties within the chosen uncertainty in scores. In the current Ranking we only count one decimal point. New Zealand (5</w:t>
      </w:r>
      <w:r w:rsidRPr="00B614AF">
        <w:rPr>
          <w:vertAlign w:val="superscript"/>
        </w:rPr>
        <w:t xml:space="preserve">th </w:t>
      </w:r>
      <w:r w:rsidRPr="00B614AF">
        <w:t>in the ranking) and Finland (</w:t>
      </w:r>
      <w:proofErr w:type="gramStart"/>
      <w:r w:rsidRPr="00B614AF">
        <w:t>6</w:t>
      </w:r>
      <w:r w:rsidRPr="00B614AF">
        <w:rPr>
          <w:vertAlign w:val="superscript"/>
        </w:rPr>
        <w:t>th</w:t>
      </w:r>
      <w:r w:rsidRPr="00B614AF">
        <w:t xml:space="preserve"> )</w:t>
      </w:r>
      <w:proofErr w:type="gramEnd"/>
      <w:r w:rsidRPr="00B614AF">
        <w:t xml:space="preserve"> both have Score 81.7. Finland </w:t>
      </w:r>
      <w:del w:id="3831" w:author="Bruno Sanchez-Andrade Nuno" w:date="2012-08-15T16:47:00Z">
        <w:r w:rsidRPr="00B614AF" w:rsidDel="00B04B24">
          <w:delText xml:space="preserve">needs </w:delText>
        </w:r>
      </w:del>
      <w:ins w:id="3832" w:author="Bruno Sanchez-Andrade Nuno" w:date="2012-08-15T16:47:00Z">
        <w:r w:rsidR="00B04B24">
          <w:t>would then</w:t>
        </w:r>
        <w:r w:rsidR="00B04B24" w:rsidRPr="00B614AF">
          <w:t xml:space="preserve"> </w:t>
        </w:r>
      </w:ins>
      <w:del w:id="3833" w:author="Bruno Sanchez-Andrade Nuno" w:date="2012-08-15T16:47:00Z">
        <w:r w:rsidRPr="00B614AF" w:rsidDel="00B04B24">
          <w:delText xml:space="preserve">to </w:delText>
        </w:r>
      </w:del>
      <w:r w:rsidRPr="00B614AF">
        <w:t>be tied in 5</w:t>
      </w:r>
      <w:r w:rsidRPr="00B614AF">
        <w:rPr>
          <w:vertAlign w:val="superscript"/>
        </w:rPr>
        <w:t>th</w:t>
      </w:r>
      <w:r w:rsidRPr="00B614AF">
        <w:t xml:space="preserve"> position, and Norway will keep it´s Rank (7</w:t>
      </w:r>
      <w:r w:rsidRPr="00B614AF">
        <w:rPr>
          <w:vertAlign w:val="superscript"/>
        </w:rPr>
        <w:t>th</w:t>
      </w:r>
      <w:r w:rsidRPr="00B614AF">
        <w:t>)</w:t>
      </w:r>
      <w:r w:rsidR="00A22D5F">
        <w:t>.</w:t>
      </w:r>
      <w:r w:rsidRPr="00B614AF">
        <w:t xml:space="preserve"> </w:t>
      </w:r>
    </w:p>
    <w:p w14:paraId="765D1E5B" w14:textId="77777777" w:rsidR="00573147" w:rsidRPr="00B614AF" w:rsidRDefault="00573147" w:rsidP="00573147"/>
    <w:p w14:paraId="6D626E96" w14:textId="77777777" w:rsidR="00573147" w:rsidRPr="00B614AF" w:rsidRDefault="00573147" w:rsidP="00573147">
      <w:r w:rsidRPr="00B614AF">
        <w:rPr>
          <w:i/>
        </w:rPr>
        <w:lastRenderedPageBreak/>
        <w:t>Excel Version</w:t>
      </w:r>
      <w:r w:rsidRPr="00B614AF">
        <w:t>: We are considering preparing a version of the Index in Excel format with more comparators and tools for advanced users.</w:t>
      </w:r>
    </w:p>
    <w:p w14:paraId="74394F20" w14:textId="77777777" w:rsidR="00573147" w:rsidRPr="00B04B24" w:rsidRDefault="00573147" w:rsidP="00B04B24">
      <w:pPr>
        <w:pStyle w:val="Heading3"/>
      </w:pPr>
      <w:bookmarkStart w:id="3834" w:name="_Toc206668871"/>
      <w:r w:rsidRPr="00B04B24">
        <w:t>Readiness Axis</w:t>
      </w:r>
      <w:bookmarkEnd w:id="3834"/>
    </w:p>
    <w:p w14:paraId="559D6859" w14:textId="77777777" w:rsidR="00573147" w:rsidRPr="00B614AF" w:rsidRDefault="00573147" w:rsidP="00573147"/>
    <w:p w14:paraId="12B90390" w14:textId="77777777" w:rsidR="00573147" w:rsidRPr="00B614AF" w:rsidRDefault="00573147" w:rsidP="00573147">
      <w:r w:rsidRPr="00B614AF">
        <w:t xml:space="preserve">We also recognize the importance of revisiting the Readiness Axis. Feedback received in this regard suggests several directions to investigate. For example, a Readiness Structure separating </w:t>
      </w:r>
      <w:r w:rsidRPr="00B614AF">
        <w:rPr>
          <w:i/>
        </w:rPr>
        <w:t>Policies</w:t>
      </w:r>
      <w:r w:rsidRPr="00B614AF">
        <w:t xml:space="preserve"> and </w:t>
      </w:r>
      <w:r w:rsidRPr="00B614AF">
        <w:rPr>
          <w:i/>
        </w:rPr>
        <w:t>Outcomes</w:t>
      </w:r>
      <w:r w:rsidRPr="00B614AF">
        <w:t>. In combination with the 3 current sectors (Economic, Government and Social) this would create a conceptual matrix similar to the Vulnerability Axis. There is also an Issue on how to treat and distinguish Adaptation Capacity (currently part of the Vulnerability Score) and some components of Readiness.</w:t>
      </w:r>
    </w:p>
    <w:p w14:paraId="5ECA6DFF" w14:textId="77777777" w:rsidR="00573147" w:rsidRPr="00B614AF" w:rsidRDefault="00573147" w:rsidP="00573147"/>
    <w:p w14:paraId="16EAC2CE" w14:textId="77777777" w:rsidR="00573147" w:rsidRPr="00B614AF" w:rsidRDefault="00573147" w:rsidP="00573147">
      <w:r w:rsidRPr="00B614AF">
        <w:t>We need to explore all these possibilities, but we have decided to focus on the priorities listed in this document for the GAIN Index 2012.</w:t>
      </w:r>
    </w:p>
    <w:p w14:paraId="446099FE" w14:textId="77777777" w:rsidR="004A2AE1" w:rsidDel="00B04B24" w:rsidRDefault="004A2AE1" w:rsidP="00573147">
      <w:pPr>
        <w:pStyle w:val="Heading3"/>
        <w:rPr>
          <w:ins w:id="3835" w:author="Tim Wierzbicki" w:date="2012-08-09T13:55:00Z"/>
          <w:del w:id="3836" w:author="Bruno Sanchez-Andrade Nuno" w:date="2012-08-15T16:49:00Z"/>
        </w:rPr>
      </w:pPr>
    </w:p>
    <w:p w14:paraId="47401348" w14:textId="1EF72565" w:rsidR="00573147" w:rsidRPr="00B614AF" w:rsidDel="00B04B24" w:rsidRDefault="00573147" w:rsidP="00573147">
      <w:pPr>
        <w:pStyle w:val="Heading3"/>
        <w:rPr>
          <w:del w:id="3837" w:author="Bruno Sanchez-Andrade Nuno" w:date="2012-08-15T16:49:00Z"/>
        </w:rPr>
      </w:pPr>
      <w:commentRangeStart w:id="3838"/>
      <w:del w:id="3839" w:author="Bruno Sanchez-Andrade Nuno" w:date="2012-08-15T16:49:00Z">
        <w:r w:rsidRPr="00B614AF" w:rsidDel="00B04B24">
          <w:delText>To</w:delText>
        </w:r>
        <w:commentRangeEnd w:id="3838"/>
        <w:r w:rsidR="004A2AE1" w:rsidDel="00B04B24">
          <w:rPr>
            <w:rStyle w:val="CommentReference"/>
            <w:rFonts w:eastAsiaTheme="minorEastAsia" w:cs="Arial"/>
            <w:color w:val="auto"/>
          </w:rPr>
          <w:commentReference w:id="3838"/>
        </w:r>
        <w:r w:rsidRPr="00B614AF" w:rsidDel="00B04B24">
          <w:delText xml:space="preserve"> Do</w:delText>
        </w:r>
      </w:del>
    </w:p>
    <w:p w14:paraId="00307EB6" w14:textId="7D00CAEA" w:rsidR="00573147" w:rsidRPr="00B614AF" w:rsidDel="00B04B24" w:rsidRDefault="00573147" w:rsidP="00573147">
      <w:pPr>
        <w:rPr>
          <w:del w:id="3840" w:author="Bruno Sanchez-Andrade Nuno" w:date="2012-08-15T16:49:00Z"/>
        </w:rPr>
      </w:pPr>
    </w:p>
    <w:p w14:paraId="5F79BF84" w14:textId="747E21F2" w:rsidR="00573147" w:rsidRPr="00B614AF" w:rsidDel="00B04B24" w:rsidRDefault="00573147" w:rsidP="00573147">
      <w:pPr>
        <w:pStyle w:val="ListParagraph"/>
        <w:numPr>
          <w:ilvl w:val="0"/>
          <w:numId w:val="25"/>
        </w:numPr>
        <w:rPr>
          <w:del w:id="3841" w:author="Bruno Sanchez-Andrade Nuno" w:date="2012-08-15T16:49:00Z"/>
        </w:rPr>
      </w:pPr>
      <w:del w:id="3842" w:author="Bruno Sanchez-Andrade Nuno" w:date="2012-08-15T16:49:00Z">
        <w:r w:rsidRPr="00B614AF" w:rsidDel="00B04B24">
          <w:delText>Furthe</w:delText>
        </w:r>
        <w:r w:rsidR="00A22D5F" w:rsidDel="00B04B24">
          <w:delText>r explore differences with the i</w:delText>
        </w:r>
        <w:r w:rsidRPr="00B614AF" w:rsidDel="00B04B24">
          <w:delText>nternal audit (and debugging).</w:delText>
        </w:r>
      </w:del>
    </w:p>
    <w:p w14:paraId="5CB51C05" w14:textId="7C57DCFA" w:rsidR="00573147" w:rsidRPr="00B614AF" w:rsidDel="00B04B24" w:rsidRDefault="00573147" w:rsidP="00573147">
      <w:pPr>
        <w:pStyle w:val="ListParagraph"/>
        <w:numPr>
          <w:ilvl w:val="0"/>
          <w:numId w:val="25"/>
        </w:numPr>
        <w:rPr>
          <w:del w:id="3843" w:author="Bruno Sanchez-Andrade Nuno" w:date="2012-08-15T16:49:00Z"/>
        </w:rPr>
      </w:pPr>
      <w:del w:id="3844" w:author="Bruno Sanchez-Andrade Nuno" w:date="2012-08-15T16:49:00Z">
        <w:r w:rsidRPr="00B614AF" w:rsidDel="00B04B24">
          <w:delText>A few code modules are still missing (export to .csv, calculation of trends, GDP adjusted GAIN Index, Readiness and Vulnerability, Overall Internal correlations analysis)</w:delText>
        </w:r>
      </w:del>
    </w:p>
    <w:p w14:paraId="2B00D7B7" w14:textId="77777777" w:rsidR="00573147" w:rsidRPr="00B614AF" w:rsidRDefault="00573147" w:rsidP="00573147"/>
    <w:p w14:paraId="5A605089" w14:textId="3AD89D71" w:rsidR="00573147" w:rsidRPr="00B614AF" w:rsidRDefault="00573147" w:rsidP="00573147">
      <w:pPr>
        <w:pStyle w:val="Heading2"/>
        <w:rPr>
          <w:rFonts w:ascii="Georgia" w:hAnsi="Georgia"/>
        </w:rPr>
      </w:pPr>
      <w:del w:id="3845" w:author="Bruno Sanchez-Andrade Nuno" w:date="2012-08-15T16:49:00Z">
        <w:r w:rsidRPr="00B614AF" w:rsidDel="00B04B24">
          <w:rPr>
            <w:rFonts w:ascii="Georgia" w:hAnsi="Georgia"/>
          </w:rPr>
          <w:delText>Next Steps</w:delText>
        </w:r>
      </w:del>
      <w:bookmarkStart w:id="3846" w:name="_Toc206668872"/>
      <w:ins w:id="3847" w:author="Bruno Sanchez-Andrade Nuno" w:date="2012-08-15T16:49:00Z">
        <w:r w:rsidR="00B04B24">
          <w:rPr>
            <w:rFonts w:ascii="Georgia" w:hAnsi="Georgia"/>
          </w:rPr>
          <w:t>Complementary Activities of the Institute</w:t>
        </w:r>
      </w:ins>
      <w:bookmarkEnd w:id="3846"/>
    </w:p>
    <w:p w14:paraId="3BFE756E" w14:textId="77777777" w:rsidR="00573147" w:rsidRPr="00B614AF" w:rsidRDefault="00573147" w:rsidP="00573147"/>
    <w:p w14:paraId="2BEBD8C0" w14:textId="5742E49D" w:rsidR="00573147" w:rsidRPr="00B614AF" w:rsidDel="00B04B24" w:rsidRDefault="00A22D5F" w:rsidP="00573147">
      <w:pPr>
        <w:rPr>
          <w:del w:id="3848" w:author="Bruno Sanchez-Andrade Nuno" w:date="2012-08-15T16:50:00Z"/>
        </w:rPr>
      </w:pPr>
      <w:del w:id="3849" w:author="Bruno Sanchez-Andrade Nuno" w:date="2012-08-15T16:50:00Z">
        <w:r w:rsidDel="00B04B24">
          <w:delText>We are aiming to launch the new version of the i</w:delText>
        </w:r>
        <w:r w:rsidR="00573147" w:rsidRPr="00B614AF" w:rsidDel="00B04B24">
          <w:delText xml:space="preserve">ndex in October. We thus propose the following tentative Road </w:delText>
        </w:r>
        <w:r w:rsidDel="00B04B24">
          <w:delText>Map</w:delText>
        </w:r>
        <w:r w:rsidR="00573147" w:rsidRPr="00B614AF" w:rsidDel="00B04B24">
          <w:delText>:</w:delText>
        </w:r>
      </w:del>
    </w:p>
    <w:p w14:paraId="11E704C9" w14:textId="3C493E9E" w:rsidR="00573147" w:rsidRPr="00B614AF" w:rsidDel="00B04B24" w:rsidRDefault="00573147" w:rsidP="00573147">
      <w:pPr>
        <w:rPr>
          <w:del w:id="3850" w:author="Bruno Sanchez-Andrade Nuno" w:date="2012-08-15T16:50:00Z"/>
        </w:rPr>
      </w:pPr>
    </w:p>
    <w:p w14:paraId="66AF4DFC" w14:textId="60F3F63C" w:rsidR="00573147" w:rsidRPr="00B614AF" w:rsidDel="00B04B24" w:rsidRDefault="00573147" w:rsidP="00573147">
      <w:pPr>
        <w:pStyle w:val="ListParagraph"/>
        <w:numPr>
          <w:ilvl w:val="0"/>
          <w:numId w:val="29"/>
        </w:numPr>
        <w:rPr>
          <w:del w:id="3851" w:author="Bruno Sanchez-Andrade Nuno" w:date="2012-08-15T16:50:00Z"/>
        </w:rPr>
      </w:pPr>
      <w:del w:id="3852" w:author="Bruno Sanchez-Andrade Nuno" w:date="2012-08-15T16:50:00Z">
        <w:r w:rsidRPr="00B614AF" w:rsidDel="00B04B24">
          <w:delText>Consultation with the CoSA: 1-25 August.</w:delText>
        </w:r>
      </w:del>
    </w:p>
    <w:p w14:paraId="6E4FBAE0" w14:textId="0424624C" w:rsidR="00573147" w:rsidRPr="00B614AF" w:rsidDel="00B04B24" w:rsidRDefault="00573147" w:rsidP="00573147">
      <w:pPr>
        <w:pStyle w:val="ListParagraph"/>
        <w:numPr>
          <w:ilvl w:val="0"/>
          <w:numId w:val="29"/>
        </w:numPr>
        <w:rPr>
          <w:del w:id="3853" w:author="Bruno Sanchez-Andrade Nuno" w:date="2012-08-15T16:50:00Z"/>
        </w:rPr>
      </w:pPr>
      <w:del w:id="3854" w:author="Bruno Sanchez-Andrade Nuno" w:date="2012-08-15T16:50:00Z">
        <w:r w:rsidRPr="00B614AF" w:rsidDel="00B04B24">
          <w:delText xml:space="preserve">Consultation with </w:delText>
        </w:r>
        <w:r w:rsidR="00A22D5F" w:rsidDel="00B04B24">
          <w:delText xml:space="preserve">an </w:delText>
        </w:r>
        <w:r w:rsidRPr="00B614AF" w:rsidDel="00B04B24">
          <w:delText>extended group of users (Industry, Government, Universities, …):  10-25 August.</w:delText>
        </w:r>
      </w:del>
    </w:p>
    <w:p w14:paraId="03C106A9" w14:textId="02DBA613" w:rsidR="00573147" w:rsidDel="00B04B24" w:rsidRDefault="00573147" w:rsidP="00573147">
      <w:pPr>
        <w:pStyle w:val="ListParagraph"/>
        <w:numPr>
          <w:ilvl w:val="0"/>
          <w:numId w:val="29"/>
        </w:numPr>
        <w:rPr>
          <w:del w:id="3855" w:author="Bruno Sanchez-Andrade Nuno" w:date="2012-08-15T16:50:00Z"/>
        </w:rPr>
      </w:pPr>
      <w:del w:id="3856" w:author="Bruno Sanchez-Andrade Nuno" w:date="2012-08-15T16:50:00Z">
        <w:r w:rsidDel="00B04B24">
          <w:delText>Open Consultation: 25 August- 5 September.</w:delText>
        </w:r>
      </w:del>
    </w:p>
    <w:p w14:paraId="1F29286F" w14:textId="3F7EDDAD" w:rsidR="00573147" w:rsidDel="00B04B24" w:rsidRDefault="00573147" w:rsidP="00573147">
      <w:pPr>
        <w:pStyle w:val="ListParagraph"/>
        <w:numPr>
          <w:ilvl w:val="0"/>
          <w:numId w:val="29"/>
        </w:numPr>
        <w:rPr>
          <w:del w:id="3857" w:author="Bruno Sanchez-Andrade Nuno" w:date="2012-08-15T16:50:00Z"/>
        </w:rPr>
      </w:pPr>
      <w:del w:id="3858" w:author="Bruno Sanchez-Andrade Nuno" w:date="2012-08-15T16:50:00Z">
        <w:r w:rsidDel="00B04B24">
          <w:delText>Design freezes. Prepare Final Numbers and Documentation: 5-15 September.</w:delText>
        </w:r>
      </w:del>
    </w:p>
    <w:p w14:paraId="38BEDED2" w14:textId="1F20EA3A" w:rsidR="00573147" w:rsidRPr="00573147" w:rsidDel="00B04B24" w:rsidRDefault="00573147" w:rsidP="00C86872">
      <w:pPr>
        <w:pStyle w:val="ListParagraph"/>
        <w:numPr>
          <w:ilvl w:val="0"/>
          <w:numId w:val="29"/>
        </w:numPr>
        <w:rPr>
          <w:del w:id="3859" w:author="Bruno Sanchez-Andrade Nuno" w:date="2012-08-15T16:50:00Z"/>
        </w:rPr>
      </w:pPr>
      <w:del w:id="3860" w:author="Bruno Sanchez-Andrade Nuno" w:date="2012-08-15T16:50:00Z">
        <w:r w:rsidDel="00B04B24">
          <w:delText>Website Development: [Tentative] Second half of September.</w:delText>
        </w:r>
      </w:del>
    </w:p>
    <w:bookmarkEnd w:id="354"/>
    <w:p w14:paraId="2A826C00" w14:textId="77777777" w:rsidR="00B03B4D" w:rsidRDefault="00B03B4D" w:rsidP="00E879DB">
      <w:pPr>
        <w:rPr>
          <w:ins w:id="3861" w:author="Bruno Sanchez-Andrade Nuno" w:date="2012-08-14T17:43:00Z"/>
        </w:rPr>
      </w:pPr>
    </w:p>
    <w:p w14:paraId="68760B0C" w14:textId="6D0E8B51" w:rsidR="00B03B4D" w:rsidRPr="001E5DF2" w:rsidRDefault="00B04B24" w:rsidP="00E879DB">
      <w:ins w:id="3862" w:author="Bruno Sanchez-Andrade Nuno" w:date="2012-08-15T16:50:00Z">
        <w:r>
          <w:t xml:space="preserve">[Davis, this is a section </w:t>
        </w:r>
        <w:proofErr w:type="spellStart"/>
        <w:r>
          <w:t>tu</w:t>
        </w:r>
        <w:proofErr w:type="spellEnd"/>
        <w:r>
          <w:t xml:space="preserve"> summarize our work in Mexico, Proposals, Prizes, … </w:t>
        </w:r>
      </w:ins>
      <w:ins w:id="3863" w:author="Bruno Sanchez-Andrade Nuno" w:date="2012-08-15T16:51:00Z">
        <w:r>
          <w:t>nothing</w:t>
        </w:r>
      </w:ins>
      <w:ins w:id="3864" w:author="Bruno Sanchez-Andrade Nuno" w:date="2012-08-15T16:50:00Z">
        <w:r>
          <w:t xml:space="preserve"> </w:t>
        </w:r>
      </w:ins>
      <w:ins w:id="3865" w:author="Bruno Sanchez-Andrade Nuno" w:date="2012-08-15T16:51:00Z">
        <w:r>
          <w:t>too long</w:t>
        </w:r>
      </w:ins>
      <w:ins w:id="3866" w:author="Bruno Sanchez-Andrade Nuno" w:date="2012-08-15T16:50:00Z">
        <w:r>
          <w:t>]</w:t>
        </w:r>
      </w:ins>
    </w:p>
    <w:sectPr w:rsidR="00B03B4D" w:rsidRPr="001E5DF2" w:rsidSect="00493101">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2" w:author="Tim Wierzbicki" w:date="2012-08-17T11:58:00Z" w:initials="TW">
    <w:p w14:paraId="421995AC" w14:textId="3F0F0539" w:rsidR="00017F27" w:rsidRDefault="00017F27">
      <w:pPr>
        <w:pStyle w:val="CommentText"/>
      </w:pPr>
      <w:r>
        <w:rPr>
          <w:rStyle w:val="CommentReference"/>
        </w:rPr>
        <w:annotationRef/>
      </w:r>
      <w:r>
        <w:t xml:space="preserve">Huh?  If it is only 3% I don’t think we need the qualifier and footnote </w:t>
      </w:r>
      <w:proofErr w:type="gramStart"/>
      <w:r>
        <w:t>-  Ian</w:t>
      </w:r>
      <w:proofErr w:type="gramEnd"/>
    </w:p>
  </w:comment>
  <w:comment w:id="518" w:author="Ian Noble" w:date="2012-08-17T11:59:00Z" w:initials="IN">
    <w:p w14:paraId="4DDE4F0A" w14:textId="3DA75A56" w:rsidR="00017F27" w:rsidRDefault="00017F27">
      <w:pPr>
        <w:pStyle w:val="CommentText"/>
      </w:pPr>
      <w:r>
        <w:rPr>
          <w:rStyle w:val="CommentReference"/>
        </w:rPr>
        <w:annotationRef/>
      </w:r>
      <w:r>
        <w:t xml:space="preserve">But, I presume that staff accessing it from outside our network – </w:t>
      </w:r>
      <w:proofErr w:type="spellStart"/>
      <w:r>
        <w:t>eg</w:t>
      </w:r>
      <w:proofErr w:type="spellEnd"/>
      <w:r>
        <w:t xml:space="preserve"> from home – are counted?</w:t>
      </w:r>
    </w:p>
  </w:comment>
  <w:comment w:id="567" w:author="Ian Noble" w:date="2012-08-17T12:03:00Z" w:initials="IN">
    <w:p w14:paraId="00FF53D3" w14:textId="59B969BF" w:rsidR="00017F27" w:rsidRDefault="00017F27">
      <w:pPr>
        <w:pStyle w:val="CommentText"/>
      </w:pPr>
      <w:r>
        <w:rPr>
          <w:rStyle w:val="CommentReference"/>
        </w:rPr>
        <w:annotationRef/>
      </w:r>
      <w:r>
        <w:t>Bruno – please check</w:t>
      </w:r>
    </w:p>
  </w:comment>
  <w:comment w:id="575" w:author="Ian Noble" w:date="2012-08-17T12:05:00Z" w:initials="IN">
    <w:p w14:paraId="78104E78" w14:textId="1742A77F" w:rsidR="00017F27" w:rsidRDefault="00017F27">
      <w:pPr>
        <w:pStyle w:val="CommentText"/>
      </w:pPr>
      <w:r>
        <w:rPr>
          <w:rStyle w:val="CommentReference"/>
        </w:rPr>
        <w:annotationRef/>
      </w:r>
      <w:r>
        <w:t>I do not follow.  “</w:t>
      </w:r>
      <w:proofErr w:type="gramStart"/>
      <w:r>
        <w:t>visits</w:t>
      </w:r>
      <w:proofErr w:type="gramEnd"/>
      <w:r>
        <w:t xml:space="preserve"> towards this site” ??</w:t>
      </w:r>
    </w:p>
  </w:comment>
  <w:comment w:id="584" w:author="Ian Noble" w:date="2012-08-17T12:06:00Z" w:initials="IN">
    <w:p w14:paraId="3683763F" w14:textId="28B21DFB" w:rsidR="00017F27" w:rsidRDefault="00017F27">
      <w:pPr>
        <w:pStyle w:val="CommentText"/>
      </w:pPr>
      <w:r>
        <w:rPr>
          <w:rStyle w:val="CommentReference"/>
        </w:rPr>
        <w:annotationRef/>
      </w:r>
      <w:r>
        <w:t>We need to be consistent with spelling and capitalization.</w:t>
      </w:r>
    </w:p>
  </w:comment>
  <w:comment w:id="597" w:author="Ian Noble" w:date="2012-08-17T12:08:00Z" w:initials="IN">
    <w:p w14:paraId="6BB5C807" w14:textId="4994ECC9" w:rsidR="00017F27" w:rsidRDefault="00017F27">
      <w:pPr>
        <w:pStyle w:val="CommentText"/>
      </w:pPr>
      <w:r>
        <w:rPr>
          <w:rStyle w:val="CommentReference"/>
        </w:rPr>
        <w:annotationRef/>
      </w:r>
      <w:r>
        <w:t>Should the pale blue graph be “New Visitors”?</w:t>
      </w:r>
    </w:p>
  </w:comment>
  <w:comment w:id="600" w:author="Ian Noble" w:date="2012-08-17T12:08:00Z" w:initials="IN">
    <w:p w14:paraId="714CB096" w14:textId="1B0B65EB" w:rsidR="00017F27" w:rsidRDefault="00017F27">
      <w:pPr>
        <w:pStyle w:val="CommentText"/>
      </w:pPr>
      <w:r>
        <w:rPr>
          <w:rStyle w:val="CommentReference"/>
        </w:rPr>
        <w:annotationRef/>
      </w:r>
      <w:r>
        <w:t>See earlier comment</w:t>
      </w:r>
    </w:p>
  </w:comment>
  <w:comment w:id="603" w:author="Tim Wierzbicki" w:date="2012-08-09T13:53:00Z" w:initials="TW">
    <w:p w14:paraId="003CB202" w14:textId="292C4EE2" w:rsidR="00017F27" w:rsidRDefault="00017F27">
      <w:pPr>
        <w:pStyle w:val="CommentText"/>
      </w:pPr>
      <w:r>
        <w:rPr>
          <w:rStyle w:val="CommentReference"/>
        </w:rPr>
        <w:annotationRef/>
      </w:r>
      <w:r>
        <w:t>Shouldn’t there be “other”???</w:t>
      </w:r>
    </w:p>
  </w:comment>
  <w:comment w:id="616" w:author="Ian Noble" w:date="2012-08-17T12:10:00Z" w:initials="IN">
    <w:p w14:paraId="1F51A836" w14:textId="44405F36" w:rsidR="00017F27" w:rsidRDefault="00017F27">
      <w:pPr>
        <w:pStyle w:val="CommentText"/>
      </w:pPr>
      <w:r>
        <w:rPr>
          <w:rStyle w:val="CommentReference"/>
        </w:rPr>
        <w:annotationRef/>
      </w:r>
      <w:r>
        <w:t>See my earlier comment on the flowchart.  We probably need to move this explanation up the document.</w:t>
      </w:r>
    </w:p>
  </w:comment>
  <w:comment w:id="618" w:author="Davis Cherry" w:date="2012-08-09T15:13:00Z" w:initials="DC">
    <w:p w14:paraId="6CCEFF5F" w14:textId="7C38F0E5" w:rsidR="00017F27" w:rsidRDefault="00017F27">
      <w:pPr>
        <w:pStyle w:val="CommentText"/>
      </w:pPr>
      <w:r>
        <w:rPr>
          <w:rStyle w:val="CommentReference"/>
        </w:rPr>
        <w:annotationRef/>
      </w:r>
      <w:r>
        <w:t xml:space="preserve">So people come to index.gain.org by only typing in "Chad"? </w:t>
      </w:r>
      <w:proofErr w:type="gramStart"/>
      <w:r>
        <w:t>or</w:t>
      </w:r>
      <w:proofErr w:type="gramEnd"/>
      <w:r>
        <w:t xml:space="preserve"> "Chad Adaptation" ...  </w:t>
      </w:r>
    </w:p>
  </w:comment>
  <w:comment w:id="628" w:author="Davis Cherry" w:date="2012-08-09T15:10:00Z" w:initials="DC">
    <w:p w14:paraId="05FD485A" w14:textId="430F66E3" w:rsidR="00017F27" w:rsidRDefault="00017F27">
      <w:pPr>
        <w:pStyle w:val="CommentText"/>
      </w:pPr>
      <w:r>
        <w:rPr>
          <w:rStyle w:val="CommentReference"/>
        </w:rPr>
        <w:annotationRef/>
      </w:r>
      <w:proofErr w:type="gramStart"/>
      <w:r>
        <w:t>to</w:t>
      </w:r>
      <w:proofErr w:type="gramEnd"/>
      <w:r>
        <w:t xml:space="preserve"> what?</w:t>
      </w:r>
    </w:p>
  </w:comment>
  <w:comment w:id="629" w:author="Davis Cherry" w:date="2012-08-09T15:11:00Z" w:initials="DC">
    <w:p w14:paraId="40EAE2CA" w14:textId="5E012400" w:rsidR="00017F27" w:rsidRDefault="00017F27">
      <w:pPr>
        <w:pStyle w:val="CommentText"/>
      </w:pPr>
      <w:r>
        <w:rPr>
          <w:rStyle w:val="CommentReference"/>
        </w:rPr>
        <w:annotationRef/>
      </w:r>
      <w:proofErr w:type="gramStart"/>
      <w:r>
        <w:t>from</w:t>
      </w:r>
      <w:proofErr w:type="gramEnd"/>
      <w:r>
        <w:t>?</w:t>
      </w:r>
    </w:p>
  </w:comment>
  <w:comment w:id="750" w:author="Davis Cherry" w:date="2012-08-09T15:27:00Z" w:initials="DC">
    <w:p w14:paraId="0F69D5E0" w14:textId="03F40543" w:rsidR="00017F27" w:rsidRDefault="00017F27">
      <w:pPr>
        <w:pStyle w:val="CommentText"/>
      </w:pPr>
      <w:r>
        <w:rPr>
          <w:rStyle w:val="CommentReference"/>
        </w:rPr>
        <w:annotationRef/>
      </w:r>
      <w:r>
        <w:t xml:space="preserve">This isn't particularly clear ... </w:t>
      </w:r>
    </w:p>
  </w:comment>
  <w:comment w:id="756" w:author="Davis Cherry" w:date="2012-08-09T15:28:00Z" w:initials="DC">
    <w:p w14:paraId="4BBC958A" w14:textId="4C680B09" w:rsidR="00017F27" w:rsidRDefault="00017F27">
      <w:pPr>
        <w:pStyle w:val="CommentText"/>
      </w:pPr>
      <w:r>
        <w:rPr>
          <w:rStyle w:val="CommentReference"/>
        </w:rPr>
        <w:annotationRef/>
      </w:r>
      <w:r>
        <w:t xml:space="preserve">For the general reader, what do we mean by the "code"? </w:t>
      </w:r>
      <w:proofErr w:type="gramStart"/>
      <w:r>
        <w:t>maybe</w:t>
      </w:r>
      <w:proofErr w:type="gramEnd"/>
      <w:r>
        <w:t xml:space="preserve"> a one-sentence explanation</w:t>
      </w:r>
    </w:p>
  </w:comment>
  <w:comment w:id="760" w:author="Davis Cherry" w:date="2012-08-09T15:29:00Z" w:initials="DC">
    <w:p w14:paraId="4C2E6B2E" w14:textId="490A265F" w:rsidR="00017F27" w:rsidRDefault="00017F27">
      <w:pPr>
        <w:pStyle w:val="CommentText"/>
      </w:pPr>
      <w:r>
        <w:rPr>
          <w:rStyle w:val="CommentReference"/>
        </w:rPr>
        <w:annotationRef/>
      </w:r>
      <w:proofErr w:type="gramStart"/>
      <w:r>
        <w:t>this</w:t>
      </w:r>
      <w:proofErr w:type="gramEnd"/>
      <w:r>
        <w:t xml:space="preserve"> is the first and only time the "issue tracker" is mentioned, to what does it refer? </w:t>
      </w:r>
      <w:proofErr w:type="gramStart"/>
      <w:r>
        <w:t>and</w:t>
      </w:r>
      <w:proofErr w:type="gramEnd"/>
      <w:r>
        <w:t xml:space="preserve"> maybe we can rename something previous</w:t>
      </w:r>
    </w:p>
  </w:comment>
  <w:comment w:id="763" w:author="Davis Cherry" w:date="2012-08-09T15:30:00Z" w:initials="DC">
    <w:p w14:paraId="256ED870" w14:textId="3BE684EC" w:rsidR="00017F27" w:rsidRDefault="00017F27">
      <w:pPr>
        <w:pStyle w:val="CommentText"/>
      </w:pPr>
      <w:r>
        <w:rPr>
          <w:rStyle w:val="CommentReference"/>
        </w:rPr>
        <w:annotationRef/>
      </w:r>
      <w:r>
        <w:t>This sounds broad and vague, maybe a better word for "framework"?</w:t>
      </w:r>
    </w:p>
  </w:comment>
  <w:comment w:id="1051" w:author="Davis Cherry" w:date="2012-08-09T15:58:00Z" w:initials="DC">
    <w:p w14:paraId="2BBA3BDE" w14:textId="29331C12" w:rsidR="00017F27" w:rsidRDefault="00017F27">
      <w:pPr>
        <w:pStyle w:val="CommentText"/>
      </w:pPr>
      <w:r>
        <w:rPr>
          <w:rStyle w:val="CommentReference"/>
        </w:rPr>
        <w:annotationRef/>
      </w:r>
      <w:proofErr w:type="gramStart"/>
      <w:r>
        <w:t>better</w:t>
      </w:r>
      <w:proofErr w:type="gramEnd"/>
      <w:r>
        <w:t xml:space="preserve"> word? "</w:t>
      </w:r>
      <w:proofErr w:type="gramStart"/>
      <w:r>
        <w:t>inconsistent</w:t>
      </w:r>
      <w:proofErr w:type="gramEnd"/>
      <w:r>
        <w:t>"?</w:t>
      </w:r>
    </w:p>
  </w:comment>
  <w:comment w:id="1057" w:author="Davis Cherry" w:date="2012-08-09T16:02:00Z" w:initials="DC">
    <w:p w14:paraId="6B6E62DE" w14:textId="4EE84537" w:rsidR="00017F27" w:rsidRDefault="00017F27">
      <w:pPr>
        <w:pStyle w:val="CommentText"/>
      </w:pPr>
      <w:r>
        <w:rPr>
          <w:rStyle w:val="CommentReference"/>
        </w:rPr>
        <w:annotationRef/>
      </w:r>
      <w:proofErr w:type="gramStart"/>
      <w:r>
        <w:t>is</w:t>
      </w:r>
      <w:proofErr w:type="gramEnd"/>
      <w:r>
        <w:t xml:space="preserve"> this correct?</w:t>
      </w:r>
    </w:p>
  </w:comment>
  <w:comment w:id="1079" w:author="Ian Noble" w:date="2012-08-17T12:22:00Z" w:initials="IN">
    <w:p w14:paraId="3625AD5C" w14:textId="4F6C2633" w:rsidR="00017F27" w:rsidRDefault="00017F27">
      <w:pPr>
        <w:pStyle w:val="CommentText"/>
      </w:pPr>
      <w:r>
        <w:rPr>
          <w:rStyle w:val="CommentReference"/>
        </w:rPr>
        <w:annotationRef/>
      </w:r>
      <w:r>
        <w:t>Define</w:t>
      </w:r>
    </w:p>
  </w:comment>
  <w:comment w:id="1083" w:author="Ian Noble" w:date="2012-08-17T12:24:00Z" w:initials="IN">
    <w:p w14:paraId="56A7E0B0" w14:textId="251602A6" w:rsidR="00017F27" w:rsidRDefault="00017F27">
      <w:pPr>
        <w:pStyle w:val="CommentText"/>
      </w:pPr>
      <w:r>
        <w:rPr>
          <w:rStyle w:val="CommentReference"/>
        </w:rPr>
        <w:annotationRef/>
      </w:r>
      <w:r>
        <w:t>This sentence is not clear.  Is it needed.  The table explains it.</w:t>
      </w:r>
    </w:p>
  </w:comment>
  <w:comment w:id="1184" w:author="Ian Noble" w:date="2012-08-17T12:26:00Z" w:initials="IN">
    <w:p w14:paraId="0E147296" w14:textId="178E2E9F" w:rsidR="00017F27" w:rsidRDefault="00017F27">
      <w:pPr>
        <w:pStyle w:val="CommentText"/>
      </w:pPr>
      <w:r>
        <w:rPr>
          <w:rStyle w:val="CommentReference"/>
        </w:rPr>
        <w:annotationRef/>
      </w:r>
      <w:r>
        <w:t>We need a note to say that this same rule will be extended to the new sectors – or redo the Table with those sectors</w:t>
      </w:r>
    </w:p>
  </w:comment>
  <w:comment w:id="1191" w:author="Ian Noble" w:date="2012-08-17T12:31:00Z" w:initials="IN">
    <w:p w14:paraId="5A244308" w14:textId="2CE7EA0B" w:rsidR="00017F27" w:rsidRDefault="00017F27">
      <w:pPr>
        <w:pStyle w:val="CommentText"/>
      </w:pPr>
      <w:r>
        <w:rPr>
          <w:rStyle w:val="CommentReference"/>
        </w:rPr>
        <w:annotationRef/>
      </w:r>
      <w:r>
        <w:t xml:space="preserve">It would be MUCH better to show top 10 </w:t>
      </w:r>
      <w:r w:rsidRPr="009A0D26">
        <w:rPr>
          <w:b/>
        </w:rPr>
        <w:t>and the bottom</w:t>
      </w:r>
      <w:r>
        <w:t xml:space="preserve"> 10 (or 20 for both)</w:t>
      </w:r>
    </w:p>
  </w:comment>
  <w:comment w:id="1243" w:author="Ian Noble" w:date="2012-08-17T12:27:00Z" w:initials="IN">
    <w:p w14:paraId="7D9E0EAA" w14:textId="6E31E0D6" w:rsidR="00017F27" w:rsidRDefault="00017F27">
      <w:pPr>
        <w:pStyle w:val="CommentText"/>
      </w:pPr>
      <w:r>
        <w:rPr>
          <w:rStyle w:val="CommentReference"/>
        </w:rPr>
        <w:annotationRef/>
      </w:r>
      <w:r>
        <w:t>We need to be clearer on this date – I would use 2011 for the GAIN 2011.  I know that no data later than 2010 were available, but much of the data is significantly pre 2010.  So using 2010 just confuses people.</w:t>
      </w:r>
    </w:p>
  </w:comment>
  <w:comment w:id="3800" w:author="Ian Noble" w:date="2012-08-17T12:35:00Z" w:initials="IN">
    <w:p w14:paraId="382510B4" w14:textId="1859D027" w:rsidR="00017F27" w:rsidRDefault="00017F27">
      <w:pPr>
        <w:pStyle w:val="CommentText"/>
      </w:pPr>
      <w:r>
        <w:rPr>
          <w:rStyle w:val="CommentReference"/>
        </w:rPr>
        <w:annotationRef/>
      </w:r>
      <w:r>
        <w:t>Do the bubbles really add much useful information – keep it simple.</w:t>
      </w:r>
    </w:p>
  </w:comment>
  <w:comment w:id="3806" w:author="Ian Noble" w:date="2012-08-17T12:33:00Z" w:initials="IN">
    <w:p w14:paraId="2B92189C" w14:textId="711AEE07" w:rsidR="00017F27" w:rsidRDefault="00017F27">
      <w:pPr>
        <w:pStyle w:val="CommentText"/>
      </w:pPr>
      <w:r>
        <w:rPr>
          <w:rStyle w:val="CommentReference"/>
        </w:rPr>
        <w:annotationRef/>
      </w:r>
      <w:r>
        <w:t>But this should only affect ranks</w:t>
      </w:r>
    </w:p>
  </w:comment>
  <w:comment w:id="3807" w:author="Ian Noble" w:date="2012-08-17T12:34:00Z" w:initials="IN">
    <w:p w14:paraId="69A85081" w14:textId="3C73FE15" w:rsidR="00017F27" w:rsidRDefault="00017F27">
      <w:pPr>
        <w:pStyle w:val="CommentText"/>
      </w:pPr>
      <w:r>
        <w:rPr>
          <w:rStyle w:val="CommentReference"/>
        </w:rPr>
        <w:annotationRef/>
      </w:r>
      <w:r>
        <w:t>But there is a clear trend in the errors – can we say anything about this?</w:t>
      </w:r>
    </w:p>
    <w:p w14:paraId="319BAE21" w14:textId="77777777" w:rsidR="00017F27" w:rsidRDefault="00017F27">
      <w:pPr>
        <w:pStyle w:val="CommentText"/>
      </w:pPr>
    </w:p>
  </w:comment>
  <w:comment w:id="3830" w:author="Ian Noble" w:date="2012-08-17T12:35:00Z" w:initials="IN">
    <w:p w14:paraId="6A93A55D" w14:textId="1E9E5EE4" w:rsidR="00017F27" w:rsidRDefault="00017F27">
      <w:pPr>
        <w:pStyle w:val="CommentText"/>
      </w:pPr>
      <w:r>
        <w:rPr>
          <w:rStyle w:val="CommentReference"/>
        </w:rPr>
        <w:annotationRef/>
      </w:r>
      <w:r>
        <w:t>Not clear</w:t>
      </w:r>
    </w:p>
  </w:comment>
  <w:comment w:id="3838" w:author="Tim Wierzbicki" w:date="2012-08-09T13:55:00Z" w:initials="TW">
    <w:p w14:paraId="490081CF" w14:textId="6E9AA7B4" w:rsidR="00017F27" w:rsidRDefault="00017F27">
      <w:pPr>
        <w:pStyle w:val="CommentText"/>
      </w:pPr>
      <w:r>
        <w:rPr>
          <w:rStyle w:val="CommentReference"/>
        </w:rPr>
        <w:annotationRef/>
      </w:r>
      <w:r>
        <w:t>Flush out more.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DC71B" w14:textId="77777777" w:rsidR="00017F27" w:rsidRDefault="00017F27" w:rsidP="006E0F43">
      <w:r>
        <w:separator/>
      </w:r>
    </w:p>
  </w:endnote>
  <w:endnote w:type="continuationSeparator" w:id="0">
    <w:p w14:paraId="568C2303" w14:textId="77777777" w:rsidR="00017F27" w:rsidRDefault="00017F27" w:rsidP="006E0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Palatin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25FE6" w14:textId="77777777" w:rsidR="00017F27" w:rsidRDefault="00017F27" w:rsidP="008721CC">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6A5CDCD" w14:textId="77777777" w:rsidR="00017F27" w:rsidRDefault="00017F27" w:rsidP="006E0F43">
    <w:pPr>
      <w:pStyle w:val="Footer"/>
      <w:ind w:right="360" w:firstLine="360"/>
    </w:pPr>
    <w:sdt>
      <w:sdtPr>
        <w:id w:val="1003322036"/>
        <w:temporary/>
        <w:showingPlcHdr/>
      </w:sdtPr>
      <w:sdtContent>
        <w:r>
          <w:t>[Type text]</w:t>
        </w:r>
      </w:sdtContent>
    </w:sdt>
    <w:r>
      <w:ptab w:relativeTo="margin" w:alignment="center" w:leader="none"/>
    </w:r>
    <w:sdt>
      <w:sdtPr>
        <w:id w:val="-1717350156"/>
        <w:temporary/>
        <w:showingPlcHdr/>
      </w:sdtPr>
      <w:sdtContent>
        <w:r>
          <w:t>[Type text]</w:t>
        </w:r>
      </w:sdtContent>
    </w:sdt>
    <w:r>
      <w:ptab w:relativeTo="margin" w:alignment="right" w:leader="none"/>
    </w:r>
    <w:sdt>
      <w:sdtPr>
        <w:id w:val="105940702"/>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42D5C" w14:textId="3A5E8B3F" w:rsidR="00017F27" w:rsidRDefault="00017F27" w:rsidP="002E2E2D">
    <w:pPr>
      <w:pStyle w:val="Footer"/>
      <w:jc w:val="center"/>
    </w:pPr>
    <w:r>
      <w:t>--Not for circulation outside the Consultation process--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9FB66" w14:textId="69091080" w:rsidR="00017F27" w:rsidRDefault="00017F27" w:rsidP="002E2E2D">
    <w:pPr>
      <w:pStyle w:val="Footer"/>
      <w:jc w:val="center"/>
    </w:pPr>
    <w:r>
      <w:t>--Not for circulation outside the Consultation process--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7A068" w14:textId="77777777" w:rsidR="00017F27" w:rsidRDefault="00017F27" w:rsidP="00F16F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219517" w14:textId="77777777" w:rsidR="00017F27" w:rsidRDefault="00017F27" w:rsidP="006E0F43">
    <w:pPr>
      <w:pStyle w:val="Footer"/>
      <w:ind w:right="360" w:firstLine="360"/>
    </w:pPr>
  </w:p>
  <w:p w14:paraId="20E857A2" w14:textId="77777777" w:rsidR="00017F27" w:rsidRDefault="00017F2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E974F" w14:textId="7B4060A3" w:rsidR="00017F27" w:rsidRPr="002E2E2D" w:rsidRDefault="00017F27" w:rsidP="002E2E2D">
    <w:pPr>
      <w:pStyle w:val="Footer"/>
      <w:jc w:val="center"/>
    </w:pPr>
    <w:r>
      <w:t>--Not for circulation outside the Consultation process--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5C4AE" w14:textId="77777777" w:rsidR="00017F27" w:rsidRDefault="00017F27" w:rsidP="006E0F43">
      <w:r>
        <w:separator/>
      </w:r>
    </w:p>
  </w:footnote>
  <w:footnote w:type="continuationSeparator" w:id="0">
    <w:p w14:paraId="75F5A662" w14:textId="77777777" w:rsidR="00017F27" w:rsidRDefault="00017F27" w:rsidP="006E0F43">
      <w:r>
        <w:continuationSeparator/>
      </w:r>
    </w:p>
  </w:footnote>
  <w:footnote w:id="1">
    <w:p w14:paraId="1B07C518" w14:textId="07A7592B" w:rsidR="00017F27" w:rsidRPr="00B01FE2" w:rsidRDefault="00017F27" w:rsidP="00573147">
      <w:pPr>
        <w:pStyle w:val="FootnoteText"/>
        <w:rPr>
          <w:lang w:val="es-ES_tradnl"/>
        </w:rPr>
      </w:pPr>
      <w:r>
        <w:rPr>
          <w:rStyle w:val="FootnoteReference"/>
        </w:rPr>
        <w:footnoteRef/>
      </w:r>
      <w:r>
        <w:t xml:space="preserve"> </w:t>
      </w:r>
      <w:ins w:id="504" w:author="Ian Noble" w:date="2012-08-17T11:55:00Z">
        <w:r>
          <w:t xml:space="preserve">The </w:t>
        </w:r>
      </w:ins>
      <w:r w:rsidRPr="006E2612">
        <w:rPr>
          <w:sz w:val="18"/>
          <w:szCs w:val="18"/>
          <w:lang w:val="es-ES_tradnl"/>
        </w:rPr>
        <w:t xml:space="preserve">Google </w:t>
      </w:r>
      <w:proofErr w:type="spellStart"/>
      <w:r w:rsidRPr="006E2612">
        <w:rPr>
          <w:sz w:val="18"/>
          <w:szCs w:val="18"/>
          <w:lang w:val="es-ES_tradnl"/>
        </w:rPr>
        <w:t>Analytics</w:t>
      </w:r>
      <w:proofErr w:type="spellEnd"/>
      <w:r w:rsidRPr="006E2612">
        <w:rPr>
          <w:sz w:val="18"/>
          <w:szCs w:val="18"/>
          <w:lang w:val="es-ES_tradnl"/>
        </w:rPr>
        <w:t xml:space="preserve"> </w:t>
      </w:r>
      <w:del w:id="505" w:author="Ian Noble" w:date="2012-08-17T11:56:00Z">
        <w:r w:rsidRPr="006E2612" w:rsidDel="00B57A4F">
          <w:rPr>
            <w:sz w:val="18"/>
            <w:szCs w:val="18"/>
            <w:lang w:val="es-ES_tradnl"/>
          </w:rPr>
          <w:delText>uses JavaScript, which is not present, or blocked, in some computers</w:delText>
        </w:r>
      </w:del>
      <w:ins w:id="506" w:author="Ian Noble" w:date="2012-08-17T11:56:00Z">
        <w:r>
          <w:rPr>
            <w:sz w:val="18"/>
            <w:szCs w:val="18"/>
            <w:lang w:val="es-ES_tradnl"/>
          </w:rPr>
          <w:t xml:space="preserve">software </w:t>
        </w:r>
        <w:proofErr w:type="spellStart"/>
        <w:r>
          <w:rPr>
            <w:sz w:val="18"/>
            <w:szCs w:val="18"/>
            <w:lang w:val="es-ES_tradnl"/>
          </w:rPr>
          <w:t>does</w:t>
        </w:r>
        <w:proofErr w:type="spellEnd"/>
        <w:r>
          <w:rPr>
            <w:sz w:val="18"/>
            <w:szCs w:val="18"/>
            <w:lang w:val="es-ES_tradnl"/>
          </w:rPr>
          <w:t xml:space="preserve"> </w:t>
        </w:r>
        <w:proofErr w:type="spellStart"/>
        <w:r>
          <w:rPr>
            <w:sz w:val="18"/>
            <w:szCs w:val="18"/>
            <w:lang w:val="es-ES_tradnl"/>
          </w:rPr>
          <w:t>not</w:t>
        </w:r>
        <w:proofErr w:type="spellEnd"/>
        <w:r>
          <w:rPr>
            <w:sz w:val="18"/>
            <w:szCs w:val="18"/>
            <w:lang w:val="es-ES_tradnl"/>
          </w:rPr>
          <w:t xml:space="preserve"> </w:t>
        </w:r>
        <w:proofErr w:type="spellStart"/>
        <w:r>
          <w:rPr>
            <w:sz w:val="18"/>
            <w:szCs w:val="18"/>
            <w:lang w:val="es-ES_tradnl"/>
          </w:rPr>
          <w:t>detect</w:t>
        </w:r>
        <w:proofErr w:type="spellEnd"/>
        <w:r>
          <w:rPr>
            <w:sz w:val="18"/>
            <w:szCs w:val="18"/>
            <w:lang w:val="es-ES_tradnl"/>
          </w:rPr>
          <w:t xml:space="preserve"> Access </w:t>
        </w:r>
        <w:proofErr w:type="spellStart"/>
        <w:r>
          <w:rPr>
            <w:sz w:val="18"/>
            <w:szCs w:val="18"/>
            <w:lang w:val="es-ES_tradnl"/>
          </w:rPr>
          <w:t>to</w:t>
        </w:r>
        <w:proofErr w:type="spellEnd"/>
        <w:r>
          <w:rPr>
            <w:sz w:val="18"/>
            <w:szCs w:val="18"/>
            <w:lang w:val="es-ES_tradnl"/>
          </w:rPr>
          <w:t xml:space="preserve"> a web </w:t>
        </w:r>
        <w:proofErr w:type="spellStart"/>
        <w:r>
          <w:rPr>
            <w:sz w:val="18"/>
            <w:szCs w:val="18"/>
            <w:lang w:val="es-ES_tradnl"/>
          </w:rPr>
          <w:t>site</w:t>
        </w:r>
        <w:proofErr w:type="spellEnd"/>
        <w:r>
          <w:rPr>
            <w:sz w:val="18"/>
            <w:szCs w:val="18"/>
            <w:lang w:val="es-ES_tradnl"/>
          </w:rPr>
          <w:t xml:space="preserve"> </w:t>
        </w:r>
        <w:proofErr w:type="spellStart"/>
        <w:r>
          <w:rPr>
            <w:sz w:val="18"/>
            <w:szCs w:val="18"/>
            <w:lang w:val="es-ES_tradnl"/>
          </w:rPr>
          <w:t>by</w:t>
        </w:r>
        <w:proofErr w:type="spellEnd"/>
        <w:r>
          <w:rPr>
            <w:sz w:val="18"/>
            <w:szCs w:val="18"/>
            <w:lang w:val="es-ES_tradnl"/>
          </w:rPr>
          <w:t xml:space="preserve"> </w:t>
        </w:r>
        <w:proofErr w:type="spellStart"/>
        <w:r>
          <w:rPr>
            <w:sz w:val="18"/>
            <w:szCs w:val="18"/>
            <w:lang w:val="es-ES_tradnl"/>
          </w:rPr>
          <w:t>some</w:t>
        </w:r>
        <w:proofErr w:type="spellEnd"/>
        <w:r>
          <w:rPr>
            <w:sz w:val="18"/>
            <w:szCs w:val="18"/>
            <w:lang w:val="es-ES_tradnl"/>
          </w:rPr>
          <w:t xml:space="preserve"> </w:t>
        </w:r>
        <w:proofErr w:type="spellStart"/>
        <w:r>
          <w:rPr>
            <w:sz w:val="18"/>
            <w:szCs w:val="18"/>
            <w:lang w:val="es-ES_tradnl"/>
          </w:rPr>
          <w:t>computers</w:t>
        </w:r>
        <w:proofErr w:type="spellEnd"/>
        <w:r>
          <w:rPr>
            <w:sz w:val="18"/>
            <w:szCs w:val="18"/>
            <w:lang w:val="es-ES_tradnl"/>
          </w:rPr>
          <w:t>;</w:t>
        </w:r>
      </w:ins>
      <w:del w:id="507" w:author="Ian Noble" w:date="2012-08-17T11:56:00Z">
        <w:r w:rsidRPr="006E2612" w:rsidDel="00B57A4F">
          <w:rPr>
            <w:sz w:val="18"/>
            <w:szCs w:val="18"/>
            <w:lang w:val="es-ES_tradnl"/>
          </w:rPr>
          <w:delText>.</w:delText>
        </w:r>
      </w:del>
      <w:r w:rsidRPr="006E2612">
        <w:rPr>
          <w:sz w:val="18"/>
          <w:szCs w:val="18"/>
          <w:lang w:val="es-ES_tradnl"/>
        </w:rPr>
        <w:t xml:space="preserve"> </w:t>
      </w:r>
      <w:del w:id="508" w:author="Ian Noble" w:date="2012-08-17T11:56:00Z">
        <w:r w:rsidRPr="006E2612" w:rsidDel="00B57A4F">
          <w:rPr>
            <w:sz w:val="18"/>
            <w:szCs w:val="18"/>
            <w:lang w:val="es-ES_tradnl"/>
          </w:rPr>
          <w:delText>E.g.</w:delText>
        </w:r>
      </w:del>
      <w:proofErr w:type="spellStart"/>
      <w:ins w:id="509" w:author="Ian Noble" w:date="2012-08-17T11:56:00Z">
        <w:r>
          <w:rPr>
            <w:sz w:val="18"/>
            <w:szCs w:val="18"/>
            <w:lang w:val="es-ES_tradnl"/>
          </w:rPr>
          <w:t>for</w:t>
        </w:r>
        <w:proofErr w:type="spellEnd"/>
        <w:r>
          <w:rPr>
            <w:sz w:val="18"/>
            <w:szCs w:val="18"/>
            <w:lang w:val="es-ES_tradnl"/>
          </w:rPr>
          <w:t xml:space="preserve"> </w:t>
        </w:r>
        <w:proofErr w:type="spellStart"/>
        <w:r>
          <w:rPr>
            <w:sz w:val="18"/>
            <w:szCs w:val="18"/>
            <w:lang w:val="es-ES_tradnl"/>
          </w:rPr>
          <w:t>example</w:t>
        </w:r>
      </w:ins>
      <w:proofErr w:type="spellEnd"/>
      <w:r w:rsidRPr="006E2612">
        <w:rPr>
          <w:sz w:val="18"/>
          <w:szCs w:val="18"/>
          <w:lang w:val="es-ES_tradnl"/>
        </w:rPr>
        <w:t xml:space="preserve"> </w:t>
      </w:r>
      <w:del w:id="510" w:author="Ian Noble" w:date="2012-08-17T11:57:00Z">
        <w:r w:rsidRPr="006E2612" w:rsidDel="00FD3595">
          <w:rPr>
            <w:sz w:val="18"/>
            <w:szCs w:val="18"/>
            <w:lang w:val="es-ES_tradnl"/>
          </w:rPr>
          <w:delText>the estimation for these non-tracked cases in the US is around 3% of all Internet users</w:delText>
        </w:r>
      </w:del>
      <w:proofErr w:type="spellStart"/>
      <w:ins w:id="511" w:author="Ian Noble" w:date="2012-08-17T11:57:00Z">
        <w:r>
          <w:rPr>
            <w:sz w:val="18"/>
            <w:szCs w:val="18"/>
            <w:lang w:val="es-ES_tradnl"/>
          </w:rPr>
          <w:t>about</w:t>
        </w:r>
        <w:proofErr w:type="spellEnd"/>
        <w:r>
          <w:rPr>
            <w:sz w:val="18"/>
            <w:szCs w:val="18"/>
            <w:lang w:val="es-ES_tradnl"/>
          </w:rPr>
          <w:t xml:space="preserve"> 3% of </w:t>
        </w:r>
        <w:proofErr w:type="spellStart"/>
        <w:r>
          <w:rPr>
            <w:sz w:val="18"/>
            <w:szCs w:val="18"/>
            <w:lang w:val="es-ES_tradnl"/>
          </w:rPr>
          <w:t>users</w:t>
        </w:r>
        <w:proofErr w:type="spellEnd"/>
        <w:r>
          <w:rPr>
            <w:sz w:val="18"/>
            <w:szCs w:val="18"/>
            <w:lang w:val="es-ES_tradnl"/>
          </w:rPr>
          <w:t xml:space="preserve"> in </w:t>
        </w:r>
        <w:proofErr w:type="spellStart"/>
        <w:r>
          <w:rPr>
            <w:sz w:val="18"/>
            <w:szCs w:val="18"/>
            <w:lang w:val="es-ES_tradnl"/>
          </w:rPr>
          <w:t>the</w:t>
        </w:r>
        <w:proofErr w:type="spellEnd"/>
        <w:r>
          <w:rPr>
            <w:sz w:val="18"/>
            <w:szCs w:val="18"/>
            <w:lang w:val="es-ES_tradnl"/>
          </w:rPr>
          <w:t xml:space="preserve"> USA </w:t>
        </w:r>
        <w:proofErr w:type="spellStart"/>
        <w:r>
          <w:rPr>
            <w:sz w:val="18"/>
            <w:szCs w:val="18"/>
            <w:lang w:val="es-ES_tradnl"/>
          </w:rPr>
          <w:t>would</w:t>
        </w:r>
        <w:proofErr w:type="spellEnd"/>
        <w:r>
          <w:rPr>
            <w:sz w:val="18"/>
            <w:szCs w:val="18"/>
            <w:lang w:val="es-ES_tradnl"/>
          </w:rPr>
          <w:t xml:space="preserve"> </w:t>
        </w:r>
        <w:proofErr w:type="spellStart"/>
        <w:r>
          <w:rPr>
            <w:sz w:val="18"/>
            <w:szCs w:val="18"/>
            <w:lang w:val="es-ES_tradnl"/>
          </w:rPr>
          <w:t>not</w:t>
        </w:r>
        <w:proofErr w:type="spellEnd"/>
        <w:r>
          <w:rPr>
            <w:sz w:val="18"/>
            <w:szCs w:val="18"/>
            <w:lang w:val="es-ES_tradnl"/>
          </w:rPr>
          <w:t xml:space="preserve"> be </w:t>
        </w:r>
        <w:proofErr w:type="spellStart"/>
        <w:r>
          <w:rPr>
            <w:sz w:val="18"/>
            <w:szCs w:val="18"/>
            <w:lang w:val="es-ES_tradnl"/>
          </w:rPr>
          <w:t>tracked</w:t>
        </w:r>
      </w:ins>
      <w:proofErr w:type="spellEnd"/>
      <w:r w:rsidRPr="006E2612">
        <w:rPr>
          <w:sz w:val="18"/>
          <w:szCs w:val="18"/>
          <w:lang w:val="es-ES_tradnl"/>
        </w:rPr>
        <w:t xml:space="preserve">. More </w:t>
      </w:r>
      <w:proofErr w:type="spellStart"/>
      <w:r w:rsidRPr="006E2612">
        <w:rPr>
          <w:sz w:val="18"/>
          <w:szCs w:val="18"/>
          <w:lang w:val="es-ES_tradnl"/>
        </w:rPr>
        <w:t>information</w:t>
      </w:r>
      <w:proofErr w:type="spellEnd"/>
      <w:r w:rsidRPr="006E2612">
        <w:rPr>
          <w:sz w:val="18"/>
          <w:szCs w:val="18"/>
          <w:lang w:val="es-ES_tradnl"/>
        </w:rPr>
        <w:t xml:space="preserve"> at: en.wikipedia.org/wiki/</w:t>
      </w:r>
      <w:proofErr w:type="spellStart"/>
      <w:r w:rsidRPr="006E2612">
        <w:rPr>
          <w:sz w:val="18"/>
          <w:szCs w:val="18"/>
          <w:lang w:val="es-ES_tradnl"/>
        </w:rPr>
        <w:t>Google_Analytics</w:t>
      </w:r>
      <w:proofErr w:type="spellEnd"/>
    </w:p>
  </w:footnote>
  <w:footnote w:id="2">
    <w:p w14:paraId="14C3530B" w14:textId="5EE6596C" w:rsidR="00017F27" w:rsidRPr="008A1D78" w:rsidRDefault="00017F27">
      <w:pPr>
        <w:pStyle w:val="FootnoteText"/>
        <w:rPr>
          <w:lang w:val="es-ES_tradnl"/>
          <w:rPrChange w:id="1060" w:author="Bruno Sanchez-Andrade Nuno" w:date="2012-08-15T16:23:00Z">
            <w:rPr/>
          </w:rPrChange>
        </w:rPr>
      </w:pPr>
      <w:ins w:id="1061" w:author="Bruno Sanchez-Andrade Nuno" w:date="2012-08-15T16:23:00Z">
        <w:r>
          <w:rPr>
            <w:rStyle w:val="FootnoteReference"/>
          </w:rPr>
          <w:footnoteRef/>
        </w:r>
        <w:r>
          <w:t xml:space="preserve"> </w:t>
        </w:r>
        <w:proofErr w:type="spellStart"/>
        <w:r>
          <w:rPr>
            <w:lang w:val="es-ES_tradnl"/>
          </w:rPr>
          <w:t>See</w:t>
        </w:r>
        <w:proofErr w:type="spellEnd"/>
        <w:r>
          <w:rPr>
            <w:lang w:val="es-ES_tradnl"/>
          </w:rPr>
          <w:t xml:space="preserve"> </w:t>
        </w:r>
      </w:ins>
      <w:ins w:id="1062" w:author="Bruno Sanchez-Andrade Nuno" w:date="2012-08-15T16:31:00Z">
        <w:r>
          <w:rPr>
            <w:lang w:val="es-ES_tradnl"/>
          </w:rPr>
          <w:t xml:space="preserve">Figure 4 </w:t>
        </w:r>
        <w:proofErr w:type="spellStart"/>
        <w:r>
          <w:rPr>
            <w:lang w:val="es-ES_tradnl"/>
          </w:rPr>
          <w:t>on</w:t>
        </w:r>
        <w:proofErr w:type="spellEnd"/>
        <w:r>
          <w:rPr>
            <w:lang w:val="es-ES_tradnl"/>
          </w:rPr>
          <w:t xml:space="preserve"> </w:t>
        </w:r>
        <w:proofErr w:type="spellStart"/>
        <w:r>
          <w:rPr>
            <w:lang w:val="es-ES_tradnl"/>
          </w:rPr>
          <w:t>Technical</w:t>
        </w:r>
        <w:proofErr w:type="spellEnd"/>
        <w:r>
          <w:rPr>
            <w:lang w:val="es-ES_tradnl"/>
          </w:rPr>
          <w:t xml:space="preserve"> </w:t>
        </w:r>
        <w:proofErr w:type="spellStart"/>
        <w:r>
          <w:rPr>
            <w:lang w:val="es-ES_tradnl"/>
          </w:rPr>
          <w:t>Document</w:t>
        </w:r>
      </w:ins>
      <w:proofErr w:type="spellEnd"/>
      <w:ins w:id="1063" w:author="Bruno Sanchez-Andrade Nuno" w:date="2012-08-15T16:32:00Z">
        <w:r>
          <w:rPr>
            <w:lang w:val="es-ES_tradnl"/>
          </w:rPr>
          <w:t xml:space="preserve"> </w:t>
        </w:r>
      </w:ins>
      <w:proofErr w:type="spellStart"/>
      <w:ins w:id="1064" w:author="Bruno Sanchez-Andrade Nuno" w:date="2012-08-15T16:31:00Z">
        <w:r>
          <w:rPr>
            <w:lang w:val="es-ES_tradnl"/>
          </w:rPr>
          <w:t>on</w:t>
        </w:r>
        <w:proofErr w:type="spellEnd"/>
        <w:r>
          <w:rPr>
            <w:lang w:val="es-ES_tradnl"/>
          </w:rPr>
          <w:t xml:space="preserve"> </w:t>
        </w:r>
        <w:proofErr w:type="spellStart"/>
        <w:r>
          <w:rPr>
            <w:lang w:val="es-ES_tradnl"/>
          </w:rPr>
          <w:t>Vulnerability</w:t>
        </w:r>
        <w:proofErr w:type="spellEnd"/>
        <w:r>
          <w:rPr>
            <w:lang w:val="es-ES_tradnl"/>
          </w:rPr>
          <w:t xml:space="preserve"> Variables </w:t>
        </w:r>
      </w:ins>
      <w:proofErr w:type="spellStart"/>
      <w:ins w:id="1065" w:author="Bruno Sanchez-Andrade Nuno" w:date="2012-08-15T16:23:00Z">
        <w:r>
          <w:rPr>
            <w:lang w:val="es-ES_tradnl"/>
          </w:rPr>
          <w:t>from</w:t>
        </w:r>
        <w:proofErr w:type="spellEnd"/>
        <w:r>
          <w:rPr>
            <w:lang w:val="es-ES_tradnl"/>
          </w:rPr>
          <w:t xml:space="preserve"> </w:t>
        </w:r>
        <w:proofErr w:type="spellStart"/>
        <w:r>
          <w:rPr>
            <w:lang w:val="es-ES_tradnl"/>
          </w:rPr>
          <w:t>last</w:t>
        </w:r>
        <w:proofErr w:type="spellEnd"/>
        <w:r>
          <w:rPr>
            <w:lang w:val="es-ES_tradnl"/>
          </w:rPr>
          <w:t xml:space="preserve"> </w:t>
        </w:r>
        <w:proofErr w:type="spellStart"/>
        <w:r>
          <w:rPr>
            <w:lang w:val="es-ES_tradnl"/>
          </w:rPr>
          <w:t>year</w:t>
        </w:r>
        <w:proofErr w:type="spellEnd"/>
        <w:r>
          <w:rPr>
            <w:lang w:val="es-ES_tradnl"/>
          </w:rPr>
          <w:t xml:space="preserve">. </w:t>
        </w:r>
      </w:ins>
    </w:p>
  </w:footnote>
  <w:footnote w:id="3">
    <w:p w14:paraId="7BDBA71F" w14:textId="01151AAB" w:rsidR="00017F27" w:rsidRPr="008114D8" w:rsidRDefault="00017F27">
      <w:pPr>
        <w:pStyle w:val="FootnoteText"/>
        <w:rPr>
          <w:lang w:val="es-ES_tradnl"/>
          <w:rPrChange w:id="1195" w:author="Bruno Sanchez-Andrade Nuno" w:date="2012-08-15T16:38:00Z">
            <w:rPr/>
          </w:rPrChange>
        </w:rPr>
      </w:pPr>
      <w:ins w:id="1196" w:author="Bruno Sanchez-Andrade Nuno" w:date="2012-08-15T16:38:00Z">
        <w:r>
          <w:rPr>
            <w:rStyle w:val="FootnoteReference"/>
          </w:rPr>
          <w:footnoteRef/>
        </w:r>
        <w:r>
          <w:t xml:space="preserve"> Note</w:t>
        </w:r>
        <w:proofErr w:type="gramStart"/>
        <w:r>
          <w:t>,</w:t>
        </w:r>
        <w:proofErr w:type="gramEnd"/>
        <w:r>
          <w:t xml:space="preserve"> the “GAIN 2012 Update” does not include new Ecosystem Services and Urban indicators, described </w:t>
        </w:r>
      </w:ins>
      <w:ins w:id="1197" w:author="Bruno Sanchez-Andrade Nuno" w:date="2012-08-17T16:46:00Z">
        <w:r>
          <w:t xml:space="preserve">in the </w:t>
        </w:r>
      </w:ins>
      <w:ins w:id="1198" w:author="Bruno Sanchez-Andrade Nuno" w:date="2012-08-17T16:47:00Z">
        <w:r>
          <w:t>attached</w:t>
        </w:r>
      </w:ins>
      <w:ins w:id="1199" w:author="Bruno Sanchez-Andrade Nuno" w:date="2012-08-17T16:46:00Z">
        <w:r>
          <w:t xml:space="preserve"> </w:t>
        </w:r>
      </w:ins>
      <w:ins w:id="1200" w:author="Bruno Sanchez-Andrade Nuno" w:date="2012-08-15T16:38:00Z">
        <w:r>
          <w:t>document. We were also able to include more countries in the “GAIN Index 2012”.</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B5D38" w14:textId="77777777" w:rsidR="00017F27" w:rsidRDefault="00017F27" w:rsidP="00533034">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5C441545" w14:textId="77777777" w:rsidR="00017F27" w:rsidRDefault="00017F27" w:rsidP="00C110DF">
    <w:pPr>
      <w:pStyle w:val="Header"/>
      <w:ind w:firstLine="360"/>
    </w:pPr>
    <w:sdt>
      <w:sdtPr>
        <w:id w:val="252095422"/>
        <w:temporary/>
        <w:showingPlcHdr/>
      </w:sdtPr>
      <w:sdtContent>
        <w:r>
          <w:t>[Type text]</w:t>
        </w:r>
      </w:sdtContent>
    </w:sdt>
    <w:r>
      <w:ptab w:relativeTo="margin" w:alignment="center" w:leader="none"/>
    </w:r>
    <w:sdt>
      <w:sdtPr>
        <w:id w:val="-969402"/>
        <w:temporary/>
        <w:showingPlcHdr/>
      </w:sdtPr>
      <w:sdtContent>
        <w:r>
          <w:t>[Type text]</w:t>
        </w:r>
      </w:sdtContent>
    </w:sdt>
    <w:r>
      <w:ptab w:relativeTo="margin" w:alignment="right" w:leader="none"/>
    </w:r>
    <w:sdt>
      <w:sdtPr>
        <w:id w:val="-5755344"/>
        <w:temporary/>
        <w:showingPlcHdr/>
      </w:sdtPr>
      <w:sdtContent>
        <w:r>
          <w:t>[Type text]</w:t>
        </w:r>
      </w:sdtContent>
    </w:sdt>
  </w:p>
  <w:p w14:paraId="3AF0CF82" w14:textId="77777777" w:rsidR="00017F27" w:rsidRDefault="00017F27" w:rsidP="006E0F43">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C6787" w14:textId="77777777" w:rsidR="00017F27" w:rsidRDefault="00017F27" w:rsidP="007479D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198C8EA5" w14:textId="77777777" w:rsidR="00017F27" w:rsidRDefault="00017F27" w:rsidP="00524F4E">
    <w:pPr>
      <w:pStyle w:val="Header"/>
      <w:framePr w:wrap="around" w:vAnchor="text" w:hAnchor="margin" w:y="1"/>
      <w:ind w:firstLine="360"/>
    </w:pPr>
    <w:r>
      <w:ptab w:relativeTo="margin" w:alignment="right" w:leader="none"/>
    </w:r>
    <w:r>
      <w:t>DRAFT</w:t>
    </w:r>
  </w:p>
  <w:p w14:paraId="4049194C" w14:textId="77777777" w:rsidR="00017F27" w:rsidRDefault="00017F27" w:rsidP="00CE0F19">
    <w:pPr>
      <w:pStyle w:val="Header"/>
      <w:framePr w:wrap="around" w:vAnchor="text" w:hAnchor="margin" w:y="1"/>
    </w:pPr>
  </w:p>
  <w:p w14:paraId="4F5C4BC7" w14:textId="77777777" w:rsidR="00017F27" w:rsidRDefault="00017F2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891BC" w14:textId="00B83169" w:rsidR="00017F27" w:rsidRPr="00A3675D" w:rsidRDefault="00017F27" w:rsidP="0024643C">
    <w:pPr>
      <w:pStyle w:val="Header"/>
      <w:rPr>
        <w:rStyle w:val="PageNumber"/>
      </w:rPr>
    </w:pPr>
    <w:r>
      <w:rPr>
        <w:rStyle w:val="PageNumber"/>
        <w:rFonts w:asciiTheme="majorHAnsi" w:hAnsiTheme="majorHAnsi" w:cstheme="majorHAnsi"/>
      </w:rPr>
      <w:tab/>
    </w:r>
  </w:p>
  <w:p w14:paraId="68BBB827" w14:textId="77777777" w:rsidR="00017F27" w:rsidRDefault="00017F27" w:rsidP="0016564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189D" w14:textId="13C82E2D" w:rsidR="00017F27" w:rsidRDefault="00017F27" w:rsidP="00AF1B97">
    <w:pPr>
      <w:pStyle w:val="Header"/>
      <w:framePr w:wrap="around" w:vAnchor="text" w:hAnchor="margin" w:y="1"/>
      <w:ind w:firstLine="360"/>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Pr>
        <w:rFonts w:ascii="Times New Roman" w:hAnsi="Times New Roman" w:cs="Times New Roman"/>
        <w:noProof/>
      </w:rPr>
      <w:t>20</w:t>
    </w:r>
    <w:r>
      <w:rPr>
        <w:rFonts w:ascii="Times New Roman" w:hAnsi="Times New Roman" w:cs="Times New Roman"/>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828AB" w14:textId="54C1A8D3" w:rsidR="00017F27" w:rsidRDefault="00017F27" w:rsidP="00533034">
    <w:pPr>
      <w:pStyle w:val="Header"/>
      <w:framePr w:w="9601" w:wrap="around" w:vAnchor="text" w:hAnchor="page" w:x="1441" w:y="1"/>
      <w:ind w:firstLine="360"/>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3F0F31">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3F0F31">
      <w:rPr>
        <w:rFonts w:ascii="Times New Roman" w:hAnsi="Times New Roman" w:cs="Times New Roman"/>
        <w:noProof/>
      </w:rPr>
      <w:t>17</w:t>
    </w:r>
    <w:r>
      <w:rPr>
        <w:rFonts w:ascii="Times New Roman" w:hAnsi="Times New Roman" w:cs="Times New Roman"/>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A4923" w14:textId="77777777" w:rsidR="00017F27" w:rsidRDefault="00017F27"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7B24A39F" w14:textId="77777777" w:rsidR="00017F27" w:rsidRDefault="00017F27" w:rsidP="006E0F43">
    <w:pPr>
      <w:pStyle w:val="Header"/>
      <w:ind w:firstLine="360"/>
    </w:pPr>
  </w:p>
  <w:p w14:paraId="76129CD9" w14:textId="77777777" w:rsidR="00017F27" w:rsidRDefault="00017F27"/>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F9896" w14:textId="0280C738" w:rsidR="00017F27" w:rsidRPr="00983ECF" w:rsidRDefault="00017F27" w:rsidP="00983ECF">
    <w:pPr>
      <w:pStyle w:val="Header"/>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3F0F31">
      <w:rPr>
        <w:rFonts w:ascii="Times New Roman" w:hAnsi="Times New Roman" w:cs="Times New Roman"/>
        <w:noProof/>
      </w:rPr>
      <w:t>17</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3F0F31">
      <w:rPr>
        <w:rFonts w:ascii="Times New Roman" w:hAnsi="Times New Roman" w:cs="Times New Roman"/>
        <w:noProof/>
      </w:rPr>
      <w:t>17</w:t>
    </w:r>
    <w:r>
      <w:rPr>
        <w:rFonts w:ascii="Times New Roman" w:hAnsi="Times New Roman" w:cs="Times New Roman"/>
      </w:rPr>
      <w:fldChar w:fldCharType="end"/>
    </w:r>
    <w:r w:rsidRPr="00983ECF">
      <w:tab/>
    </w:r>
    <w:r w:rsidRPr="00983ECF">
      <w:tab/>
    </w:r>
    <w:r w:rsidRPr="00983ECF">
      <w:tab/>
    </w:r>
    <w:r w:rsidRPr="00983ECF">
      <w:tab/>
    </w:r>
  </w:p>
  <w:p w14:paraId="6B46E257" w14:textId="77777777" w:rsidR="00017F27" w:rsidRDefault="00017F2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
    <w:nsid w:val="00000008"/>
    <w:multiLevelType w:val="multilevel"/>
    <w:tmpl w:val="894EE87A"/>
    <w:lvl w:ilvl="0">
      <w:start w:val="1"/>
      <w:numFmt w:val="decimal"/>
      <w:isLgl/>
      <w:suff w:val="nothing"/>
      <w:lvlText w:val="%1."/>
      <w:lvlJc w:val="left"/>
      <w:pPr>
        <w:ind w:left="0" w:firstLine="720"/>
      </w:pPr>
      <w:rPr>
        <w:rFonts w:hint="default"/>
        <w:strike w:val="0"/>
        <w:dstrike w:val="0"/>
        <w:color w:val="000000"/>
        <w:position w:val="0"/>
        <w:sz w:val="22"/>
      </w:rPr>
    </w:lvl>
    <w:lvl w:ilvl="1">
      <w:start w:val="1"/>
      <w:numFmt w:val="decimal"/>
      <w:isLgl/>
      <w:suff w:val="nothing"/>
      <w:lvlText w:val="%2."/>
      <w:lvlJc w:val="left"/>
      <w:pPr>
        <w:ind w:left="0" w:firstLine="1080"/>
      </w:pPr>
      <w:rPr>
        <w:rFonts w:hint="default"/>
        <w:strike w:val="0"/>
        <w:dstrike w:val="0"/>
        <w:color w:val="000000"/>
        <w:position w:val="0"/>
        <w:sz w:val="22"/>
      </w:rPr>
    </w:lvl>
    <w:lvl w:ilvl="2">
      <w:start w:val="1"/>
      <w:numFmt w:val="lowerRoman"/>
      <w:suff w:val="nothing"/>
      <w:lvlText w:val="%3."/>
      <w:lvlJc w:val="left"/>
      <w:pPr>
        <w:ind w:left="0" w:firstLine="2160"/>
      </w:pPr>
      <w:rPr>
        <w:rFonts w:hint="default"/>
        <w:strike w:val="0"/>
        <w:dstrike w:val="0"/>
        <w:color w:val="000000"/>
        <w:position w:val="0"/>
        <w:sz w:val="22"/>
      </w:rPr>
    </w:lvl>
    <w:lvl w:ilvl="3">
      <w:start w:val="1"/>
      <w:numFmt w:val="decimal"/>
      <w:isLgl/>
      <w:suff w:val="nothing"/>
      <w:lvlText w:val="%4."/>
      <w:lvlJc w:val="left"/>
      <w:pPr>
        <w:ind w:left="0" w:firstLine="2880"/>
      </w:pPr>
      <w:rPr>
        <w:rFonts w:hint="default"/>
        <w:strike w:val="0"/>
        <w:dstrike w:val="0"/>
        <w:color w:val="000000"/>
        <w:position w:val="0"/>
        <w:sz w:val="22"/>
      </w:rPr>
    </w:lvl>
    <w:lvl w:ilvl="4">
      <w:start w:val="1"/>
      <w:numFmt w:val="lowerLetter"/>
      <w:suff w:val="nothing"/>
      <w:lvlText w:val="%5."/>
      <w:lvlJc w:val="left"/>
      <w:pPr>
        <w:ind w:left="0" w:firstLine="3600"/>
      </w:pPr>
      <w:rPr>
        <w:rFonts w:hint="default"/>
        <w:strike w:val="0"/>
        <w:dstrike w:val="0"/>
        <w:color w:val="000000"/>
        <w:position w:val="0"/>
        <w:sz w:val="22"/>
      </w:rPr>
    </w:lvl>
    <w:lvl w:ilvl="5">
      <w:start w:val="1"/>
      <w:numFmt w:val="lowerRoman"/>
      <w:suff w:val="nothing"/>
      <w:lvlText w:val="%6."/>
      <w:lvlJc w:val="left"/>
      <w:pPr>
        <w:ind w:left="0" w:firstLine="4320"/>
      </w:pPr>
      <w:rPr>
        <w:rFonts w:hint="default"/>
        <w:strike w:val="0"/>
        <w:dstrike w:val="0"/>
        <w:color w:val="000000"/>
        <w:position w:val="0"/>
        <w:sz w:val="22"/>
      </w:rPr>
    </w:lvl>
    <w:lvl w:ilvl="6">
      <w:start w:val="1"/>
      <w:numFmt w:val="decimal"/>
      <w:isLgl/>
      <w:suff w:val="nothing"/>
      <w:lvlText w:val="%7."/>
      <w:lvlJc w:val="left"/>
      <w:pPr>
        <w:ind w:left="0" w:firstLine="5040"/>
      </w:pPr>
      <w:rPr>
        <w:rFonts w:hint="default"/>
        <w:strike w:val="0"/>
        <w:dstrike w:val="0"/>
        <w:color w:val="000000"/>
        <w:position w:val="0"/>
        <w:sz w:val="22"/>
      </w:rPr>
    </w:lvl>
    <w:lvl w:ilvl="7">
      <w:start w:val="1"/>
      <w:numFmt w:val="lowerLetter"/>
      <w:suff w:val="nothing"/>
      <w:lvlText w:val="%8."/>
      <w:lvlJc w:val="left"/>
      <w:pPr>
        <w:ind w:left="0" w:firstLine="5760"/>
      </w:pPr>
      <w:rPr>
        <w:rFonts w:hint="default"/>
        <w:strike w:val="0"/>
        <w:dstrike w:val="0"/>
        <w:color w:val="000000"/>
        <w:position w:val="0"/>
        <w:sz w:val="22"/>
      </w:rPr>
    </w:lvl>
    <w:lvl w:ilvl="8">
      <w:start w:val="1"/>
      <w:numFmt w:val="lowerRoman"/>
      <w:suff w:val="nothing"/>
      <w:lvlText w:val="%9."/>
      <w:lvlJc w:val="left"/>
      <w:pPr>
        <w:ind w:left="0" w:firstLine="6480"/>
      </w:pPr>
      <w:rPr>
        <w:rFonts w:hint="default"/>
        <w:strike w:val="0"/>
        <w:dstrike w:val="0"/>
        <w:color w:val="000000"/>
        <w:position w:val="0"/>
        <w:sz w:val="22"/>
      </w:rPr>
    </w:lvl>
  </w:abstractNum>
  <w:abstractNum w:abstractNumId="2">
    <w:nsid w:val="0000000F"/>
    <w:multiLevelType w:val="multilevel"/>
    <w:tmpl w:val="326A8282"/>
    <w:lvl w:ilvl="0">
      <w:start w:val="1"/>
      <w:numFmt w:val="decimal"/>
      <w:isLgl/>
      <w:lvlText w:val="%1."/>
      <w:lvlJc w:val="left"/>
      <w:pPr>
        <w:tabs>
          <w:tab w:val="num" w:pos="0"/>
        </w:tabs>
        <w:ind w:left="0" w:firstLine="360"/>
      </w:pPr>
      <w:rPr>
        <w:rFonts w:asciiTheme="majorHAnsi" w:eastAsiaTheme="minorEastAsia" w:hAnsiTheme="majorHAnsi" w:cstheme="minorBidi"/>
        <w:position w:val="0"/>
        <w:sz w:val="22"/>
      </w:rPr>
    </w:lvl>
    <w:lvl w:ilvl="1">
      <w:start w:val="1"/>
      <w:numFmt w:val="lowerLetter"/>
      <w:lvlText w:val="%2."/>
      <w:lvlJc w:val="left"/>
      <w:pPr>
        <w:tabs>
          <w:tab w:val="num" w:pos="0"/>
        </w:tabs>
        <w:ind w:left="0" w:firstLine="1080"/>
      </w:pPr>
      <w:rPr>
        <w:rFonts w:hint="default"/>
        <w:position w:val="0"/>
        <w:sz w:val="22"/>
      </w:rPr>
    </w:lvl>
    <w:lvl w:ilvl="2">
      <w:start w:val="1"/>
      <w:numFmt w:val="lowerRoman"/>
      <w:lvlText w:val="%3."/>
      <w:lvlJc w:val="left"/>
      <w:pPr>
        <w:tabs>
          <w:tab w:val="num" w:pos="0"/>
        </w:tabs>
        <w:ind w:left="0" w:firstLine="1800"/>
      </w:pPr>
      <w:rPr>
        <w:rFonts w:hint="default"/>
        <w:position w:val="0"/>
        <w:sz w:val="22"/>
      </w:rPr>
    </w:lvl>
    <w:lvl w:ilvl="3">
      <w:start w:val="1"/>
      <w:numFmt w:val="decimal"/>
      <w:isLgl/>
      <w:lvlText w:val="%4."/>
      <w:lvlJc w:val="left"/>
      <w:pPr>
        <w:tabs>
          <w:tab w:val="num" w:pos="0"/>
        </w:tabs>
        <w:ind w:left="0" w:firstLine="2520"/>
      </w:pPr>
      <w:rPr>
        <w:rFonts w:hint="default"/>
        <w:position w:val="0"/>
        <w:sz w:val="22"/>
      </w:rPr>
    </w:lvl>
    <w:lvl w:ilvl="4">
      <w:start w:val="1"/>
      <w:numFmt w:val="lowerLetter"/>
      <w:lvlText w:val="%5."/>
      <w:lvlJc w:val="left"/>
      <w:pPr>
        <w:tabs>
          <w:tab w:val="num" w:pos="0"/>
        </w:tabs>
        <w:ind w:left="0" w:firstLine="3240"/>
      </w:pPr>
      <w:rPr>
        <w:rFonts w:hint="default"/>
        <w:position w:val="0"/>
        <w:sz w:val="22"/>
      </w:rPr>
    </w:lvl>
    <w:lvl w:ilvl="5">
      <w:start w:val="1"/>
      <w:numFmt w:val="lowerRoman"/>
      <w:lvlText w:val="%6."/>
      <w:lvlJc w:val="left"/>
      <w:pPr>
        <w:tabs>
          <w:tab w:val="num" w:pos="0"/>
        </w:tabs>
        <w:ind w:left="0" w:firstLine="3960"/>
      </w:pPr>
      <w:rPr>
        <w:rFonts w:hint="default"/>
        <w:position w:val="0"/>
        <w:sz w:val="22"/>
      </w:rPr>
    </w:lvl>
    <w:lvl w:ilvl="6">
      <w:start w:val="1"/>
      <w:numFmt w:val="decimal"/>
      <w:isLgl/>
      <w:lvlText w:val="%7."/>
      <w:lvlJc w:val="left"/>
      <w:pPr>
        <w:tabs>
          <w:tab w:val="num" w:pos="0"/>
        </w:tabs>
        <w:ind w:left="0" w:firstLine="4680"/>
      </w:pPr>
      <w:rPr>
        <w:rFonts w:hint="default"/>
        <w:position w:val="0"/>
        <w:sz w:val="22"/>
      </w:rPr>
    </w:lvl>
    <w:lvl w:ilvl="7">
      <w:start w:val="1"/>
      <w:numFmt w:val="lowerLetter"/>
      <w:lvlText w:val="%8."/>
      <w:lvlJc w:val="left"/>
      <w:pPr>
        <w:tabs>
          <w:tab w:val="num" w:pos="0"/>
        </w:tabs>
        <w:ind w:left="0" w:firstLine="5400"/>
      </w:pPr>
      <w:rPr>
        <w:rFonts w:hint="default"/>
        <w:position w:val="0"/>
        <w:sz w:val="22"/>
      </w:rPr>
    </w:lvl>
    <w:lvl w:ilvl="8">
      <w:start w:val="1"/>
      <w:numFmt w:val="lowerRoman"/>
      <w:lvlText w:val="%9."/>
      <w:lvlJc w:val="left"/>
      <w:pPr>
        <w:tabs>
          <w:tab w:val="num" w:pos="0"/>
        </w:tabs>
        <w:ind w:left="0" w:firstLine="6120"/>
      </w:pPr>
      <w:rPr>
        <w:rFonts w:hint="default"/>
        <w:position w:val="0"/>
        <w:sz w:val="22"/>
      </w:rPr>
    </w:lvl>
  </w:abstractNum>
  <w:abstractNum w:abstractNumId="3">
    <w:nsid w:val="077E1F59"/>
    <w:multiLevelType w:val="hybridMultilevel"/>
    <w:tmpl w:val="9ACC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B14F5"/>
    <w:multiLevelType w:val="hybridMultilevel"/>
    <w:tmpl w:val="3BB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62017"/>
    <w:multiLevelType w:val="hybridMultilevel"/>
    <w:tmpl w:val="A0CC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B05A7"/>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7F450C"/>
    <w:multiLevelType w:val="hybridMultilevel"/>
    <w:tmpl w:val="2C0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001F18"/>
    <w:multiLevelType w:val="hybridMultilevel"/>
    <w:tmpl w:val="0A2A2BBA"/>
    <w:lvl w:ilvl="0" w:tplc="0B308CF2">
      <w:start w:val="1"/>
      <w:numFmt w:val="decimal"/>
      <w:lvlText w:val="%1."/>
      <w:lvlJc w:val="left"/>
      <w:pPr>
        <w:tabs>
          <w:tab w:val="num" w:pos="720"/>
        </w:tabs>
        <w:ind w:left="720" w:hanging="360"/>
      </w:pPr>
    </w:lvl>
    <w:lvl w:ilvl="1" w:tplc="82428D94" w:tentative="1">
      <w:start w:val="1"/>
      <w:numFmt w:val="decimal"/>
      <w:lvlText w:val="%2."/>
      <w:lvlJc w:val="left"/>
      <w:pPr>
        <w:tabs>
          <w:tab w:val="num" w:pos="1440"/>
        </w:tabs>
        <w:ind w:left="1440" w:hanging="360"/>
      </w:pPr>
    </w:lvl>
    <w:lvl w:ilvl="2" w:tplc="FD5C3498" w:tentative="1">
      <w:start w:val="1"/>
      <w:numFmt w:val="decimal"/>
      <w:lvlText w:val="%3."/>
      <w:lvlJc w:val="left"/>
      <w:pPr>
        <w:tabs>
          <w:tab w:val="num" w:pos="2160"/>
        </w:tabs>
        <w:ind w:left="2160" w:hanging="360"/>
      </w:pPr>
    </w:lvl>
    <w:lvl w:ilvl="3" w:tplc="38461FF0" w:tentative="1">
      <w:start w:val="1"/>
      <w:numFmt w:val="decimal"/>
      <w:lvlText w:val="%4."/>
      <w:lvlJc w:val="left"/>
      <w:pPr>
        <w:tabs>
          <w:tab w:val="num" w:pos="2880"/>
        </w:tabs>
        <w:ind w:left="2880" w:hanging="360"/>
      </w:pPr>
    </w:lvl>
    <w:lvl w:ilvl="4" w:tplc="894A5528" w:tentative="1">
      <w:start w:val="1"/>
      <w:numFmt w:val="decimal"/>
      <w:lvlText w:val="%5."/>
      <w:lvlJc w:val="left"/>
      <w:pPr>
        <w:tabs>
          <w:tab w:val="num" w:pos="3600"/>
        </w:tabs>
        <w:ind w:left="3600" w:hanging="360"/>
      </w:pPr>
    </w:lvl>
    <w:lvl w:ilvl="5" w:tplc="6F220A4E" w:tentative="1">
      <w:start w:val="1"/>
      <w:numFmt w:val="decimal"/>
      <w:lvlText w:val="%6."/>
      <w:lvlJc w:val="left"/>
      <w:pPr>
        <w:tabs>
          <w:tab w:val="num" w:pos="4320"/>
        </w:tabs>
        <w:ind w:left="4320" w:hanging="360"/>
      </w:pPr>
    </w:lvl>
    <w:lvl w:ilvl="6" w:tplc="9BC0A874" w:tentative="1">
      <w:start w:val="1"/>
      <w:numFmt w:val="decimal"/>
      <w:lvlText w:val="%7."/>
      <w:lvlJc w:val="left"/>
      <w:pPr>
        <w:tabs>
          <w:tab w:val="num" w:pos="5040"/>
        </w:tabs>
        <w:ind w:left="5040" w:hanging="360"/>
      </w:pPr>
    </w:lvl>
    <w:lvl w:ilvl="7" w:tplc="1ABC2770" w:tentative="1">
      <w:start w:val="1"/>
      <w:numFmt w:val="decimal"/>
      <w:lvlText w:val="%8."/>
      <w:lvlJc w:val="left"/>
      <w:pPr>
        <w:tabs>
          <w:tab w:val="num" w:pos="5760"/>
        </w:tabs>
        <w:ind w:left="5760" w:hanging="360"/>
      </w:pPr>
    </w:lvl>
    <w:lvl w:ilvl="8" w:tplc="45BC9A22" w:tentative="1">
      <w:start w:val="1"/>
      <w:numFmt w:val="decimal"/>
      <w:lvlText w:val="%9."/>
      <w:lvlJc w:val="left"/>
      <w:pPr>
        <w:tabs>
          <w:tab w:val="num" w:pos="6480"/>
        </w:tabs>
        <w:ind w:left="6480" w:hanging="360"/>
      </w:pPr>
    </w:lvl>
  </w:abstractNum>
  <w:abstractNum w:abstractNumId="9">
    <w:nsid w:val="29AE3F6E"/>
    <w:multiLevelType w:val="hybridMultilevel"/>
    <w:tmpl w:val="205CDBD8"/>
    <w:lvl w:ilvl="0" w:tplc="B2107F42">
      <w:start w:val="1"/>
      <w:numFmt w:val="bullet"/>
      <w:lvlText w:val="•"/>
      <w:lvlJc w:val="left"/>
      <w:pPr>
        <w:tabs>
          <w:tab w:val="num" w:pos="720"/>
        </w:tabs>
        <w:ind w:left="720" w:hanging="360"/>
      </w:pPr>
      <w:rPr>
        <w:rFonts w:ascii="Arial" w:hAnsi="Arial" w:hint="default"/>
      </w:rPr>
    </w:lvl>
    <w:lvl w:ilvl="1" w:tplc="9E720732" w:tentative="1">
      <w:start w:val="1"/>
      <w:numFmt w:val="bullet"/>
      <w:lvlText w:val="•"/>
      <w:lvlJc w:val="left"/>
      <w:pPr>
        <w:tabs>
          <w:tab w:val="num" w:pos="1440"/>
        </w:tabs>
        <w:ind w:left="1440" w:hanging="360"/>
      </w:pPr>
      <w:rPr>
        <w:rFonts w:ascii="Arial" w:hAnsi="Arial" w:hint="default"/>
      </w:rPr>
    </w:lvl>
    <w:lvl w:ilvl="2" w:tplc="7754367E" w:tentative="1">
      <w:start w:val="1"/>
      <w:numFmt w:val="bullet"/>
      <w:lvlText w:val="•"/>
      <w:lvlJc w:val="left"/>
      <w:pPr>
        <w:tabs>
          <w:tab w:val="num" w:pos="2160"/>
        </w:tabs>
        <w:ind w:left="2160" w:hanging="360"/>
      </w:pPr>
      <w:rPr>
        <w:rFonts w:ascii="Arial" w:hAnsi="Arial" w:hint="default"/>
      </w:rPr>
    </w:lvl>
    <w:lvl w:ilvl="3" w:tplc="EAE0389C" w:tentative="1">
      <w:start w:val="1"/>
      <w:numFmt w:val="bullet"/>
      <w:lvlText w:val="•"/>
      <w:lvlJc w:val="left"/>
      <w:pPr>
        <w:tabs>
          <w:tab w:val="num" w:pos="2880"/>
        </w:tabs>
        <w:ind w:left="2880" w:hanging="360"/>
      </w:pPr>
      <w:rPr>
        <w:rFonts w:ascii="Arial" w:hAnsi="Arial" w:hint="default"/>
      </w:rPr>
    </w:lvl>
    <w:lvl w:ilvl="4" w:tplc="1BB203CA" w:tentative="1">
      <w:start w:val="1"/>
      <w:numFmt w:val="bullet"/>
      <w:lvlText w:val="•"/>
      <w:lvlJc w:val="left"/>
      <w:pPr>
        <w:tabs>
          <w:tab w:val="num" w:pos="3600"/>
        </w:tabs>
        <w:ind w:left="3600" w:hanging="360"/>
      </w:pPr>
      <w:rPr>
        <w:rFonts w:ascii="Arial" w:hAnsi="Arial" w:hint="default"/>
      </w:rPr>
    </w:lvl>
    <w:lvl w:ilvl="5" w:tplc="BC42CB96" w:tentative="1">
      <w:start w:val="1"/>
      <w:numFmt w:val="bullet"/>
      <w:lvlText w:val="•"/>
      <w:lvlJc w:val="left"/>
      <w:pPr>
        <w:tabs>
          <w:tab w:val="num" w:pos="4320"/>
        </w:tabs>
        <w:ind w:left="4320" w:hanging="360"/>
      </w:pPr>
      <w:rPr>
        <w:rFonts w:ascii="Arial" w:hAnsi="Arial" w:hint="default"/>
      </w:rPr>
    </w:lvl>
    <w:lvl w:ilvl="6" w:tplc="DD7A140A" w:tentative="1">
      <w:start w:val="1"/>
      <w:numFmt w:val="bullet"/>
      <w:lvlText w:val="•"/>
      <w:lvlJc w:val="left"/>
      <w:pPr>
        <w:tabs>
          <w:tab w:val="num" w:pos="5040"/>
        </w:tabs>
        <w:ind w:left="5040" w:hanging="360"/>
      </w:pPr>
      <w:rPr>
        <w:rFonts w:ascii="Arial" w:hAnsi="Arial" w:hint="default"/>
      </w:rPr>
    </w:lvl>
    <w:lvl w:ilvl="7" w:tplc="047E8E90" w:tentative="1">
      <w:start w:val="1"/>
      <w:numFmt w:val="bullet"/>
      <w:lvlText w:val="•"/>
      <w:lvlJc w:val="left"/>
      <w:pPr>
        <w:tabs>
          <w:tab w:val="num" w:pos="5760"/>
        </w:tabs>
        <w:ind w:left="5760" w:hanging="360"/>
      </w:pPr>
      <w:rPr>
        <w:rFonts w:ascii="Arial" w:hAnsi="Arial" w:hint="default"/>
      </w:rPr>
    </w:lvl>
    <w:lvl w:ilvl="8" w:tplc="A224C330" w:tentative="1">
      <w:start w:val="1"/>
      <w:numFmt w:val="bullet"/>
      <w:lvlText w:val="•"/>
      <w:lvlJc w:val="left"/>
      <w:pPr>
        <w:tabs>
          <w:tab w:val="num" w:pos="6480"/>
        </w:tabs>
        <w:ind w:left="6480" w:hanging="360"/>
      </w:pPr>
      <w:rPr>
        <w:rFonts w:ascii="Arial" w:hAnsi="Arial" w:hint="default"/>
      </w:rPr>
    </w:lvl>
  </w:abstractNum>
  <w:abstractNum w:abstractNumId="10">
    <w:nsid w:val="29EC76B5"/>
    <w:multiLevelType w:val="hybridMultilevel"/>
    <w:tmpl w:val="AA1E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3A1BA5"/>
    <w:multiLevelType w:val="hybridMultilevel"/>
    <w:tmpl w:val="7952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7C66"/>
    <w:multiLevelType w:val="multilevel"/>
    <w:tmpl w:val="326A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30189A"/>
    <w:multiLevelType w:val="hybridMultilevel"/>
    <w:tmpl w:val="ECFAB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56C38"/>
    <w:multiLevelType w:val="hybridMultilevel"/>
    <w:tmpl w:val="F58E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A541A"/>
    <w:multiLevelType w:val="hybridMultilevel"/>
    <w:tmpl w:val="3E18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006113"/>
    <w:multiLevelType w:val="hybridMultilevel"/>
    <w:tmpl w:val="B4F0CE38"/>
    <w:lvl w:ilvl="0" w:tplc="93BE5D60">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1C0D01"/>
    <w:multiLevelType w:val="hybridMultilevel"/>
    <w:tmpl w:val="283A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F52849"/>
    <w:multiLevelType w:val="multilevel"/>
    <w:tmpl w:val="88B8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E6062"/>
    <w:multiLevelType w:val="hybridMultilevel"/>
    <w:tmpl w:val="DF6E3932"/>
    <w:lvl w:ilvl="0" w:tplc="4A680AC8">
      <w:start w:val="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E77FE"/>
    <w:multiLevelType w:val="hybridMultilevel"/>
    <w:tmpl w:val="24DA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9C0D14"/>
    <w:multiLevelType w:val="hybridMultilevel"/>
    <w:tmpl w:val="E6A26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577195"/>
    <w:multiLevelType w:val="hybridMultilevel"/>
    <w:tmpl w:val="58A6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1FB"/>
    <w:multiLevelType w:val="hybridMultilevel"/>
    <w:tmpl w:val="6024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AD5D00"/>
    <w:multiLevelType w:val="hybridMultilevel"/>
    <w:tmpl w:val="096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275CB8"/>
    <w:multiLevelType w:val="hybridMultilevel"/>
    <w:tmpl w:val="933C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327793"/>
    <w:multiLevelType w:val="hybridMultilevel"/>
    <w:tmpl w:val="1CD6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267D9"/>
    <w:multiLevelType w:val="hybridMultilevel"/>
    <w:tmpl w:val="98BE1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F21C9D"/>
    <w:multiLevelType w:val="hybridMultilevel"/>
    <w:tmpl w:val="BCBAB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741CDA"/>
    <w:multiLevelType w:val="hybridMultilevel"/>
    <w:tmpl w:val="24E49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C06C3"/>
    <w:multiLevelType w:val="hybridMultilevel"/>
    <w:tmpl w:val="100AB182"/>
    <w:lvl w:ilvl="0" w:tplc="6AFCE854">
      <w:start w:val="1"/>
      <w:numFmt w:val="bullet"/>
      <w:lvlText w:val="•"/>
      <w:lvlJc w:val="left"/>
      <w:pPr>
        <w:tabs>
          <w:tab w:val="num" w:pos="720"/>
        </w:tabs>
        <w:ind w:left="720" w:hanging="360"/>
      </w:pPr>
      <w:rPr>
        <w:rFonts w:ascii="Arial" w:hAnsi="Arial" w:hint="default"/>
      </w:rPr>
    </w:lvl>
    <w:lvl w:ilvl="1" w:tplc="9334C39C" w:tentative="1">
      <w:start w:val="1"/>
      <w:numFmt w:val="bullet"/>
      <w:lvlText w:val="•"/>
      <w:lvlJc w:val="left"/>
      <w:pPr>
        <w:tabs>
          <w:tab w:val="num" w:pos="1440"/>
        </w:tabs>
        <w:ind w:left="1440" w:hanging="360"/>
      </w:pPr>
      <w:rPr>
        <w:rFonts w:ascii="Arial" w:hAnsi="Arial" w:hint="default"/>
      </w:rPr>
    </w:lvl>
    <w:lvl w:ilvl="2" w:tplc="EA6845B6" w:tentative="1">
      <w:start w:val="1"/>
      <w:numFmt w:val="bullet"/>
      <w:lvlText w:val="•"/>
      <w:lvlJc w:val="left"/>
      <w:pPr>
        <w:tabs>
          <w:tab w:val="num" w:pos="2160"/>
        </w:tabs>
        <w:ind w:left="2160" w:hanging="360"/>
      </w:pPr>
      <w:rPr>
        <w:rFonts w:ascii="Arial" w:hAnsi="Arial" w:hint="default"/>
      </w:rPr>
    </w:lvl>
    <w:lvl w:ilvl="3" w:tplc="EC42422A" w:tentative="1">
      <w:start w:val="1"/>
      <w:numFmt w:val="bullet"/>
      <w:lvlText w:val="•"/>
      <w:lvlJc w:val="left"/>
      <w:pPr>
        <w:tabs>
          <w:tab w:val="num" w:pos="2880"/>
        </w:tabs>
        <w:ind w:left="2880" w:hanging="360"/>
      </w:pPr>
      <w:rPr>
        <w:rFonts w:ascii="Arial" w:hAnsi="Arial" w:hint="default"/>
      </w:rPr>
    </w:lvl>
    <w:lvl w:ilvl="4" w:tplc="D748A368" w:tentative="1">
      <w:start w:val="1"/>
      <w:numFmt w:val="bullet"/>
      <w:lvlText w:val="•"/>
      <w:lvlJc w:val="left"/>
      <w:pPr>
        <w:tabs>
          <w:tab w:val="num" w:pos="3600"/>
        </w:tabs>
        <w:ind w:left="3600" w:hanging="360"/>
      </w:pPr>
      <w:rPr>
        <w:rFonts w:ascii="Arial" w:hAnsi="Arial" w:hint="default"/>
      </w:rPr>
    </w:lvl>
    <w:lvl w:ilvl="5" w:tplc="4EC44088" w:tentative="1">
      <w:start w:val="1"/>
      <w:numFmt w:val="bullet"/>
      <w:lvlText w:val="•"/>
      <w:lvlJc w:val="left"/>
      <w:pPr>
        <w:tabs>
          <w:tab w:val="num" w:pos="4320"/>
        </w:tabs>
        <w:ind w:left="4320" w:hanging="360"/>
      </w:pPr>
      <w:rPr>
        <w:rFonts w:ascii="Arial" w:hAnsi="Arial" w:hint="default"/>
      </w:rPr>
    </w:lvl>
    <w:lvl w:ilvl="6" w:tplc="2C226D12" w:tentative="1">
      <w:start w:val="1"/>
      <w:numFmt w:val="bullet"/>
      <w:lvlText w:val="•"/>
      <w:lvlJc w:val="left"/>
      <w:pPr>
        <w:tabs>
          <w:tab w:val="num" w:pos="5040"/>
        </w:tabs>
        <w:ind w:left="5040" w:hanging="360"/>
      </w:pPr>
      <w:rPr>
        <w:rFonts w:ascii="Arial" w:hAnsi="Arial" w:hint="default"/>
      </w:rPr>
    </w:lvl>
    <w:lvl w:ilvl="7" w:tplc="AFE2F8B2" w:tentative="1">
      <w:start w:val="1"/>
      <w:numFmt w:val="bullet"/>
      <w:lvlText w:val="•"/>
      <w:lvlJc w:val="left"/>
      <w:pPr>
        <w:tabs>
          <w:tab w:val="num" w:pos="5760"/>
        </w:tabs>
        <w:ind w:left="5760" w:hanging="360"/>
      </w:pPr>
      <w:rPr>
        <w:rFonts w:ascii="Arial" w:hAnsi="Arial" w:hint="default"/>
      </w:rPr>
    </w:lvl>
    <w:lvl w:ilvl="8" w:tplc="502C27B0" w:tentative="1">
      <w:start w:val="1"/>
      <w:numFmt w:val="bullet"/>
      <w:lvlText w:val="•"/>
      <w:lvlJc w:val="left"/>
      <w:pPr>
        <w:tabs>
          <w:tab w:val="num" w:pos="6480"/>
        </w:tabs>
        <w:ind w:left="6480" w:hanging="360"/>
      </w:pPr>
      <w:rPr>
        <w:rFonts w:ascii="Arial" w:hAnsi="Arial" w:hint="default"/>
      </w:rPr>
    </w:lvl>
  </w:abstractNum>
  <w:abstractNum w:abstractNumId="31">
    <w:nsid w:val="652B7B3A"/>
    <w:multiLevelType w:val="hybridMultilevel"/>
    <w:tmpl w:val="7342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765BB1"/>
    <w:multiLevelType w:val="hybridMultilevel"/>
    <w:tmpl w:val="9E20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BC3176"/>
    <w:multiLevelType w:val="hybridMultilevel"/>
    <w:tmpl w:val="8D7E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7660E"/>
    <w:multiLevelType w:val="hybridMultilevel"/>
    <w:tmpl w:val="F77C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C8569C"/>
    <w:multiLevelType w:val="hybridMultilevel"/>
    <w:tmpl w:val="AAA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E7FB1"/>
    <w:multiLevelType w:val="hybridMultilevel"/>
    <w:tmpl w:val="23DE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2A758B"/>
    <w:multiLevelType w:val="hybridMultilevel"/>
    <w:tmpl w:val="5506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E2F56"/>
    <w:multiLevelType w:val="hybridMultilevel"/>
    <w:tmpl w:val="864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8F2C79"/>
    <w:multiLevelType w:val="hybridMultilevel"/>
    <w:tmpl w:val="CC76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87482B"/>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40"/>
  </w:num>
  <w:num w:numId="4">
    <w:abstractNumId w:val="34"/>
  </w:num>
  <w:num w:numId="5">
    <w:abstractNumId w:val="38"/>
  </w:num>
  <w:num w:numId="6">
    <w:abstractNumId w:val="35"/>
  </w:num>
  <w:num w:numId="7">
    <w:abstractNumId w:val="12"/>
  </w:num>
  <w:num w:numId="8">
    <w:abstractNumId w:val="2"/>
  </w:num>
  <w:num w:numId="9">
    <w:abstractNumId w:val="1"/>
  </w:num>
  <w:num w:numId="10">
    <w:abstractNumId w:val="15"/>
  </w:num>
  <w:num w:numId="11">
    <w:abstractNumId w:val="23"/>
  </w:num>
  <w:num w:numId="12">
    <w:abstractNumId w:val="36"/>
  </w:num>
  <w:num w:numId="13">
    <w:abstractNumId w:val="8"/>
  </w:num>
  <w:num w:numId="14">
    <w:abstractNumId w:val="22"/>
  </w:num>
  <w:num w:numId="15">
    <w:abstractNumId w:val="17"/>
  </w:num>
  <w:num w:numId="16">
    <w:abstractNumId w:val="7"/>
  </w:num>
  <w:num w:numId="17">
    <w:abstractNumId w:val="24"/>
  </w:num>
  <w:num w:numId="18">
    <w:abstractNumId w:val="19"/>
  </w:num>
  <w:num w:numId="19">
    <w:abstractNumId w:val="6"/>
  </w:num>
  <w:num w:numId="20">
    <w:abstractNumId w:val="0"/>
  </w:num>
  <w:num w:numId="21">
    <w:abstractNumId w:val="10"/>
  </w:num>
  <w:num w:numId="22">
    <w:abstractNumId w:val="9"/>
  </w:num>
  <w:num w:numId="23">
    <w:abstractNumId w:val="30"/>
  </w:num>
  <w:num w:numId="24">
    <w:abstractNumId w:val="29"/>
  </w:num>
  <w:num w:numId="25">
    <w:abstractNumId w:val="16"/>
  </w:num>
  <w:num w:numId="26">
    <w:abstractNumId w:val="32"/>
  </w:num>
  <w:num w:numId="27">
    <w:abstractNumId w:val="31"/>
  </w:num>
  <w:num w:numId="28">
    <w:abstractNumId w:val="33"/>
  </w:num>
  <w:num w:numId="29">
    <w:abstractNumId w:val="25"/>
  </w:num>
  <w:num w:numId="30">
    <w:abstractNumId w:val="11"/>
  </w:num>
  <w:num w:numId="31">
    <w:abstractNumId w:val="39"/>
  </w:num>
  <w:num w:numId="32">
    <w:abstractNumId w:val="18"/>
  </w:num>
  <w:num w:numId="33">
    <w:abstractNumId w:val="37"/>
  </w:num>
  <w:num w:numId="34">
    <w:abstractNumId w:val="13"/>
  </w:num>
  <w:num w:numId="35">
    <w:abstractNumId w:val="28"/>
  </w:num>
  <w:num w:numId="36">
    <w:abstractNumId w:val="4"/>
  </w:num>
  <w:num w:numId="37">
    <w:abstractNumId w:val="27"/>
  </w:num>
  <w:num w:numId="38">
    <w:abstractNumId w:val="3"/>
  </w:num>
  <w:num w:numId="39">
    <w:abstractNumId w:val="26"/>
  </w:num>
  <w:num w:numId="40">
    <w:abstractNumId w:val="21"/>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isplayBackgroundShape/>
  <w:activeWritingStyle w:appName="MSWord" w:lang="en-US" w:vendorID="64" w:dllVersion="131078" w:nlCheck="1" w:checkStyle="1"/>
  <w:activeWritingStyle w:appName="MSWord" w:lang="en-AU" w:vendorID="64" w:dllVersion="131078" w:nlCheck="1" w:checkStyle="1"/>
  <w:proofState w:spelling="clean" w:grammar="clean"/>
  <w:revisionView w:markup="0"/>
  <w:trackRevisions/>
  <w:defaultTabStop w:val="720"/>
  <w:characterSpacingControl w:val="doNotCompress"/>
  <w:hdrShapeDefaults>
    <o:shapedefaults v:ext="edit" spidmax="2050">
      <o:colormru v:ext="edit" colors="#2c474f,#6dafc4,#d5f6ff,#3b5c5e,#3a4f5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F43"/>
    <w:rsid w:val="00005382"/>
    <w:rsid w:val="00005C06"/>
    <w:rsid w:val="00006284"/>
    <w:rsid w:val="00006798"/>
    <w:rsid w:val="00006C4B"/>
    <w:rsid w:val="00010C63"/>
    <w:rsid w:val="00011FE9"/>
    <w:rsid w:val="00017E27"/>
    <w:rsid w:val="00017F27"/>
    <w:rsid w:val="00020F64"/>
    <w:rsid w:val="00021F69"/>
    <w:rsid w:val="000235C6"/>
    <w:rsid w:val="0002386B"/>
    <w:rsid w:val="0002405C"/>
    <w:rsid w:val="0002450B"/>
    <w:rsid w:val="00027027"/>
    <w:rsid w:val="000309C9"/>
    <w:rsid w:val="000309E0"/>
    <w:rsid w:val="00030F2C"/>
    <w:rsid w:val="00031057"/>
    <w:rsid w:val="00034243"/>
    <w:rsid w:val="0003452C"/>
    <w:rsid w:val="000355BA"/>
    <w:rsid w:val="000372D4"/>
    <w:rsid w:val="00040C74"/>
    <w:rsid w:val="00044B7F"/>
    <w:rsid w:val="000462E6"/>
    <w:rsid w:val="00047048"/>
    <w:rsid w:val="00051A29"/>
    <w:rsid w:val="0005465B"/>
    <w:rsid w:val="00055FDF"/>
    <w:rsid w:val="00056E92"/>
    <w:rsid w:val="0006037D"/>
    <w:rsid w:val="0006116E"/>
    <w:rsid w:val="00061195"/>
    <w:rsid w:val="00064C05"/>
    <w:rsid w:val="00066C31"/>
    <w:rsid w:val="000709B9"/>
    <w:rsid w:val="000715B4"/>
    <w:rsid w:val="0007289E"/>
    <w:rsid w:val="0007435E"/>
    <w:rsid w:val="0007479F"/>
    <w:rsid w:val="00074F37"/>
    <w:rsid w:val="00077E6F"/>
    <w:rsid w:val="00080386"/>
    <w:rsid w:val="00081C27"/>
    <w:rsid w:val="00081E8D"/>
    <w:rsid w:val="00084926"/>
    <w:rsid w:val="00092BFA"/>
    <w:rsid w:val="00092FCF"/>
    <w:rsid w:val="00093CFE"/>
    <w:rsid w:val="00093F13"/>
    <w:rsid w:val="000970C6"/>
    <w:rsid w:val="0009789D"/>
    <w:rsid w:val="00097EE6"/>
    <w:rsid w:val="000A1D6E"/>
    <w:rsid w:val="000A21DA"/>
    <w:rsid w:val="000A2659"/>
    <w:rsid w:val="000A321A"/>
    <w:rsid w:val="000A54AB"/>
    <w:rsid w:val="000B0194"/>
    <w:rsid w:val="000B0332"/>
    <w:rsid w:val="000B0716"/>
    <w:rsid w:val="000B0AE1"/>
    <w:rsid w:val="000B1218"/>
    <w:rsid w:val="000B1FE4"/>
    <w:rsid w:val="000B521D"/>
    <w:rsid w:val="000C0CD4"/>
    <w:rsid w:val="000C1926"/>
    <w:rsid w:val="000C2DB1"/>
    <w:rsid w:val="000C44DC"/>
    <w:rsid w:val="000C6913"/>
    <w:rsid w:val="000D0FB7"/>
    <w:rsid w:val="000D2E3C"/>
    <w:rsid w:val="000D30BF"/>
    <w:rsid w:val="000D59DD"/>
    <w:rsid w:val="000D5F72"/>
    <w:rsid w:val="000D684E"/>
    <w:rsid w:val="000D6880"/>
    <w:rsid w:val="000D6D47"/>
    <w:rsid w:val="000E0078"/>
    <w:rsid w:val="000E124F"/>
    <w:rsid w:val="000E23B8"/>
    <w:rsid w:val="000E28A1"/>
    <w:rsid w:val="000E47AC"/>
    <w:rsid w:val="000E5BE0"/>
    <w:rsid w:val="000E799D"/>
    <w:rsid w:val="000F07D9"/>
    <w:rsid w:val="000F20AF"/>
    <w:rsid w:val="000F338A"/>
    <w:rsid w:val="000F7662"/>
    <w:rsid w:val="00100448"/>
    <w:rsid w:val="00100A15"/>
    <w:rsid w:val="00101258"/>
    <w:rsid w:val="001014D7"/>
    <w:rsid w:val="00103469"/>
    <w:rsid w:val="00103527"/>
    <w:rsid w:val="0010355B"/>
    <w:rsid w:val="00104EFC"/>
    <w:rsid w:val="00105A1B"/>
    <w:rsid w:val="00110348"/>
    <w:rsid w:val="00113E9B"/>
    <w:rsid w:val="00120647"/>
    <w:rsid w:val="00124826"/>
    <w:rsid w:val="0013090B"/>
    <w:rsid w:val="0013104D"/>
    <w:rsid w:val="0013105C"/>
    <w:rsid w:val="00132F99"/>
    <w:rsid w:val="00133F60"/>
    <w:rsid w:val="0013433A"/>
    <w:rsid w:val="001362B0"/>
    <w:rsid w:val="0013753D"/>
    <w:rsid w:val="001376DB"/>
    <w:rsid w:val="00137DBA"/>
    <w:rsid w:val="00141E1B"/>
    <w:rsid w:val="001430B1"/>
    <w:rsid w:val="00146400"/>
    <w:rsid w:val="00146DC9"/>
    <w:rsid w:val="00147DC7"/>
    <w:rsid w:val="00150F70"/>
    <w:rsid w:val="00151CA6"/>
    <w:rsid w:val="00155541"/>
    <w:rsid w:val="001565E9"/>
    <w:rsid w:val="00163658"/>
    <w:rsid w:val="00164C05"/>
    <w:rsid w:val="0016564F"/>
    <w:rsid w:val="00176176"/>
    <w:rsid w:val="00177446"/>
    <w:rsid w:val="00177D7E"/>
    <w:rsid w:val="00180722"/>
    <w:rsid w:val="00180723"/>
    <w:rsid w:val="001812BD"/>
    <w:rsid w:val="00182353"/>
    <w:rsid w:val="00184CB0"/>
    <w:rsid w:val="00184D99"/>
    <w:rsid w:val="0018553C"/>
    <w:rsid w:val="0018670F"/>
    <w:rsid w:val="0019330B"/>
    <w:rsid w:val="00194B72"/>
    <w:rsid w:val="00196AFF"/>
    <w:rsid w:val="0019705C"/>
    <w:rsid w:val="00197502"/>
    <w:rsid w:val="001A1FD2"/>
    <w:rsid w:val="001A3DA9"/>
    <w:rsid w:val="001A7E33"/>
    <w:rsid w:val="001B000A"/>
    <w:rsid w:val="001B2C84"/>
    <w:rsid w:val="001B3C0A"/>
    <w:rsid w:val="001B491E"/>
    <w:rsid w:val="001B5779"/>
    <w:rsid w:val="001B760D"/>
    <w:rsid w:val="001C018D"/>
    <w:rsid w:val="001C120B"/>
    <w:rsid w:val="001C1692"/>
    <w:rsid w:val="001C2212"/>
    <w:rsid w:val="001C2A9F"/>
    <w:rsid w:val="001C67DA"/>
    <w:rsid w:val="001D0EC7"/>
    <w:rsid w:val="001D1D30"/>
    <w:rsid w:val="001D2E6A"/>
    <w:rsid w:val="001D3A98"/>
    <w:rsid w:val="001E1ABC"/>
    <w:rsid w:val="001E5DF2"/>
    <w:rsid w:val="001E6472"/>
    <w:rsid w:val="001E79A9"/>
    <w:rsid w:val="001E7D22"/>
    <w:rsid w:val="001F41DB"/>
    <w:rsid w:val="001F4A69"/>
    <w:rsid w:val="001F54D6"/>
    <w:rsid w:val="001F60DA"/>
    <w:rsid w:val="00204244"/>
    <w:rsid w:val="0020628D"/>
    <w:rsid w:val="002062CD"/>
    <w:rsid w:val="00206838"/>
    <w:rsid w:val="00210276"/>
    <w:rsid w:val="0021129A"/>
    <w:rsid w:val="002118B9"/>
    <w:rsid w:val="00211EC1"/>
    <w:rsid w:val="00213947"/>
    <w:rsid w:val="002143D6"/>
    <w:rsid w:val="00215094"/>
    <w:rsid w:val="00216038"/>
    <w:rsid w:val="00216643"/>
    <w:rsid w:val="002167D1"/>
    <w:rsid w:val="00217A76"/>
    <w:rsid w:val="00222674"/>
    <w:rsid w:val="002232B0"/>
    <w:rsid w:val="00224B85"/>
    <w:rsid w:val="00231867"/>
    <w:rsid w:val="0023216D"/>
    <w:rsid w:val="00232C22"/>
    <w:rsid w:val="00233B2D"/>
    <w:rsid w:val="00235616"/>
    <w:rsid w:val="00236573"/>
    <w:rsid w:val="00236C91"/>
    <w:rsid w:val="002440BB"/>
    <w:rsid w:val="0024643C"/>
    <w:rsid w:val="002477FD"/>
    <w:rsid w:val="00251E5C"/>
    <w:rsid w:val="00252B57"/>
    <w:rsid w:val="00255022"/>
    <w:rsid w:val="0025517D"/>
    <w:rsid w:val="00260E37"/>
    <w:rsid w:val="00261DF4"/>
    <w:rsid w:val="002621F4"/>
    <w:rsid w:val="00264748"/>
    <w:rsid w:val="0026602F"/>
    <w:rsid w:val="00266C3F"/>
    <w:rsid w:val="0026770A"/>
    <w:rsid w:val="0027253C"/>
    <w:rsid w:val="00272A63"/>
    <w:rsid w:val="00272F10"/>
    <w:rsid w:val="00274066"/>
    <w:rsid w:val="00275F09"/>
    <w:rsid w:val="00277B0C"/>
    <w:rsid w:val="0028134E"/>
    <w:rsid w:val="00283244"/>
    <w:rsid w:val="00283F06"/>
    <w:rsid w:val="00286A78"/>
    <w:rsid w:val="00287903"/>
    <w:rsid w:val="00287F1B"/>
    <w:rsid w:val="0029007A"/>
    <w:rsid w:val="0029021F"/>
    <w:rsid w:val="00290B0D"/>
    <w:rsid w:val="00291595"/>
    <w:rsid w:val="00291A88"/>
    <w:rsid w:val="0029205E"/>
    <w:rsid w:val="002957DF"/>
    <w:rsid w:val="002976DA"/>
    <w:rsid w:val="00297F54"/>
    <w:rsid w:val="002A0DFE"/>
    <w:rsid w:val="002A13AC"/>
    <w:rsid w:val="002A20E0"/>
    <w:rsid w:val="002A26A8"/>
    <w:rsid w:val="002A62A8"/>
    <w:rsid w:val="002B03CC"/>
    <w:rsid w:val="002B0AA5"/>
    <w:rsid w:val="002B3278"/>
    <w:rsid w:val="002B4915"/>
    <w:rsid w:val="002B58D1"/>
    <w:rsid w:val="002C4E79"/>
    <w:rsid w:val="002C7FA9"/>
    <w:rsid w:val="002D3970"/>
    <w:rsid w:val="002D468C"/>
    <w:rsid w:val="002E2E2D"/>
    <w:rsid w:val="002E7C51"/>
    <w:rsid w:val="002F1D9A"/>
    <w:rsid w:val="002F214B"/>
    <w:rsid w:val="002F40D1"/>
    <w:rsid w:val="002F61F4"/>
    <w:rsid w:val="002F6527"/>
    <w:rsid w:val="002F6F4D"/>
    <w:rsid w:val="0030043A"/>
    <w:rsid w:val="003010D3"/>
    <w:rsid w:val="00301DFF"/>
    <w:rsid w:val="00304D3B"/>
    <w:rsid w:val="003060C3"/>
    <w:rsid w:val="003227AD"/>
    <w:rsid w:val="0032323D"/>
    <w:rsid w:val="003250F2"/>
    <w:rsid w:val="0032590C"/>
    <w:rsid w:val="003301BD"/>
    <w:rsid w:val="00330229"/>
    <w:rsid w:val="00330B88"/>
    <w:rsid w:val="003349C4"/>
    <w:rsid w:val="00335A2F"/>
    <w:rsid w:val="003372FD"/>
    <w:rsid w:val="003412C2"/>
    <w:rsid w:val="00342C7B"/>
    <w:rsid w:val="00352817"/>
    <w:rsid w:val="00354906"/>
    <w:rsid w:val="00354C06"/>
    <w:rsid w:val="00354C9D"/>
    <w:rsid w:val="003555C9"/>
    <w:rsid w:val="00361132"/>
    <w:rsid w:val="003629BD"/>
    <w:rsid w:val="00362A56"/>
    <w:rsid w:val="0036338C"/>
    <w:rsid w:val="00363F2B"/>
    <w:rsid w:val="00364E7E"/>
    <w:rsid w:val="003658D3"/>
    <w:rsid w:val="0037353E"/>
    <w:rsid w:val="003767D0"/>
    <w:rsid w:val="00382D9F"/>
    <w:rsid w:val="00390901"/>
    <w:rsid w:val="00393344"/>
    <w:rsid w:val="00395D10"/>
    <w:rsid w:val="003A0892"/>
    <w:rsid w:val="003A3F81"/>
    <w:rsid w:val="003A4579"/>
    <w:rsid w:val="003A5443"/>
    <w:rsid w:val="003A6B4B"/>
    <w:rsid w:val="003B0E4B"/>
    <w:rsid w:val="003B40EC"/>
    <w:rsid w:val="003C0421"/>
    <w:rsid w:val="003C1BF0"/>
    <w:rsid w:val="003C5F4B"/>
    <w:rsid w:val="003D1725"/>
    <w:rsid w:val="003D739F"/>
    <w:rsid w:val="003E0F93"/>
    <w:rsid w:val="003E2EA3"/>
    <w:rsid w:val="003E338E"/>
    <w:rsid w:val="003E3659"/>
    <w:rsid w:val="003E4DE3"/>
    <w:rsid w:val="003E5F3E"/>
    <w:rsid w:val="003E639B"/>
    <w:rsid w:val="003E6A91"/>
    <w:rsid w:val="003E7730"/>
    <w:rsid w:val="003E7A10"/>
    <w:rsid w:val="003F0F31"/>
    <w:rsid w:val="003F2283"/>
    <w:rsid w:val="003F3D97"/>
    <w:rsid w:val="003F5854"/>
    <w:rsid w:val="003F6B85"/>
    <w:rsid w:val="003F752A"/>
    <w:rsid w:val="004017D9"/>
    <w:rsid w:val="004028F2"/>
    <w:rsid w:val="00403082"/>
    <w:rsid w:val="004063FB"/>
    <w:rsid w:val="004070D5"/>
    <w:rsid w:val="004106DA"/>
    <w:rsid w:val="00410E37"/>
    <w:rsid w:val="00411796"/>
    <w:rsid w:val="004126E9"/>
    <w:rsid w:val="0041274D"/>
    <w:rsid w:val="00415D12"/>
    <w:rsid w:val="00420A59"/>
    <w:rsid w:val="0042228F"/>
    <w:rsid w:val="0042658D"/>
    <w:rsid w:val="00433B18"/>
    <w:rsid w:val="00435E8D"/>
    <w:rsid w:val="00442E3B"/>
    <w:rsid w:val="00444777"/>
    <w:rsid w:val="00445148"/>
    <w:rsid w:val="00453FBF"/>
    <w:rsid w:val="00461E0C"/>
    <w:rsid w:val="00464235"/>
    <w:rsid w:val="00466C28"/>
    <w:rsid w:val="0047213E"/>
    <w:rsid w:val="004727AD"/>
    <w:rsid w:val="0047357C"/>
    <w:rsid w:val="00474404"/>
    <w:rsid w:val="00474B76"/>
    <w:rsid w:val="00474CFE"/>
    <w:rsid w:val="00480B0E"/>
    <w:rsid w:val="004818EE"/>
    <w:rsid w:val="0048235F"/>
    <w:rsid w:val="00485CD5"/>
    <w:rsid w:val="00490F3D"/>
    <w:rsid w:val="00492003"/>
    <w:rsid w:val="00493101"/>
    <w:rsid w:val="00494062"/>
    <w:rsid w:val="00495201"/>
    <w:rsid w:val="0049560A"/>
    <w:rsid w:val="004A13A3"/>
    <w:rsid w:val="004A2AE1"/>
    <w:rsid w:val="004A504F"/>
    <w:rsid w:val="004A65E8"/>
    <w:rsid w:val="004A7D41"/>
    <w:rsid w:val="004B02CE"/>
    <w:rsid w:val="004B083C"/>
    <w:rsid w:val="004B0BF6"/>
    <w:rsid w:val="004B1137"/>
    <w:rsid w:val="004B5CCF"/>
    <w:rsid w:val="004C0581"/>
    <w:rsid w:val="004C1D9E"/>
    <w:rsid w:val="004C2325"/>
    <w:rsid w:val="004C5AC3"/>
    <w:rsid w:val="004D05E0"/>
    <w:rsid w:val="004D2680"/>
    <w:rsid w:val="004D32A0"/>
    <w:rsid w:val="004D3E17"/>
    <w:rsid w:val="004D69A8"/>
    <w:rsid w:val="004D726F"/>
    <w:rsid w:val="004D7E7F"/>
    <w:rsid w:val="004E089E"/>
    <w:rsid w:val="004E0E75"/>
    <w:rsid w:val="004E1E97"/>
    <w:rsid w:val="004E684E"/>
    <w:rsid w:val="004F3D26"/>
    <w:rsid w:val="004F5D8F"/>
    <w:rsid w:val="00501E47"/>
    <w:rsid w:val="00503B86"/>
    <w:rsid w:val="00504F58"/>
    <w:rsid w:val="00512358"/>
    <w:rsid w:val="005125D8"/>
    <w:rsid w:val="00513573"/>
    <w:rsid w:val="005204D4"/>
    <w:rsid w:val="00524F4E"/>
    <w:rsid w:val="00527ECB"/>
    <w:rsid w:val="00530375"/>
    <w:rsid w:val="005313A0"/>
    <w:rsid w:val="00533034"/>
    <w:rsid w:val="00534EEA"/>
    <w:rsid w:val="005366F7"/>
    <w:rsid w:val="00537736"/>
    <w:rsid w:val="00542245"/>
    <w:rsid w:val="00543A17"/>
    <w:rsid w:val="00544F41"/>
    <w:rsid w:val="00546686"/>
    <w:rsid w:val="0054686E"/>
    <w:rsid w:val="00547052"/>
    <w:rsid w:val="00547167"/>
    <w:rsid w:val="00550764"/>
    <w:rsid w:val="00552078"/>
    <w:rsid w:val="00556205"/>
    <w:rsid w:val="00557443"/>
    <w:rsid w:val="00563266"/>
    <w:rsid w:val="00564AD6"/>
    <w:rsid w:val="005710F8"/>
    <w:rsid w:val="0057265B"/>
    <w:rsid w:val="00572823"/>
    <w:rsid w:val="00573147"/>
    <w:rsid w:val="0057541E"/>
    <w:rsid w:val="00580957"/>
    <w:rsid w:val="005835C3"/>
    <w:rsid w:val="005844A6"/>
    <w:rsid w:val="0058514E"/>
    <w:rsid w:val="00586FD9"/>
    <w:rsid w:val="005A2717"/>
    <w:rsid w:val="005A3B10"/>
    <w:rsid w:val="005A4DA3"/>
    <w:rsid w:val="005A5ACB"/>
    <w:rsid w:val="005A7CFC"/>
    <w:rsid w:val="005B1045"/>
    <w:rsid w:val="005B1D02"/>
    <w:rsid w:val="005B2E13"/>
    <w:rsid w:val="005B777A"/>
    <w:rsid w:val="005C651C"/>
    <w:rsid w:val="005D0783"/>
    <w:rsid w:val="005D09EC"/>
    <w:rsid w:val="005D4D6A"/>
    <w:rsid w:val="005E26D9"/>
    <w:rsid w:val="005E3664"/>
    <w:rsid w:val="005E3A04"/>
    <w:rsid w:val="005E4106"/>
    <w:rsid w:val="005E64A0"/>
    <w:rsid w:val="005E65E3"/>
    <w:rsid w:val="005E6AB1"/>
    <w:rsid w:val="005F25FD"/>
    <w:rsid w:val="005F3CB7"/>
    <w:rsid w:val="005F7F58"/>
    <w:rsid w:val="006008B8"/>
    <w:rsid w:val="00601015"/>
    <w:rsid w:val="006043DC"/>
    <w:rsid w:val="0060516B"/>
    <w:rsid w:val="00610486"/>
    <w:rsid w:val="0061280C"/>
    <w:rsid w:val="006130D8"/>
    <w:rsid w:val="00617665"/>
    <w:rsid w:val="00621779"/>
    <w:rsid w:val="00621CF5"/>
    <w:rsid w:val="006246DA"/>
    <w:rsid w:val="00624C0D"/>
    <w:rsid w:val="00626078"/>
    <w:rsid w:val="0062766F"/>
    <w:rsid w:val="006322C9"/>
    <w:rsid w:val="006324AF"/>
    <w:rsid w:val="00632FEB"/>
    <w:rsid w:val="006338F2"/>
    <w:rsid w:val="00633E70"/>
    <w:rsid w:val="00640798"/>
    <w:rsid w:val="00640B2A"/>
    <w:rsid w:val="00641ABE"/>
    <w:rsid w:val="006430B7"/>
    <w:rsid w:val="006440F3"/>
    <w:rsid w:val="0065673F"/>
    <w:rsid w:val="0065704F"/>
    <w:rsid w:val="0066136C"/>
    <w:rsid w:val="006666AB"/>
    <w:rsid w:val="00667EF8"/>
    <w:rsid w:val="006708FC"/>
    <w:rsid w:val="00671587"/>
    <w:rsid w:val="00672650"/>
    <w:rsid w:val="0067391D"/>
    <w:rsid w:val="0067753C"/>
    <w:rsid w:val="00683411"/>
    <w:rsid w:val="006915D6"/>
    <w:rsid w:val="006921E6"/>
    <w:rsid w:val="006930C9"/>
    <w:rsid w:val="006A1407"/>
    <w:rsid w:val="006A4568"/>
    <w:rsid w:val="006A6CE6"/>
    <w:rsid w:val="006A7C25"/>
    <w:rsid w:val="006B2101"/>
    <w:rsid w:val="006B21C9"/>
    <w:rsid w:val="006B3969"/>
    <w:rsid w:val="006B467C"/>
    <w:rsid w:val="006B6503"/>
    <w:rsid w:val="006C0780"/>
    <w:rsid w:val="006C1E7B"/>
    <w:rsid w:val="006C2504"/>
    <w:rsid w:val="006C2DCE"/>
    <w:rsid w:val="006C5085"/>
    <w:rsid w:val="006C71EF"/>
    <w:rsid w:val="006C7366"/>
    <w:rsid w:val="006D0127"/>
    <w:rsid w:val="006D27A2"/>
    <w:rsid w:val="006D43AF"/>
    <w:rsid w:val="006D46E6"/>
    <w:rsid w:val="006E0F43"/>
    <w:rsid w:val="006E5D99"/>
    <w:rsid w:val="006E684E"/>
    <w:rsid w:val="006F124E"/>
    <w:rsid w:val="006F28CD"/>
    <w:rsid w:val="006F2C90"/>
    <w:rsid w:val="006F4093"/>
    <w:rsid w:val="006F6108"/>
    <w:rsid w:val="006F6149"/>
    <w:rsid w:val="006F66A5"/>
    <w:rsid w:val="006F7C8B"/>
    <w:rsid w:val="00700FF2"/>
    <w:rsid w:val="00705DE4"/>
    <w:rsid w:val="00707115"/>
    <w:rsid w:val="00710490"/>
    <w:rsid w:val="00714C0B"/>
    <w:rsid w:val="007150DB"/>
    <w:rsid w:val="0071656A"/>
    <w:rsid w:val="00716DAE"/>
    <w:rsid w:val="00717968"/>
    <w:rsid w:val="00721D96"/>
    <w:rsid w:val="00721D9A"/>
    <w:rsid w:val="007227D5"/>
    <w:rsid w:val="007255DB"/>
    <w:rsid w:val="00725D31"/>
    <w:rsid w:val="007277E9"/>
    <w:rsid w:val="007300AC"/>
    <w:rsid w:val="00731384"/>
    <w:rsid w:val="00731824"/>
    <w:rsid w:val="007328E6"/>
    <w:rsid w:val="007349A0"/>
    <w:rsid w:val="00734D06"/>
    <w:rsid w:val="007370B7"/>
    <w:rsid w:val="0073770A"/>
    <w:rsid w:val="0074244C"/>
    <w:rsid w:val="00743E20"/>
    <w:rsid w:val="00744B56"/>
    <w:rsid w:val="007479D8"/>
    <w:rsid w:val="00752369"/>
    <w:rsid w:val="007550F5"/>
    <w:rsid w:val="00755640"/>
    <w:rsid w:val="007557B6"/>
    <w:rsid w:val="00756851"/>
    <w:rsid w:val="007611CE"/>
    <w:rsid w:val="007616DA"/>
    <w:rsid w:val="00764715"/>
    <w:rsid w:val="007711C4"/>
    <w:rsid w:val="00771970"/>
    <w:rsid w:val="00771AB2"/>
    <w:rsid w:val="0077530E"/>
    <w:rsid w:val="007770E4"/>
    <w:rsid w:val="007806A7"/>
    <w:rsid w:val="00781BE3"/>
    <w:rsid w:val="00783D08"/>
    <w:rsid w:val="00785F28"/>
    <w:rsid w:val="007905CE"/>
    <w:rsid w:val="00791638"/>
    <w:rsid w:val="00795626"/>
    <w:rsid w:val="007972A2"/>
    <w:rsid w:val="007A1B6D"/>
    <w:rsid w:val="007A5140"/>
    <w:rsid w:val="007A66EF"/>
    <w:rsid w:val="007A6FC1"/>
    <w:rsid w:val="007A7D82"/>
    <w:rsid w:val="007B0267"/>
    <w:rsid w:val="007B1F97"/>
    <w:rsid w:val="007B2833"/>
    <w:rsid w:val="007B3232"/>
    <w:rsid w:val="007B4323"/>
    <w:rsid w:val="007B74BD"/>
    <w:rsid w:val="007B7705"/>
    <w:rsid w:val="007C03A2"/>
    <w:rsid w:val="007C5561"/>
    <w:rsid w:val="007C6006"/>
    <w:rsid w:val="007D38D8"/>
    <w:rsid w:val="007D4B0C"/>
    <w:rsid w:val="007D6A95"/>
    <w:rsid w:val="007E18E5"/>
    <w:rsid w:val="007F1ADF"/>
    <w:rsid w:val="007F1C1A"/>
    <w:rsid w:val="007F3C52"/>
    <w:rsid w:val="007F42C5"/>
    <w:rsid w:val="007F6007"/>
    <w:rsid w:val="007F6870"/>
    <w:rsid w:val="0080048E"/>
    <w:rsid w:val="00800B88"/>
    <w:rsid w:val="00801F23"/>
    <w:rsid w:val="0080267F"/>
    <w:rsid w:val="008029A0"/>
    <w:rsid w:val="008039D1"/>
    <w:rsid w:val="008056CD"/>
    <w:rsid w:val="00806C2A"/>
    <w:rsid w:val="008114D8"/>
    <w:rsid w:val="0081191E"/>
    <w:rsid w:val="00814890"/>
    <w:rsid w:val="00814C1B"/>
    <w:rsid w:val="00816A6A"/>
    <w:rsid w:val="00821113"/>
    <w:rsid w:val="00821BD6"/>
    <w:rsid w:val="00822CF3"/>
    <w:rsid w:val="008235E1"/>
    <w:rsid w:val="00824482"/>
    <w:rsid w:val="00824EEE"/>
    <w:rsid w:val="00826BF2"/>
    <w:rsid w:val="0083085D"/>
    <w:rsid w:val="00830FC5"/>
    <w:rsid w:val="0083168A"/>
    <w:rsid w:val="00831C3D"/>
    <w:rsid w:val="00832659"/>
    <w:rsid w:val="0083412F"/>
    <w:rsid w:val="008401A4"/>
    <w:rsid w:val="00845B53"/>
    <w:rsid w:val="0084794B"/>
    <w:rsid w:val="00850686"/>
    <w:rsid w:val="008521C9"/>
    <w:rsid w:val="008561D0"/>
    <w:rsid w:val="00857791"/>
    <w:rsid w:val="00860959"/>
    <w:rsid w:val="0086105C"/>
    <w:rsid w:val="008622BF"/>
    <w:rsid w:val="008625E5"/>
    <w:rsid w:val="0086474E"/>
    <w:rsid w:val="00870716"/>
    <w:rsid w:val="008721CC"/>
    <w:rsid w:val="0087366C"/>
    <w:rsid w:val="00874973"/>
    <w:rsid w:val="00874F52"/>
    <w:rsid w:val="0087568F"/>
    <w:rsid w:val="00875DFD"/>
    <w:rsid w:val="00883767"/>
    <w:rsid w:val="008871F9"/>
    <w:rsid w:val="00890E7A"/>
    <w:rsid w:val="00891F3A"/>
    <w:rsid w:val="00894E70"/>
    <w:rsid w:val="00896728"/>
    <w:rsid w:val="008A1874"/>
    <w:rsid w:val="008A1D78"/>
    <w:rsid w:val="008A1FE0"/>
    <w:rsid w:val="008A3766"/>
    <w:rsid w:val="008A6C88"/>
    <w:rsid w:val="008A7011"/>
    <w:rsid w:val="008A72D7"/>
    <w:rsid w:val="008B1159"/>
    <w:rsid w:val="008B1217"/>
    <w:rsid w:val="008B1F79"/>
    <w:rsid w:val="008B5951"/>
    <w:rsid w:val="008B7374"/>
    <w:rsid w:val="008C04EB"/>
    <w:rsid w:val="008C17B6"/>
    <w:rsid w:val="008C30E8"/>
    <w:rsid w:val="008C4766"/>
    <w:rsid w:val="008C58BC"/>
    <w:rsid w:val="008C6C77"/>
    <w:rsid w:val="008D0B0C"/>
    <w:rsid w:val="008D4077"/>
    <w:rsid w:val="008D54B7"/>
    <w:rsid w:val="008D63B3"/>
    <w:rsid w:val="008D75CC"/>
    <w:rsid w:val="008D765B"/>
    <w:rsid w:val="008E1D5B"/>
    <w:rsid w:val="008E2B5D"/>
    <w:rsid w:val="008E3B03"/>
    <w:rsid w:val="008E5A70"/>
    <w:rsid w:val="008E606C"/>
    <w:rsid w:val="008E7111"/>
    <w:rsid w:val="008E76F0"/>
    <w:rsid w:val="008F091B"/>
    <w:rsid w:val="008F388C"/>
    <w:rsid w:val="008F4354"/>
    <w:rsid w:val="008F7E49"/>
    <w:rsid w:val="00900CF3"/>
    <w:rsid w:val="0090110B"/>
    <w:rsid w:val="00901543"/>
    <w:rsid w:val="009053C5"/>
    <w:rsid w:val="009063F3"/>
    <w:rsid w:val="00910392"/>
    <w:rsid w:val="00912395"/>
    <w:rsid w:val="009128E7"/>
    <w:rsid w:val="0091597E"/>
    <w:rsid w:val="00915B6B"/>
    <w:rsid w:val="00916E68"/>
    <w:rsid w:val="00917686"/>
    <w:rsid w:val="0091781D"/>
    <w:rsid w:val="0092002E"/>
    <w:rsid w:val="00922032"/>
    <w:rsid w:val="00922ABF"/>
    <w:rsid w:val="00925969"/>
    <w:rsid w:val="0092788D"/>
    <w:rsid w:val="0093233B"/>
    <w:rsid w:val="0093277C"/>
    <w:rsid w:val="00934645"/>
    <w:rsid w:val="00935737"/>
    <w:rsid w:val="00936678"/>
    <w:rsid w:val="009369A9"/>
    <w:rsid w:val="00937CAB"/>
    <w:rsid w:val="009408AA"/>
    <w:rsid w:val="00941ADC"/>
    <w:rsid w:val="00942799"/>
    <w:rsid w:val="00944972"/>
    <w:rsid w:val="00946777"/>
    <w:rsid w:val="009506B0"/>
    <w:rsid w:val="00953553"/>
    <w:rsid w:val="0095507F"/>
    <w:rsid w:val="0095521E"/>
    <w:rsid w:val="00956BE2"/>
    <w:rsid w:val="0095725E"/>
    <w:rsid w:val="00960C96"/>
    <w:rsid w:val="009614D7"/>
    <w:rsid w:val="0096194A"/>
    <w:rsid w:val="00964408"/>
    <w:rsid w:val="00964434"/>
    <w:rsid w:val="00964850"/>
    <w:rsid w:val="00966B93"/>
    <w:rsid w:val="00971A64"/>
    <w:rsid w:val="00974950"/>
    <w:rsid w:val="00974A5F"/>
    <w:rsid w:val="00974CE4"/>
    <w:rsid w:val="009778FD"/>
    <w:rsid w:val="00980EF9"/>
    <w:rsid w:val="00981485"/>
    <w:rsid w:val="009823BC"/>
    <w:rsid w:val="00983987"/>
    <w:rsid w:val="00983ECF"/>
    <w:rsid w:val="00984A98"/>
    <w:rsid w:val="00984A9A"/>
    <w:rsid w:val="009859B7"/>
    <w:rsid w:val="009914AE"/>
    <w:rsid w:val="00991C62"/>
    <w:rsid w:val="00993CDF"/>
    <w:rsid w:val="0099445D"/>
    <w:rsid w:val="0099504F"/>
    <w:rsid w:val="00997259"/>
    <w:rsid w:val="009A0161"/>
    <w:rsid w:val="009A0D26"/>
    <w:rsid w:val="009A10F0"/>
    <w:rsid w:val="009A13F8"/>
    <w:rsid w:val="009A3239"/>
    <w:rsid w:val="009A490D"/>
    <w:rsid w:val="009A4967"/>
    <w:rsid w:val="009A67AA"/>
    <w:rsid w:val="009A7475"/>
    <w:rsid w:val="009A7DC6"/>
    <w:rsid w:val="009B79A4"/>
    <w:rsid w:val="009C02CC"/>
    <w:rsid w:val="009C2DC0"/>
    <w:rsid w:val="009C565B"/>
    <w:rsid w:val="009C599F"/>
    <w:rsid w:val="009C59B9"/>
    <w:rsid w:val="009D0316"/>
    <w:rsid w:val="009D1DDE"/>
    <w:rsid w:val="009D36D0"/>
    <w:rsid w:val="009D67B4"/>
    <w:rsid w:val="009D7981"/>
    <w:rsid w:val="009E060C"/>
    <w:rsid w:val="009E2A54"/>
    <w:rsid w:val="009E2B9F"/>
    <w:rsid w:val="009E56B4"/>
    <w:rsid w:val="009E70A1"/>
    <w:rsid w:val="009F0D01"/>
    <w:rsid w:val="009F20BE"/>
    <w:rsid w:val="009F3352"/>
    <w:rsid w:val="009F3C25"/>
    <w:rsid w:val="009F4BE2"/>
    <w:rsid w:val="009F6F0B"/>
    <w:rsid w:val="009F7E62"/>
    <w:rsid w:val="00A00476"/>
    <w:rsid w:val="00A02D6B"/>
    <w:rsid w:val="00A043CE"/>
    <w:rsid w:val="00A04820"/>
    <w:rsid w:val="00A05A25"/>
    <w:rsid w:val="00A06509"/>
    <w:rsid w:val="00A07679"/>
    <w:rsid w:val="00A07F76"/>
    <w:rsid w:val="00A13920"/>
    <w:rsid w:val="00A14941"/>
    <w:rsid w:val="00A16E8D"/>
    <w:rsid w:val="00A20C15"/>
    <w:rsid w:val="00A21B50"/>
    <w:rsid w:val="00A22D5F"/>
    <w:rsid w:val="00A246A1"/>
    <w:rsid w:val="00A24CB2"/>
    <w:rsid w:val="00A272BA"/>
    <w:rsid w:val="00A34103"/>
    <w:rsid w:val="00A3675D"/>
    <w:rsid w:val="00A411D8"/>
    <w:rsid w:val="00A4290E"/>
    <w:rsid w:val="00A46367"/>
    <w:rsid w:val="00A52017"/>
    <w:rsid w:val="00A5385E"/>
    <w:rsid w:val="00A54EC5"/>
    <w:rsid w:val="00A60665"/>
    <w:rsid w:val="00A61D5E"/>
    <w:rsid w:val="00A62EE0"/>
    <w:rsid w:val="00A66294"/>
    <w:rsid w:val="00A66A64"/>
    <w:rsid w:val="00A66C86"/>
    <w:rsid w:val="00A70454"/>
    <w:rsid w:val="00A73233"/>
    <w:rsid w:val="00A73DCB"/>
    <w:rsid w:val="00A747E1"/>
    <w:rsid w:val="00A74C49"/>
    <w:rsid w:val="00A80BD3"/>
    <w:rsid w:val="00A812B3"/>
    <w:rsid w:val="00A81C76"/>
    <w:rsid w:val="00A84D3B"/>
    <w:rsid w:val="00A90F6C"/>
    <w:rsid w:val="00A91D77"/>
    <w:rsid w:val="00A958BF"/>
    <w:rsid w:val="00A95DD3"/>
    <w:rsid w:val="00A96280"/>
    <w:rsid w:val="00A965E2"/>
    <w:rsid w:val="00A97025"/>
    <w:rsid w:val="00AA0770"/>
    <w:rsid w:val="00AA3A09"/>
    <w:rsid w:val="00AA4E78"/>
    <w:rsid w:val="00AA4ED0"/>
    <w:rsid w:val="00AA553C"/>
    <w:rsid w:val="00AA7047"/>
    <w:rsid w:val="00AA774A"/>
    <w:rsid w:val="00AB097A"/>
    <w:rsid w:val="00AB0D6F"/>
    <w:rsid w:val="00AB0EE0"/>
    <w:rsid w:val="00AB17C7"/>
    <w:rsid w:val="00AB67FC"/>
    <w:rsid w:val="00AC113C"/>
    <w:rsid w:val="00AC2356"/>
    <w:rsid w:val="00AC2923"/>
    <w:rsid w:val="00AC3A3C"/>
    <w:rsid w:val="00AC4F68"/>
    <w:rsid w:val="00AC50F7"/>
    <w:rsid w:val="00AC6B90"/>
    <w:rsid w:val="00AC6E90"/>
    <w:rsid w:val="00AC7D30"/>
    <w:rsid w:val="00AD3D06"/>
    <w:rsid w:val="00AD4D27"/>
    <w:rsid w:val="00AD57F9"/>
    <w:rsid w:val="00AD607D"/>
    <w:rsid w:val="00AE0CF6"/>
    <w:rsid w:val="00AE129A"/>
    <w:rsid w:val="00AE16D6"/>
    <w:rsid w:val="00AE217C"/>
    <w:rsid w:val="00AE2B4B"/>
    <w:rsid w:val="00AE3E23"/>
    <w:rsid w:val="00AE54F1"/>
    <w:rsid w:val="00AF0C44"/>
    <w:rsid w:val="00AF1B97"/>
    <w:rsid w:val="00AF6553"/>
    <w:rsid w:val="00AF79F1"/>
    <w:rsid w:val="00B01428"/>
    <w:rsid w:val="00B0261A"/>
    <w:rsid w:val="00B03B4D"/>
    <w:rsid w:val="00B04B24"/>
    <w:rsid w:val="00B04CBC"/>
    <w:rsid w:val="00B0665E"/>
    <w:rsid w:val="00B06D9F"/>
    <w:rsid w:val="00B130C3"/>
    <w:rsid w:val="00B149A0"/>
    <w:rsid w:val="00B150DC"/>
    <w:rsid w:val="00B16E49"/>
    <w:rsid w:val="00B1709C"/>
    <w:rsid w:val="00B200B4"/>
    <w:rsid w:val="00B2070A"/>
    <w:rsid w:val="00B256A0"/>
    <w:rsid w:val="00B2591F"/>
    <w:rsid w:val="00B2668B"/>
    <w:rsid w:val="00B275D3"/>
    <w:rsid w:val="00B27747"/>
    <w:rsid w:val="00B31B71"/>
    <w:rsid w:val="00B40C26"/>
    <w:rsid w:val="00B41FEA"/>
    <w:rsid w:val="00B445FE"/>
    <w:rsid w:val="00B475C3"/>
    <w:rsid w:val="00B52F68"/>
    <w:rsid w:val="00B56FEA"/>
    <w:rsid w:val="00B573B4"/>
    <w:rsid w:val="00B57A4F"/>
    <w:rsid w:val="00B60516"/>
    <w:rsid w:val="00B6105E"/>
    <w:rsid w:val="00B614AF"/>
    <w:rsid w:val="00B623C4"/>
    <w:rsid w:val="00B62EF0"/>
    <w:rsid w:val="00B63419"/>
    <w:rsid w:val="00B643AB"/>
    <w:rsid w:val="00B6490F"/>
    <w:rsid w:val="00B6516D"/>
    <w:rsid w:val="00B709F1"/>
    <w:rsid w:val="00B71299"/>
    <w:rsid w:val="00B7183A"/>
    <w:rsid w:val="00B7200C"/>
    <w:rsid w:val="00B74C8C"/>
    <w:rsid w:val="00B75906"/>
    <w:rsid w:val="00B75A0D"/>
    <w:rsid w:val="00B77306"/>
    <w:rsid w:val="00B83313"/>
    <w:rsid w:val="00B838C4"/>
    <w:rsid w:val="00B83EAB"/>
    <w:rsid w:val="00B86C18"/>
    <w:rsid w:val="00B939D1"/>
    <w:rsid w:val="00B946FC"/>
    <w:rsid w:val="00B976AF"/>
    <w:rsid w:val="00BA1298"/>
    <w:rsid w:val="00BA1440"/>
    <w:rsid w:val="00BA3552"/>
    <w:rsid w:val="00BA40AF"/>
    <w:rsid w:val="00BA5340"/>
    <w:rsid w:val="00BA6F92"/>
    <w:rsid w:val="00BA741B"/>
    <w:rsid w:val="00BB1311"/>
    <w:rsid w:val="00BB4D99"/>
    <w:rsid w:val="00BB5D3F"/>
    <w:rsid w:val="00BB61CE"/>
    <w:rsid w:val="00BC2CC2"/>
    <w:rsid w:val="00BC428D"/>
    <w:rsid w:val="00BC52B4"/>
    <w:rsid w:val="00BD07B7"/>
    <w:rsid w:val="00BD17D6"/>
    <w:rsid w:val="00BD212A"/>
    <w:rsid w:val="00BD33B5"/>
    <w:rsid w:val="00BD6CF3"/>
    <w:rsid w:val="00BE160C"/>
    <w:rsid w:val="00BE1885"/>
    <w:rsid w:val="00BE1A42"/>
    <w:rsid w:val="00BE2A74"/>
    <w:rsid w:val="00BE54CE"/>
    <w:rsid w:val="00BE5AE9"/>
    <w:rsid w:val="00BE65BB"/>
    <w:rsid w:val="00BE68FB"/>
    <w:rsid w:val="00BF06FE"/>
    <w:rsid w:val="00BF0FBF"/>
    <w:rsid w:val="00BF3772"/>
    <w:rsid w:val="00BF5AB3"/>
    <w:rsid w:val="00BF6DE0"/>
    <w:rsid w:val="00BF73AD"/>
    <w:rsid w:val="00C02512"/>
    <w:rsid w:val="00C02AE0"/>
    <w:rsid w:val="00C0356D"/>
    <w:rsid w:val="00C05EE5"/>
    <w:rsid w:val="00C10A9A"/>
    <w:rsid w:val="00C110DF"/>
    <w:rsid w:val="00C12954"/>
    <w:rsid w:val="00C12D98"/>
    <w:rsid w:val="00C15717"/>
    <w:rsid w:val="00C20030"/>
    <w:rsid w:val="00C210A8"/>
    <w:rsid w:val="00C22DF3"/>
    <w:rsid w:val="00C232D1"/>
    <w:rsid w:val="00C256EB"/>
    <w:rsid w:val="00C25EE1"/>
    <w:rsid w:val="00C278AF"/>
    <w:rsid w:val="00C3046E"/>
    <w:rsid w:val="00C30DC3"/>
    <w:rsid w:val="00C3177E"/>
    <w:rsid w:val="00C35B7F"/>
    <w:rsid w:val="00C44104"/>
    <w:rsid w:val="00C44308"/>
    <w:rsid w:val="00C47849"/>
    <w:rsid w:val="00C508DC"/>
    <w:rsid w:val="00C60B83"/>
    <w:rsid w:val="00C60EBE"/>
    <w:rsid w:val="00C62234"/>
    <w:rsid w:val="00C62E69"/>
    <w:rsid w:val="00C6373B"/>
    <w:rsid w:val="00C63D05"/>
    <w:rsid w:val="00C64C6E"/>
    <w:rsid w:val="00C66542"/>
    <w:rsid w:val="00C66C18"/>
    <w:rsid w:val="00C708C8"/>
    <w:rsid w:val="00C74BAF"/>
    <w:rsid w:val="00C74CB0"/>
    <w:rsid w:val="00C7530E"/>
    <w:rsid w:val="00C82C3F"/>
    <w:rsid w:val="00C86872"/>
    <w:rsid w:val="00C86AD8"/>
    <w:rsid w:val="00C90BB7"/>
    <w:rsid w:val="00C91AB5"/>
    <w:rsid w:val="00C92CC3"/>
    <w:rsid w:val="00CA0317"/>
    <w:rsid w:val="00CA147D"/>
    <w:rsid w:val="00CA197F"/>
    <w:rsid w:val="00CA334E"/>
    <w:rsid w:val="00CA37D7"/>
    <w:rsid w:val="00CA3EE1"/>
    <w:rsid w:val="00CA4FE4"/>
    <w:rsid w:val="00CA564E"/>
    <w:rsid w:val="00CA76CA"/>
    <w:rsid w:val="00CA7FB5"/>
    <w:rsid w:val="00CB0BA8"/>
    <w:rsid w:val="00CB39AD"/>
    <w:rsid w:val="00CB5D8C"/>
    <w:rsid w:val="00CB627C"/>
    <w:rsid w:val="00CC4F6C"/>
    <w:rsid w:val="00CC727E"/>
    <w:rsid w:val="00CC7E19"/>
    <w:rsid w:val="00CD203A"/>
    <w:rsid w:val="00CD50BA"/>
    <w:rsid w:val="00CD5256"/>
    <w:rsid w:val="00CD5975"/>
    <w:rsid w:val="00CD7FB2"/>
    <w:rsid w:val="00CE0F19"/>
    <w:rsid w:val="00CE1021"/>
    <w:rsid w:val="00CE19F4"/>
    <w:rsid w:val="00CE3859"/>
    <w:rsid w:val="00CE6115"/>
    <w:rsid w:val="00CF1E8C"/>
    <w:rsid w:val="00CF54A0"/>
    <w:rsid w:val="00CF5833"/>
    <w:rsid w:val="00CF7661"/>
    <w:rsid w:val="00D01006"/>
    <w:rsid w:val="00D03F77"/>
    <w:rsid w:val="00D04755"/>
    <w:rsid w:val="00D0574A"/>
    <w:rsid w:val="00D13A24"/>
    <w:rsid w:val="00D13B60"/>
    <w:rsid w:val="00D14A53"/>
    <w:rsid w:val="00D15D08"/>
    <w:rsid w:val="00D16364"/>
    <w:rsid w:val="00D253C3"/>
    <w:rsid w:val="00D31DAC"/>
    <w:rsid w:val="00D324CC"/>
    <w:rsid w:val="00D354AE"/>
    <w:rsid w:val="00D40212"/>
    <w:rsid w:val="00D41653"/>
    <w:rsid w:val="00D4273A"/>
    <w:rsid w:val="00D52CF0"/>
    <w:rsid w:val="00D52FF8"/>
    <w:rsid w:val="00D55D59"/>
    <w:rsid w:val="00D57CB6"/>
    <w:rsid w:val="00D601E2"/>
    <w:rsid w:val="00D60C1E"/>
    <w:rsid w:val="00D60E9D"/>
    <w:rsid w:val="00D61C5B"/>
    <w:rsid w:val="00D6234A"/>
    <w:rsid w:val="00D62389"/>
    <w:rsid w:val="00D6674C"/>
    <w:rsid w:val="00D6757B"/>
    <w:rsid w:val="00D702A1"/>
    <w:rsid w:val="00D712B5"/>
    <w:rsid w:val="00D7250D"/>
    <w:rsid w:val="00D73173"/>
    <w:rsid w:val="00D7338F"/>
    <w:rsid w:val="00D75DE7"/>
    <w:rsid w:val="00D81977"/>
    <w:rsid w:val="00D826F6"/>
    <w:rsid w:val="00D86332"/>
    <w:rsid w:val="00D92347"/>
    <w:rsid w:val="00D927AF"/>
    <w:rsid w:val="00D93E66"/>
    <w:rsid w:val="00D941E6"/>
    <w:rsid w:val="00D97ECC"/>
    <w:rsid w:val="00DA0F3C"/>
    <w:rsid w:val="00DA5100"/>
    <w:rsid w:val="00DA572A"/>
    <w:rsid w:val="00DA5772"/>
    <w:rsid w:val="00DA6BEE"/>
    <w:rsid w:val="00DB029C"/>
    <w:rsid w:val="00DB1015"/>
    <w:rsid w:val="00DB17A1"/>
    <w:rsid w:val="00DB615A"/>
    <w:rsid w:val="00DB6C9E"/>
    <w:rsid w:val="00DB70A8"/>
    <w:rsid w:val="00DB73BC"/>
    <w:rsid w:val="00DC2511"/>
    <w:rsid w:val="00DC62B6"/>
    <w:rsid w:val="00DD324A"/>
    <w:rsid w:val="00DD3BCA"/>
    <w:rsid w:val="00DD510D"/>
    <w:rsid w:val="00DD600D"/>
    <w:rsid w:val="00DE011A"/>
    <w:rsid w:val="00DE0230"/>
    <w:rsid w:val="00DE031C"/>
    <w:rsid w:val="00DE3DF3"/>
    <w:rsid w:val="00DE5893"/>
    <w:rsid w:val="00DE5D30"/>
    <w:rsid w:val="00DE6C02"/>
    <w:rsid w:val="00DE74EB"/>
    <w:rsid w:val="00DF0520"/>
    <w:rsid w:val="00DF37ED"/>
    <w:rsid w:val="00DF4641"/>
    <w:rsid w:val="00DF6CA5"/>
    <w:rsid w:val="00E00317"/>
    <w:rsid w:val="00E0066C"/>
    <w:rsid w:val="00E04AC7"/>
    <w:rsid w:val="00E05C22"/>
    <w:rsid w:val="00E149C4"/>
    <w:rsid w:val="00E158DD"/>
    <w:rsid w:val="00E15EDA"/>
    <w:rsid w:val="00E17379"/>
    <w:rsid w:val="00E178A9"/>
    <w:rsid w:val="00E21589"/>
    <w:rsid w:val="00E2319C"/>
    <w:rsid w:val="00E24688"/>
    <w:rsid w:val="00E25906"/>
    <w:rsid w:val="00E27D3E"/>
    <w:rsid w:val="00E30E49"/>
    <w:rsid w:val="00E34F0C"/>
    <w:rsid w:val="00E34F7C"/>
    <w:rsid w:val="00E403F5"/>
    <w:rsid w:val="00E40635"/>
    <w:rsid w:val="00E4091A"/>
    <w:rsid w:val="00E42CB5"/>
    <w:rsid w:val="00E42DEE"/>
    <w:rsid w:val="00E43532"/>
    <w:rsid w:val="00E43DCB"/>
    <w:rsid w:val="00E52424"/>
    <w:rsid w:val="00E52C17"/>
    <w:rsid w:val="00E60728"/>
    <w:rsid w:val="00E626DB"/>
    <w:rsid w:val="00E64135"/>
    <w:rsid w:val="00E64B05"/>
    <w:rsid w:val="00E64B76"/>
    <w:rsid w:val="00E6579F"/>
    <w:rsid w:val="00E676C9"/>
    <w:rsid w:val="00E75A0E"/>
    <w:rsid w:val="00E803E7"/>
    <w:rsid w:val="00E823E0"/>
    <w:rsid w:val="00E83A96"/>
    <w:rsid w:val="00E8476A"/>
    <w:rsid w:val="00E84F65"/>
    <w:rsid w:val="00E8647F"/>
    <w:rsid w:val="00E87065"/>
    <w:rsid w:val="00E879A1"/>
    <w:rsid w:val="00E879DB"/>
    <w:rsid w:val="00E92260"/>
    <w:rsid w:val="00E92881"/>
    <w:rsid w:val="00E93E06"/>
    <w:rsid w:val="00E94ACC"/>
    <w:rsid w:val="00E94FD9"/>
    <w:rsid w:val="00E97CC9"/>
    <w:rsid w:val="00EA0049"/>
    <w:rsid w:val="00EA5748"/>
    <w:rsid w:val="00EA77DD"/>
    <w:rsid w:val="00EA7A7C"/>
    <w:rsid w:val="00EB0154"/>
    <w:rsid w:val="00EB07E3"/>
    <w:rsid w:val="00EB213D"/>
    <w:rsid w:val="00EB23F7"/>
    <w:rsid w:val="00EB4C2A"/>
    <w:rsid w:val="00EB7EE4"/>
    <w:rsid w:val="00EC0E51"/>
    <w:rsid w:val="00EC1B9C"/>
    <w:rsid w:val="00EC293F"/>
    <w:rsid w:val="00EC2EA6"/>
    <w:rsid w:val="00EC5CC0"/>
    <w:rsid w:val="00EC7A75"/>
    <w:rsid w:val="00ED0491"/>
    <w:rsid w:val="00ED15E2"/>
    <w:rsid w:val="00ED3723"/>
    <w:rsid w:val="00ED3B28"/>
    <w:rsid w:val="00ED6B02"/>
    <w:rsid w:val="00ED713E"/>
    <w:rsid w:val="00ED77BF"/>
    <w:rsid w:val="00EE03E5"/>
    <w:rsid w:val="00EE0FD2"/>
    <w:rsid w:val="00EE75E8"/>
    <w:rsid w:val="00EF0BF4"/>
    <w:rsid w:val="00EF0F35"/>
    <w:rsid w:val="00EF1265"/>
    <w:rsid w:val="00EF13FD"/>
    <w:rsid w:val="00EF26E9"/>
    <w:rsid w:val="00EF36FE"/>
    <w:rsid w:val="00EF3E49"/>
    <w:rsid w:val="00EF451C"/>
    <w:rsid w:val="00EF75A9"/>
    <w:rsid w:val="00F01AC1"/>
    <w:rsid w:val="00F01B7B"/>
    <w:rsid w:val="00F05F5B"/>
    <w:rsid w:val="00F100AE"/>
    <w:rsid w:val="00F15DA6"/>
    <w:rsid w:val="00F166D9"/>
    <w:rsid w:val="00F16F1C"/>
    <w:rsid w:val="00F1773C"/>
    <w:rsid w:val="00F22D8C"/>
    <w:rsid w:val="00F248AE"/>
    <w:rsid w:val="00F24BF5"/>
    <w:rsid w:val="00F2605E"/>
    <w:rsid w:val="00F2653F"/>
    <w:rsid w:val="00F31C73"/>
    <w:rsid w:val="00F32CC7"/>
    <w:rsid w:val="00F34E4D"/>
    <w:rsid w:val="00F35063"/>
    <w:rsid w:val="00F36FB2"/>
    <w:rsid w:val="00F41B74"/>
    <w:rsid w:val="00F45799"/>
    <w:rsid w:val="00F464D1"/>
    <w:rsid w:val="00F46549"/>
    <w:rsid w:val="00F47FD7"/>
    <w:rsid w:val="00F512FC"/>
    <w:rsid w:val="00F51674"/>
    <w:rsid w:val="00F518FD"/>
    <w:rsid w:val="00F53599"/>
    <w:rsid w:val="00F57FD4"/>
    <w:rsid w:val="00F60A47"/>
    <w:rsid w:val="00F612DA"/>
    <w:rsid w:val="00F632F4"/>
    <w:rsid w:val="00F63408"/>
    <w:rsid w:val="00F64E31"/>
    <w:rsid w:val="00F67ABF"/>
    <w:rsid w:val="00F7075D"/>
    <w:rsid w:val="00F739B5"/>
    <w:rsid w:val="00F7540B"/>
    <w:rsid w:val="00F80EC0"/>
    <w:rsid w:val="00F84369"/>
    <w:rsid w:val="00F84440"/>
    <w:rsid w:val="00F86873"/>
    <w:rsid w:val="00F87193"/>
    <w:rsid w:val="00F93334"/>
    <w:rsid w:val="00F93A73"/>
    <w:rsid w:val="00F97804"/>
    <w:rsid w:val="00FA25B8"/>
    <w:rsid w:val="00FA5FD7"/>
    <w:rsid w:val="00FA7C7F"/>
    <w:rsid w:val="00FB4668"/>
    <w:rsid w:val="00FB5565"/>
    <w:rsid w:val="00FB7DA5"/>
    <w:rsid w:val="00FC4657"/>
    <w:rsid w:val="00FC69DD"/>
    <w:rsid w:val="00FD1877"/>
    <w:rsid w:val="00FD2907"/>
    <w:rsid w:val="00FD3595"/>
    <w:rsid w:val="00FD6AC0"/>
    <w:rsid w:val="00FD6F7D"/>
    <w:rsid w:val="00FE269A"/>
    <w:rsid w:val="00FE49A7"/>
    <w:rsid w:val="00FE4B2B"/>
    <w:rsid w:val="00FE74E9"/>
    <w:rsid w:val="00FF0C63"/>
    <w:rsid w:val="00FF3853"/>
    <w:rsid w:val="00FF6C2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2c474f,#6dafc4,#d5f6ff,#3b5c5e,#3a4f52"/>
    </o:shapedefaults>
    <o:shapelayout v:ext="edit">
      <o:idmap v:ext="edit" data="1"/>
    </o:shapelayout>
  </w:shapeDefaults>
  <w:decimalSymbol w:val="."/>
  <w:listSeparator w:val=","/>
  <w14:docId w14:val="19AC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6999">
      <w:bodyDiv w:val="1"/>
      <w:marLeft w:val="0"/>
      <w:marRight w:val="0"/>
      <w:marTop w:val="0"/>
      <w:marBottom w:val="0"/>
      <w:divBdr>
        <w:top w:val="none" w:sz="0" w:space="0" w:color="auto"/>
        <w:left w:val="none" w:sz="0" w:space="0" w:color="auto"/>
        <w:bottom w:val="none" w:sz="0" w:space="0" w:color="auto"/>
        <w:right w:val="none" w:sz="0" w:space="0" w:color="auto"/>
      </w:divBdr>
    </w:div>
    <w:div w:id="44180090">
      <w:bodyDiv w:val="1"/>
      <w:marLeft w:val="0"/>
      <w:marRight w:val="0"/>
      <w:marTop w:val="0"/>
      <w:marBottom w:val="0"/>
      <w:divBdr>
        <w:top w:val="none" w:sz="0" w:space="0" w:color="auto"/>
        <w:left w:val="none" w:sz="0" w:space="0" w:color="auto"/>
        <w:bottom w:val="none" w:sz="0" w:space="0" w:color="auto"/>
        <w:right w:val="none" w:sz="0" w:space="0" w:color="auto"/>
      </w:divBdr>
    </w:div>
    <w:div w:id="44261454">
      <w:bodyDiv w:val="1"/>
      <w:marLeft w:val="0"/>
      <w:marRight w:val="0"/>
      <w:marTop w:val="0"/>
      <w:marBottom w:val="0"/>
      <w:divBdr>
        <w:top w:val="none" w:sz="0" w:space="0" w:color="auto"/>
        <w:left w:val="none" w:sz="0" w:space="0" w:color="auto"/>
        <w:bottom w:val="none" w:sz="0" w:space="0" w:color="auto"/>
        <w:right w:val="none" w:sz="0" w:space="0" w:color="auto"/>
      </w:divBdr>
    </w:div>
    <w:div w:id="47146449">
      <w:bodyDiv w:val="1"/>
      <w:marLeft w:val="0"/>
      <w:marRight w:val="0"/>
      <w:marTop w:val="0"/>
      <w:marBottom w:val="0"/>
      <w:divBdr>
        <w:top w:val="none" w:sz="0" w:space="0" w:color="auto"/>
        <w:left w:val="none" w:sz="0" w:space="0" w:color="auto"/>
        <w:bottom w:val="none" w:sz="0" w:space="0" w:color="auto"/>
        <w:right w:val="none" w:sz="0" w:space="0" w:color="auto"/>
      </w:divBdr>
    </w:div>
    <w:div w:id="48921220">
      <w:bodyDiv w:val="1"/>
      <w:marLeft w:val="0"/>
      <w:marRight w:val="0"/>
      <w:marTop w:val="0"/>
      <w:marBottom w:val="0"/>
      <w:divBdr>
        <w:top w:val="none" w:sz="0" w:space="0" w:color="auto"/>
        <w:left w:val="none" w:sz="0" w:space="0" w:color="auto"/>
        <w:bottom w:val="none" w:sz="0" w:space="0" w:color="auto"/>
        <w:right w:val="none" w:sz="0" w:space="0" w:color="auto"/>
      </w:divBdr>
    </w:div>
    <w:div w:id="62608676">
      <w:bodyDiv w:val="1"/>
      <w:marLeft w:val="0"/>
      <w:marRight w:val="0"/>
      <w:marTop w:val="0"/>
      <w:marBottom w:val="0"/>
      <w:divBdr>
        <w:top w:val="none" w:sz="0" w:space="0" w:color="auto"/>
        <w:left w:val="none" w:sz="0" w:space="0" w:color="auto"/>
        <w:bottom w:val="none" w:sz="0" w:space="0" w:color="auto"/>
        <w:right w:val="none" w:sz="0" w:space="0" w:color="auto"/>
      </w:divBdr>
    </w:div>
    <w:div w:id="63377978">
      <w:bodyDiv w:val="1"/>
      <w:marLeft w:val="0"/>
      <w:marRight w:val="0"/>
      <w:marTop w:val="0"/>
      <w:marBottom w:val="0"/>
      <w:divBdr>
        <w:top w:val="none" w:sz="0" w:space="0" w:color="auto"/>
        <w:left w:val="none" w:sz="0" w:space="0" w:color="auto"/>
        <w:bottom w:val="none" w:sz="0" w:space="0" w:color="auto"/>
        <w:right w:val="none" w:sz="0" w:space="0" w:color="auto"/>
      </w:divBdr>
    </w:div>
    <w:div w:id="66731596">
      <w:bodyDiv w:val="1"/>
      <w:marLeft w:val="0"/>
      <w:marRight w:val="0"/>
      <w:marTop w:val="0"/>
      <w:marBottom w:val="0"/>
      <w:divBdr>
        <w:top w:val="none" w:sz="0" w:space="0" w:color="auto"/>
        <w:left w:val="none" w:sz="0" w:space="0" w:color="auto"/>
        <w:bottom w:val="none" w:sz="0" w:space="0" w:color="auto"/>
        <w:right w:val="none" w:sz="0" w:space="0" w:color="auto"/>
      </w:divBdr>
    </w:div>
    <w:div w:id="69937129">
      <w:bodyDiv w:val="1"/>
      <w:marLeft w:val="0"/>
      <w:marRight w:val="0"/>
      <w:marTop w:val="0"/>
      <w:marBottom w:val="0"/>
      <w:divBdr>
        <w:top w:val="none" w:sz="0" w:space="0" w:color="auto"/>
        <w:left w:val="none" w:sz="0" w:space="0" w:color="auto"/>
        <w:bottom w:val="none" w:sz="0" w:space="0" w:color="auto"/>
        <w:right w:val="none" w:sz="0" w:space="0" w:color="auto"/>
      </w:divBdr>
    </w:div>
    <w:div w:id="88164611">
      <w:bodyDiv w:val="1"/>
      <w:marLeft w:val="0"/>
      <w:marRight w:val="0"/>
      <w:marTop w:val="0"/>
      <w:marBottom w:val="0"/>
      <w:divBdr>
        <w:top w:val="none" w:sz="0" w:space="0" w:color="auto"/>
        <w:left w:val="none" w:sz="0" w:space="0" w:color="auto"/>
        <w:bottom w:val="none" w:sz="0" w:space="0" w:color="auto"/>
        <w:right w:val="none" w:sz="0" w:space="0" w:color="auto"/>
      </w:divBdr>
    </w:div>
    <w:div w:id="88816761">
      <w:bodyDiv w:val="1"/>
      <w:marLeft w:val="0"/>
      <w:marRight w:val="0"/>
      <w:marTop w:val="0"/>
      <w:marBottom w:val="0"/>
      <w:divBdr>
        <w:top w:val="none" w:sz="0" w:space="0" w:color="auto"/>
        <w:left w:val="none" w:sz="0" w:space="0" w:color="auto"/>
        <w:bottom w:val="none" w:sz="0" w:space="0" w:color="auto"/>
        <w:right w:val="none" w:sz="0" w:space="0" w:color="auto"/>
      </w:divBdr>
    </w:div>
    <w:div w:id="93868391">
      <w:bodyDiv w:val="1"/>
      <w:marLeft w:val="0"/>
      <w:marRight w:val="0"/>
      <w:marTop w:val="0"/>
      <w:marBottom w:val="0"/>
      <w:divBdr>
        <w:top w:val="none" w:sz="0" w:space="0" w:color="auto"/>
        <w:left w:val="none" w:sz="0" w:space="0" w:color="auto"/>
        <w:bottom w:val="none" w:sz="0" w:space="0" w:color="auto"/>
        <w:right w:val="none" w:sz="0" w:space="0" w:color="auto"/>
      </w:divBdr>
    </w:div>
    <w:div w:id="94861603">
      <w:bodyDiv w:val="1"/>
      <w:marLeft w:val="0"/>
      <w:marRight w:val="0"/>
      <w:marTop w:val="0"/>
      <w:marBottom w:val="0"/>
      <w:divBdr>
        <w:top w:val="none" w:sz="0" w:space="0" w:color="auto"/>
        <w:left w:val="none" w:sz="0" w:space="0" w:color="auto"/>
        <w:bottom w:val="none" w:sz="0" w:space="0" w:color="auto"/>
        <w:right w:val="none" w:sz="0" w:space="0" w:color="auto"/>
      </w:divBdr>
    </w:div>
    <w:div w:id="96174071">
      <w:bodyDiv w:val="1"/>
      <w:marLeft w:val="0"/>
      <w:marRight w:val="0"/>
      <w:marTop w:val="0"/>
      <w:marBottom w:val="0"/>
      <w:divBdr>
        <w:top w:val="none" w:sz="0" w:space="0" w:color="auto"/>
        <w:left w:val="none" w:sz="0" w:space="0" w:color="auto"/>
        <w:bottom w:val="none" w:sz="0" w:space="0" w:color="auto"/>
        <w:right w:val="none" w:sz="0" w:space="0" w:color="auto"/>
      </w:divBdr>
    </w:div>
    <w:div w:id="108551351">
      <w:bodyDiv w:val="1"/>
      <w:marLeft w:val="0"/>
      <w:marRight w:val="0"/>
      <w:marTop w:val="0"/>
      <w:marBottom w:val="0"/>
      <w:divBdr>
        <w:top w:val="none" w:sz="0" w:space="0" w:color="auto"/>
        <w:left w:val="none" w:sz="0" w:space="0" w:color="auto"/>
        <w:bottom w:val="none" w:sz="0" w:space="0" w:color="auto"/>
        <w:right w:val="none" w:sz="0" w:space="0" w:color="auto"/>
      </w:divBdr>
    </w:div>
    <w:div w:id="128787763">
      <w:bodyDiv w:val="1"/>
      <w:marLeft w:val="0"/>
      <w:marRight w:val="0"/>
      <w:marTop w:val="0"/>
      <w:marBottom w:val="0"/>
      <w:divBdr>
        <w:top w:val="none" w:sz="0" w:space="0" w:color="auto"/>
        <w:left w:val="none" w:sz="0" w:space="0" w:color="auto"/>
        <w:bottom w:val="none" w:sz="0" w:space="0" w:color="auto"/>
        <w:right w:val="none" w:sz="0" w:space="0" w:color="auto"/>
      </w:divBdr>
    </w:div>
    <w:div w:id="146166274">
      <w:bodyDiv w:val="1"/>
      <w:marLeft w:val="0"/>
      <w:marRight w:val="0"/>
      <w:marTop w:val="0"/>
      <w:marBottom w:val="0"/>
      <w:divBdr>
        <w:top w:val="none" w:sz="0" w:space="0" w:color="auto"/>
        <w:left w:val="none" w:sz="0" w:space="0" w:color="auto"/>
        <w:bottom w:val="none" w:sz="0" w:space="0" w:color="auto"/>
        <w:right w:val="none" w:sz="0" w:space="0" w:color="auto"/>
      </w:divBdr>
    </w:div>
    <w:div w:id="150148525">
      <w:bodyDiv w:val="1"/>
      <w:marLeft w:val="0"/>
      <w:marRight w:val="0"/>
      <w:marTop w:val="0"/>
      <w:marBottom w:val="0"/>
      <w:divBdr>
        <w:top w:val="none" w:sz="0" w:space="0" w:color="auto"/>
        <w:left w:val="none" w:sz="0" w:space="0" w:color="auto"/>
        <w:bottom w:val="none" w:sz="0" w:space="0" w:color="auto"/>
        <w:right w:val="none" w:sz="0" w:space="0" w:color="auto"/>
      </w:divBdr>
    </w:div>
    <w:div w:id="158890786">
      <w:bodyDiv w:val="1"/>
      <w:marLeft w:val="0"/>
      <w:marRight w:val="0"/>
      <w:marTop w:val="0"/>
      <w:marBottom w:val="0"/>
      <w:divBdr>
        <w:top w:val="none" w:sz="0" w:space="0" w:color="auto"/>
        <w:left w:val="none" w:sz="0" w:space="0" w:color="auto"/>
        <w:bottom w:val="none" w:sz="0" w:space="0" w:color="auto"/>
        <w:right w:val="none" w:sz="0" w:space="0" w:color="auto"/>
      </w:divBdr>
    </w:div>
    <w:div w:id="160974685">
      <w:bodyDiv w:val="1"/>
      <w:marLeft w:val="0"/>
      <w:marRight w:val="0"/>
      <w:marTop w:val="0"/>
      <w:marBottom w:val="0"/>
      <w:divBdr>
        <w:top w:val="none" w:sz="0" w:space="0" w:color="auto"/>
        <w:left w:val="none" w:sz="0" w:space="0" w:color="auto"/>
        <w:bottom w:val="none" w:sz="0" w:space="0" w:color="auto"/>
        <w:right w:val="none" w:sz="0" w:space="0" w:color="auto"/>
      </w:divBdr>
    </w:div>
    <w:div w:id="172645779">
      <w:bodyDiv w:val="1"/>
      <w:marLeft w:val="0"/>
      <w:marRight w:val="0"/>
      <w:marTop w:val="0"/>
      <w:marBottom w:val="0"/>
      <w:divBdr>
        <w:top w:val="none" w:sz="0" w:space="0" w:color="auto"/>
        <w:left w:val="none" w:sz="0" w:space="0" w:color="auto"/>
        <w:bottom w:val="none" w:sz="0" w:space="0" w:color="auto"/>
        <w:right w:val="none" w:sz="0" w:space="0" w:color="auto"/>
      </w:divBdr>
    </w:div>
    <w:div w:id="173151859">
      <w:bodyDiv w:val="1"/>
      <w:marLeft w:val="0"/>
      <w:marRight w:val="0"/>
      <w:marTop w:val="0"/>
      <w:marBottom w:val="0"/>
      <w:divBdr>
        <w:top w:val="none" w:sz="0" w:space="0" w:color="auto"/>
        <w:left w:val="none" w:sz="0" w:space="0" w:color="auto"/>
        <w:bottom w:val="none" w:sz="0" w:space="0" w:color="auto"/>
        <w:right w:val="none" w:sz="0" w:space="0" w:color="auto"/>
      </w:divBdr>
    </w:div>
    <w:div w:id="176694452">
      <w:bodyDiv w:val="1"/>
      <w:marLeft w:val="0"/>
      <w:marRight w:val="0"/>
      <w:marTop w:val="0"/>
      <w:marBottom w:val="0"/>
      <w:divBdr>
        <w:top w:val="none" w:sz="0" w:space="0" w:color="auto"/>
        <w:left w:val="none" w:sz="0" w:space="0" w:color="auto"/>
        <w:bottom w:val="none" w:sz="0" w:space="0" w:color="auto"/>
        <w:right w:val="none" w:sz="0" w:space="0" w:color="auto"/>
      </w:divBdr>
    </w:div>
    <w:div w:id="176970523">
      <w:bodyDiv w:val="1"/>
      <w:marLeft w:val="0"/>
      <w:marRight w:val="0"/>
      <w:marTop w:val="0"/>
      <w:marBottom w:val="0"/>
      <w:divBdr>
        <w:top w:val="none" w:sz="0" w:space="0" w:color="auto"/>
        <w:left w:val="none" w:sz="0" w:space="0" w:color="auto"/>
        <w:bottom w:val="none" w:sz="0" w:space="0" w:color="auto"/>
        <w:right w:val="none" w:sz="0" w:space="0" w:color="auto"/>
      </w:divBdr>
    </w:div>
    <w:div w:id="180239134">
      <w:bodyDiv w:val="1"/>
      <w:marLeft w:val="0"/>
      <w:marRight w:val="0"/>
      <w:marTop w:val="0"/>
      <w:marBottom w:val="0"/>
      <w:divBdr>
        <w:top w:val="none" w:sz="0" w:space="0" w:color="auto"/>
        <w:left w:val="none" w:sz="0" w:space="0" w:color="auto"/>
        <w:bottom w:val="none" w:sz="0" w:space="0" w:color="auto"/>
        <w:right w:val="none" w:sz="0" w:space="0" w:color="auto"/>
      </w:divBdr>
    </w:div>
    <w:div w:id="202132367">
      <w:bodyDiv w:val="1"/>
      <w:marLeft w:val="0"/>
      <w:marRight w:val="0"/>
      <w:marTop w:val="0"/>
      <w:marBottom w:val="0"/>
      <w:divBdr>
        <w:top w:val="none" w:sz="0" w:space="0" w:color="auto"/>
        <w:left w:val="none" w:sz="0" w:space="0" w:color="auto"/>
        <w:bottom w:val="none" w:sz="0" w:space="0" w:color="auto"/>
        <w:right w:val="none" w:sz="0" w:space="0" w:color="auto"/>
      </w:divBdr>
    </w:div>
    <w:div w:id="207449087">
      <w:bodyDiv w:val="1"/>
      <w:marLeft w:val="0"/>
      <w:marRight w:val="0"/>
      <w:marTop w:val="0"/>
      <w:marBottom w:val="0"/>
      <w:divBdr>
        <w:top w:val="none" w:sz="0" w:space="0" w:color="auto"/>
        <w:left w:val="none" w:sz="0" w:space="0" w:color="auto"/>
        <w:bottom w:val="none" w:sz="0" w:space="0" w:color="auto"/>
        <w:right w:val="none" w:sz="0" w:space="0" w:color="auto"/>
      </w:divBdr>
    </w:div>
    <w:div w:id="208886470">
      <w:bodyDiv w:val="1"/>
      <w:marLeft w:val="0"/>
      <w:marRight w:val="0"/>
      <w:marTop w:val="0"/>
      <w:marBottom w:val="0"/>
      <w:divBdr>
        <w:top w:val="none" w:sz="0" w:space="0" w:color="auto"/>
        <w:left w:val="none" w:sz="0" w:space="0" w:color="auto"/>
        <w:bottom w:val="none" w:sz="0" w:space="0" w:color="auto"/>
        <w:right w:val="none" w:sz="0" w:space="0" w:color="auto"/>
      </w:divBdr>
    </w:div>
    <w:div w:id="215434449">
      <w:bodyDiv w:val="1"/>
      <w:marLeft w:val="0"/>
      <w:marRight w:val="0"/>
      <w:marTop w:val="0"/>
      <w:marBottom w:val="0"/>
      <w:divBdr>
        <w:top w:val="none" w:sz="0" w:space="0" w:color="auto"/>
        <w:left w:val="none" w:sz="0" w:space="0" w:color="auto"/>
        <w:bottom w:val="none" w:sz="0" w:space="0" w:color="auto"/>
        <w:right w:val="none" w:sz="0" w:space="0" w:color="auto"/>
      </w:divBdr>
    </w:div>
    <w:div w:id="220867814">
      <w:bodyDiv w:val="1"/>
      <w:marLeft w:val="0"/>
      <w:marRight w:val="0"/>
      <w:marTop w:val="0"/>
      <w:marBottom w:val="0"/>
      <w:divBdr>
        <w:top w:val="none" w:sz="0" w:space="0" w:color="auto"/>
        <w:left w:val="none" w:sz="0" w:space="0" w:color="auto"/>
        <w:bottom w:val="none" w:sz="0" w:space="0" w:color="auto"/>
        <w:right w:val="none" w:sz="0" w:space="0" w:color="auto"/>
      </w:divBdr>
    </w:div>
    <w:div w:id="223373450">
      <w:bodyDiv w:val="1"/>
      <w:marLeft w:val="0"/>
      <w:marRight w:val="0"/>
      <w:marTop w:val="0"/>
      <w:marBottom w:val="0"/>
      <w:divBdr>
        <w:top w:val="none" w:sz="0" w:space="0" w:color="auto"/>
        <w:left w:val="none" w:sz="0" w:space="0" w:color="auto"/>
        <w:bottom w:val="none" w:sz="0" w:space="0" w:color="auto"/>
        <w:right w:val="none" w:sz="0" w:space="0" w:color="auto"/>
      </w:divBdr>
    </w:div>
    <w:div w:id="230776073">
      <w:bodyDiv w:val="1"/>
      <w:marLeft w:val="0"/>
      <w:marRight w:val="0"/>
      <w:marTop w:val="0"/>
      <w:marBottom w:val="0"/>
      <w:divBdr>
        <w:top w:val="none" w:sz="0" w:space="0" w:color="auto"/>
        <w:left w:val="none" w:sz="0" w:space="0" w:color="auto"/>
        <w:bottom w:val="none" w:sz="0" w:space="0" w:color="auto"/>
        <w:right w:val="none" w:sz="0" w:space="0" w:color="auto"/>
      </w:divBdr>
    </w:div>
    <w:div w:id="236980053">
      <w:bodyDiv w:val="1"/>
      <w:marLeft w:val="0"/>
      <w:marRight w:val="0"/>
      <w:marTop w:val="0"/>
      <w:marBottom w:val="0"/>
      <w:divBdr>
        <w:top w:val="none" w:sz="0" w:space="0" w:color="auto"/>
        <w:left w:val="none" w:sz="0" w:space="0" w:color="auto"/>
        <w:bottom w:val="none" w:sz="0" w:space="0" w:color="auto"/>
        <w:right w:val="none" w:sz="0" w:space="0" w:color="auto"/>
      </w:divBdr>
    </w:div>
    <w:div w:id="239337560">
      <w:bodyDiv w:val="1"/>
      <w:marLeft w:val="0"/>
      <w:marRight w:val="0"/>
      <w:marTop w:val="0"/>
      <w:marBottom w:val="0"/>
      <w:divBdr>
        <w:top w:val="none" w:sz="0" w:space="0" w:color="auto"/>
        <w:left w:val="none" w:sz="0" w:space="0" w:color="auto"/>
        <w:bottom w:val="none" w:sz="0" w:space="0" w:color="auto"/>
        <w:right w:val="none" w:sz="0" w:space="0" w:color="auto"/>
      </w:divBdr>
    </w:div>
    <w:div w:id="246693732">
      <w:bodyDiv w:val="1"/>
      <w:marLeft w:val="0"/>
      <w:marRight w:val="0"/>
      <w:marTop w:val="0"/>
      <w:marBottom w:val="0"/>
      <w:divBdr>
        <w:top w:val="none" w:sz="0" w:space="0" w:color="auto"/>
        <w:left w:val="none" w:sz="0" w:space="0" w:color="auto"/>
        <w:bottom w:val="none" w:sz="0" w:space="0" w:color="auto"/>
        <w:right w:val="none" w:sz="0" w:space="0" w:color="auto"/>
      </w:divBdr>
    </w:div>
    <w:div w:id="246694579">
      <w:bodyDiv w:val="1"/>
      <w:marLeft w:val="0"/>
      <w:marRight w:val="0"/>
      <w:marTop w:val="0"/>
      <w:marBottom w:val="0"/>
      <w:divBdr>
        <w:top w:val="none" w:sz="0" w:space="0" w:color="auto"/>
        <w:left w:val="none" w:sz="0" w:space="0" w:color="auto"/>
        <w:bottom w:val="none" w:sz="0" w:space="0" w:color="auto"/>
        <w:right w:val="none" w:sz="0" w:space="0" w:color="auto"/>
      </w:divBdr>
    </w:div>
    <w:div w:id="252279043">
      <w:bodyDiv w:val="1"/>
      <w:marLeft w:val="0"/>
      <w:marRight w:val="0"/>
      <w:marTop w:val="0"/>
      <w:marBottom w:val="0"/>
      <w:divBdr>
        <w:top w:val="none" w:sz="0" w:space="0" w:color="auto"/>
        <w:left w:val="none" w:sz="0" w:space="0" w:color="auto"/>
        <w:bottom w:val="none" w:sz="0" w:space="0" w:color="auto"/>
        <w:right w:val="none" w:sz="0" w:space="0" w:color="auto"/>
      </w:divBdr>
    </w:div>
    <w:div w:id="252860833">
      <w:bodyDiv w:val="1"/>
      <w:marLeft w:val="0"/>
      <w:marRight w:val="0"/>
      <w:marTop w:val="0"/>
      <w:marBottom w:val="0"/>
      <w:divBdr>
        <w:top w:val="none" w:sz="0" w:space="0" w:color="auto"/>
        <w:left w:val="none" w:sz="0" w:space="0" w:color="auto"/>
        <w:bottom w:val="none" w:sz="0" w:space="0" w:color="auto"/>
        <w:right w:val="none" w:sz="0" w:space="0" w:color="auto"/>
      </w:divBdr>
    </w:div>
    <w:div w:id="256015774">
      <w:bodyDiv w:val="1"/>
      <w:marLeft w:val="0"/>
      <w:marRight w:val="0"/>
      <w:marTop w:val="0"/>
      <w:marBottom w:val="0"/>
      <w:divBdr>
        <w:top w:val="none" w:sz="0" w:space="0" w:color="auto"/>
        <w:left w:val="none" w:sz="0" w:space="0" w:color="auto"/>
        <w:bottom w:val="none" w:sz="0" w:space="0" w:color="auto"/>
        <w:right w:val="none" w:sz="0" w:space="0" w:color="auto"/>
      </w:divBdr>
    </w:div>
    <w:div w:id="258224902">
      <w:bodyDiv w:val="1"/>
      <w:marLeft w:val="0"/>
      <w:marRight w:val="0"/>
      <w:marTop w:val="0"/>
      <w:marBottom w:val="0"/>
      <w:divBdr>
        <w:top w:val="none" w:sz="0" w:space="0" w:color="auto"/>
        <w:left w:val="none" w:sz="0" w:space="0" w:color="auto"/>
        <w:bottom w:val="none" w:sz="0" w:space="0" w:color="auto"/>
        <w:right w:val="none" w:sz="0" w:space="0" w:color="auto"/>
      </w:divBdr>
    </w:div>
    <w:div w:id="267933724">
      <w:bodyDiv w:val="1"/>
      <w:marLeft w:val="0"/>
      <w:marRight w:val="0"/>
      <w:marTop w:val="0"/>
      <w:marBottom w:val="0"/>
      <w:divBdr>
        <w:top w:val="none" w:sz="0" w:space="0" w:color="auto"/>
        <w:left w:val="none" w:sz="0" w:space="0" w:color="auto"/>
        <w:bottom w:val="none" w:sz="0" w:space="0" w:color="auto"/>
        <w:right w:val="none" w:sz="0" w:space="0" w:color="auto"/>
      </w:divBdr>
    </w:div>
    <w:div w:id="282347586">
      <w:bodyDiv w:val="1"/>
      <w:marLeft w:val="0"/>
      <w:marRight w:val="0"/>
      <w:marTop w:val="0"/>
      <w:marBottom w:val="0"/>
      <w:divBdr>
        <w:top w:val="none" w:sz="0" w:space="0" w:color="auto"/>
        <w:left w:val="none" w:sz="0" w:space="0" w:color="auto"/>
        <w:bottom w:val="none" w:sz="0" w:space="0" w:color="auto"/>
        <w:right w:val="none" w:sz="0" w:space="0" w:color="auto"/>
      </w:divBdr>
    </w:div>
    <w:div w:id="294454932">
      <w:bodyDiv w:val="1"/>
      <w:marLeft w:val="0"/>
      <w:marRight w:val="0"/>
      <w:marTop w:val="0"/>
      <w:marBottom w:val="0"/>
      <w:divBdr>
        <w:top w:val="none" w:sz="0" w:space="0" w:color="auto"/>
        <w:left w:val="none" w:sz="0" w:space="0" w:color="auto"/>
        <w:bottom w:val="none" w:sz="0" w:space="0" w:color="auto"/>
        <w:right w:val="none" w:sz="0" w:space="0" w:color="auto"/>
      </w:divBdr>
    </w:div>
    <w:div w:id="297339349">
      <w:bodyDiv w:val="1"/>
      <w:marLeft w:val="0"/>
      <w:marRight w:val="0"/>
      <w:marTop w:val="0"/>
      <w:marBottom w:val="0"/>
      <w:divBdr>
        <w:top w:val="none" w:sz="0" w:space="0" w:color="auto"/>
        <w:left w:val="none" w:sz="0" w:space="0" w:color="auto"/>
        <w:bottom w:val="none" w:sz="0" w:space="0" w:color="auto"/>
        <w:right w:val="none" w:sz="0" w:space="0" w:color="auto"/>
      </w:divBdr>
      <w:divsChild>
        <w:div w:id="663896683">
          <w:marLeft w:val="288"/>
          <w:marRight w:val="0"/>
          <w:marTop w:val="67"/>
          <w:marBottom w:val="0"/>
          <w:divBdr>
            <w:top w:val="none" w:sz="0" w:space="0" w:color="auto"/>
            <w:left w:val="none" w:sz="0" w:space="0" w:color="auto"/>
            <w:bottom w:val="none" w:sz="0" w:space="0" w:color="auto"/>
            <w:right w:val="none" w:sz="0" w:space="0" w:color="auto"/>
          </w:divBdr>
        </w:div>
      </w:divsChild>
    </w:div>
    <w:div w:id="324481945">
      <w:bodyDiv w:val="1"/>
      <w:marLeft w:val="0"/>
      <w:marRight w:val="0"/>
      <w:marTop w:val="0"/>
      <w:marBottom w:val="0"/>
      <w:divBdr>
        <w:top w:val="none" w:sz="0" w:space="0" w:color="auto"/>
        <w:left w:val="none" w:sz="0" w:space="0" w:color="auto"/>
        <w:bottom w:val="none" w:sz="0" w:space="0" w:color="auto"/>
        <w:right w:val="none" w:sz="0" w:space="0" w:color="auto"/>
      </w:divBdr>
    </w:div>
    <w:div w:id="346099427">
      <w:bodyDiv w:val="1"/>
      <w:marLeft w:val="0"/>
      <w:marRight w:val="0"/>
      <w:marTop w:val="0"/>
      <w:marBottom w:val="0"/>
      <w:divBdr>
        <w:top w:val="none" w:sz="0" w:space="0" w:color="auto"/>
        <w:left w:val="none" w:sz="0" w:space="0" w:color="auto"/>
        <w:bottom w:val="none" w:sz="0" w:space="0" w:color="auto"/>
        <w:right w:val="none" w:sz="0" w:space="0" w:color="auto"/>
      </w:divBdr>
    </w:div>
    <w:div w:id="349189037">
      <w:bodyDiv w:val="1"/>
      <w:marLeft w:val="0"/>
      <w:marRight w:val="0"/>
      <w:marTop w:val="0"/>
      <w:marBottom w:val="0"/>
      <w:divBdr>
        <w:top w:val="none" w:sz="0" w:space="0" w:color="auto"/>
        <w:left w:val="none" w:sz="0" w:space="0" w:color="auto"/>
        <w:bottom w:val="none" w:sz="0" w:space="0" w:color="auto"/>
        <w:right w:val="none" w:sz="0" w:space="0" w:color="auto"/>
      </w:divBdr>
    </w:div>
    <w:div w:id="349768629">
      <w:bodyDiv w:val="1"/>
      <w:marLeft w:val="0"/>
      <w:marRight w:val="0"/>
      <w:marTop w:val="0"/>
      <w:marBottom w:val="0"/>
      <w:divBdr>
        <w:top w:val="none" w:sz="0" w:space="0" w:color="auto"/>
        <w:left w:val="none" w:sz="0" w:space="0" w:color="auto"/>
        <w:bottom w:val="none" w:sz="0" w:space="0" w:color="auto"/>
        <w:right w:val="none" w:sz="0" w:space="0" w:color="auto"/>
      </w:divBdr>
    </w:div>
    <w:div w:id="362484115">
      <w:bodyDiv w:val="1"/>
      <w:marLeft w:val="0"/>
      <w:marRight w:val="0"/>
      <w:marTop w:val="0"/>
      <w:marBottom w:val="0"/>
      <w:divBdr>
        <w:top w:val="none" w:sz="0" w:space="0" w:color="auto"/>
        <w:left w:val="none" w:sz="0" w:space="0" w:color="auto"/>
        <w:bottom w:val="none" w:sz="0" w:space="0" w:color="auto"/>
        <w:right w:val="none" w:sz="0" w:space="0" w:color="auto"/>
      </w:divBdr>
    </w:div>
    <w:div w:id="368727771">
      <w:bodyDiv w:val="1"/>
      <w:marLeft w:val="0"/>
      <w:marRight w:val="0"/>
      <w:marTop w:val="0"/>
      <w:marBottom w:val="0"/>
      <w:divBdr>
        <w:top w:val="none" w:sz="0" w:space="0" w:color="auto"/>
        <w:left w:val="none" w:sz="0" w:space="0" w:color="auto"/>
        <w:bottom w:val="none" w:sz="0" w:space="0" w:color="auto"/>
        <w:right w:val="none" w:sz="0" w:space="0" w:color="auto"/>
      </w:divBdr>
    </w:div>
    <w:div w:id="370804880">
      <w:bodyDiv w:val="1"/>
      <w:marLeft w:val="0"/>
      <w:marRight w:val="0"/>
      <w:marTop w:val="0"/>
      <w:marBottom w:val="0"/>
      <w:divBdr>
        <w:top w:val="none" w:sz="0" w:space="0" w:color="auto"/>
        <w:left w:val="none" w:sz="0" w:space="0" w:color="auto"/>
        <w:bottom w:val="none" w:sz="0" w:space="0" w:color="auto"/>
        <w:right w:val="none" w:sz="0" w:space="0" w:color="auto"/>
      </w:divBdr>
    </w:div>
    <w:div w:id="373309798">
      <w:bodyDiv w:val="1"/>
      <w:marLeft w:val="0"/>
      <w:marRight w:val="0"/>
      <w:marTop w:val="0"/>
      <w:marBottom w:val="0"/>
      <w:divBdr>
        <w:top w:val="none" w:sz="0" w:space="0" w:color="auto"/>
        <w:left w:val="none" w:sz="0" w:space="0" w:color="auto"/>
        <w:bottom w:val="none" w:sz="0" w:space="0" w:color="auto"/>
        <w:right w:val="none" w:sz="0" w:space="0" w:color="auto"/>
      </w:divBdr>
    </w:div>
    <w:div w:id="378213674">
      <w:bodyDiv w:val="1"/>
      <w:marLeft w:val="0"/>
      <w:marRight w:val="0"/>
      <w:marTop w:val="0"/>
      <w:marBottom w:val="0"/>
      <w:divBdr>
        <w:top w:val="none" w:sz="0" w:space="0" w:color="auto"/>
        <w:left w:val="none" w:sz="0" w:space="0" w:color="auto"/>
        <w:bottom w:val="none" w:sz="0" w:space="0" w:color="auto"/>
        <w:right w:val="none" w:sz="0" w:space="0" w:color="auto"/>
      </w:divBdr>
    </w:div>
    <w:div w:id="381444324">
      <w:bodyDiv w:val="1"/>
      <w:marLeft w:val="0"/>
      <w:marRight w:val="0"/>
      <w:marTop w:val="0"/>
      <w:marBottom w:val="0"/>
      <w:divBdr>
        <w:top w:val="none" w:sz="0" w:space="0" w:color="auto"/>
        <w:left w:val="none" w:sz="0" w:space="0" w:color="auto"/>
        <w:bottom w:val="none" w:sz="0" w:space="0" w:color="auto"/>
        <w:right w:val="none" w:sz="0" w:space="0" w:color="auto"/>
      </w:divBdr>
    </w:div>
    <w:div w:id="413478758">
      <w:bodyDiv w:val="1"/>
      <w:marLeft w:val="0"/>
      <w:marRight w:val="0"/>
      <w:marTop w:val="0"/>
      <w:marBottom w:val="0"/>
      <w:divBdr>
        <w:top w:val="none" w:sz="0" w:space="0" w:color="auto"/>
        <w:left w:val="none" w:sz="0" w:space="0" w:color="auto"/>
        <w:bottom w:val="none" w:sz="0" w:space="0" w:color="auto"/>
        <w:right w:val="none" w:sz="0" w:space="0" w:color="auto"/>
      </w:divBdr>
    </w:div>
    <w:div w:id="421413746">
      <w:bodyDiv w:val="1"/>
      <w:marLeft w:val="0"/>
      <w:marRight w:val="0"/>
      <w:marTop w:val="0"/>
      <w:marBottom w:val="0"/>
      <w:divBdr>
        <w:top w:val="none" w:sz="0" w:space="0" w:color="auto"/>
        <w:left w:val="none" w:sz="0" w:space="0" w:color="auto"/>
        <w:bottom w:val="none" w:sz="0" w:space="0" w:color="auto"/>
        <w:right w:val="none" w:sz="0" w:space="0" w:color="auto"/>
      </w:divBdr>
    </w:div>
    <w:div w:id="425661000">
      <w:bodyDiv w:val="1"/>
      <w:marLeft w:val="0"/>
      <w:marRight w:val="0"/>
      <w:marTop w:val="0"/>
      <w:marBottom w:val="0"/>
      <w:divBdr>
        <w:top w:val="none" w:sz="0" w:space="0" w:color="auto"/>
        <w:left w:val="none" w:sz="0" w:space="0" w:color="auto"/>
        <w:bottom w:val="none" w:sz="0" w:space="0" w:color="auto"/>
        <w:right w:val="none" w:sz="0" w:space="0" w:color="auto"/>
      </w:divBdr>
    </w:div>
    <w:div w:id="444036785">
      <w:bodyDiv w:val="1"/>
      <w:marLeft w:val="0"/>
      <w:marRight w:val="0"/>
      <w:marTop w:val="0"/>
      <w:marBottom w:val="0"/>
      <w:divBdr>
        <w:top w:val="none" w:sz="0" w:space="0" w:color="auto"/>
        <w:left w:val="none" w:sz="0" w:space="0" w:color="auto"/>
        <w:bottom w:val="none" w:sz="0" w:space="0" w:color="auto"/>
        <w:right w:val="none" w:sz="0" w:space="0" w:color="auto"/>
      </w:divBdr>
    </w:div>
    <w:div w:id="462816944">
      <w:bodyDiv w:val="1"/>
      <w:marLeft w:val="0"/>
      <w:marRight w:val="0"/>
      <w:marTop w:val="0"/>
      <w:marBottom w:val="0"/>
      <w:divBdr>
        <w:top w:val="none" w:sz="0" w:space="0" w:color="auto"/>
        <w:left w:val="none" w:sz="0" w:space="0" w:color="auto"/>
        <w:bottom w:val="none" w:sz="0" w:space="0" w:color="auto"/>
        <w:right w:val="none" w:sz="0" w:space="0" w:color="auto"/>
      </w:divBdr>
    </w:div>
    <w:div w:id="466627450">
      <w:bodyDiv w:val="1"/>
      <w:marLeft w:val="0"/>
      <w:marRight w:val="0"/>
      <w:marTop w:val="0"/>
      <w:marBottom w:val="0"/>
      <w:divBdr>
        <w:top w:val="none" w:sz="0" w:space="0" w:color="auto"/>
        <w:left w:val="none" w:sz="0" w:space="0" w:color="auto"/>
        <w:bottom w:val="none" w:sz="0" w:space="0" w:color="auto"/>
        <w:right w:val="none" w:sz="0" w:space="0" w:color="auto"/>
      </w:divBdr>
    </w:div>
    <w:div w:id="490147712">
      <w:bodyDiv w:val="1"/>
      <w:marLeft w:val="0"/>
      <w:marRight w:val="0"/>
      <w:marTop w:val="0"/>
      <w:marBottom w:val="0"/>
      <w:divBdr>
        <w:top w:val="none" w:sz="0" w:space="0" w:color="auto"/>
        <w:left w:val="none" w:sz="0" w:space="0" w:color="auto"/>
        <w:bottom w:val="none" w:sz="0" w:space="0" w:color="auto"/>
        <w:right w:val="none" w:sz="0" w:space="0" w:color="auto"/>
      </w:divBdr>
    </w:div>
    <w:div w:id="492336695">
      <w:bodyDiv w:val="1"/>
      <w:marLeft w:val="0"/>
      <w:marRight w:val="0"/>
      <w:marTop w:val="0"/>
      <w:marBottom w:val="0"/>
      <w:divBdr>
        <w:top w:val="none" w:sz="0" w:space="0" w:color="auto"/>
        <w:left w:val="none" w:sz="0" w:space="0" w:color="auto"/>
        <w:bottom w:val="none" w:sz="0" w:space="0" w:color="auto"/>
        <w:right w:val="none" w:sz="0" w:space="0" w:color="auto"/>
      </w:divBdr>
    </w:div>
    <w:div w:id="505246799">
      <w:bodyDiv w:val="1"/>
      <w:marLeft w:val="0"/>
      <w:marRight w:val="0"/>
      <w:marTop w:val="0"/>
      <w:marBottom w:val="0"/>
      <w:divBdr>
        <w:top w:val="none" w:sz="0" w:space="0" w:color="auto"/>
        <w:left w:val="none" w:sz="0" w:space="0" w:color="auto"/>
        <w:bottom w:val="none" w:sz="0" w:space="0" w:color="auto"/>
        <w:right w:val="none" w:sz="0" w:space="0" w:color="auto"/>
      </w:divBdr>
    </w:div>
    <w:div w:id="515927777">
      <w:bodyDiv w:val="1"/>
      <w:marLeft w:val="0"/>
      <w:marRight w:val="0"/>
      <w:marTop w:val="0"/>
      <w:marBottom w:val="0"/>
      <w:divBdr>
        <w:top w:val="none" w:sz="0" w:space="0" w:color="auto"/>
        <w:left w:val="none" w:sz="0" w:space="0" w:color="auto"/>
        <w:bottom w:val="none" w:sz="0" w:space="0" w:color="auto"/>
        <w:right w:val="none" w:sz="0" w:space="0" w:color="auto"/>
      </w:divBdr>
    </w:div>
    <w:div w:id="520507225">
      <w:bodyDiv w:val="1"/>
      <w:marLeft w:val="0"/>
      <w:marRight w:val="0"/>
      <w:marTop w:val="0"/>
      <w:marBottom w:val="0"/>
      <w:divBdr>
        <w:top w:val="none" w:sz="0" w:space="0" w:color="auto"/>
        <w:left w:val="none" w:sz="0" w:space="0" w:color="auto"/>
        <w:bottom w:val="none" w:sz="0" w:space="0" w:color="auto"/>
        <w:right w:val="none" w:sz="0" w:space="0" w:color="auto"/>
      </w:divBdr>
    </w:div>
    <w:div w:id="525750663">
      <w:bodyDiv w:val="1"/>
      <w:marLeft w:val="0"/>
      <w:marRight w:val="0"/>
      <w:marTop w:val="0"/>
      <w:marBottom w:val="0"/>
      <w:divBdr>
        <w:top w:val="none" w:sz="0" w:space="0" w:color="auto"/>
        <w:left w:val="none" w:sz="0" w:space="0" w:color="auto"/>
        <w:bottom w:val="none" w:sz="0" w:space="0" w:color="auto"/>
        <w:right w:val="none" w:sz="0" w:space="0" w:color="auto"/>
      </w:divBdr>
    </w:div>
    <w:div w:id="526718818">
      <w:bodyDiv w:val="1"/>
      <w:marLeft w:val="0"/>
      <w:marRight w:val="0"/>
      <w:marTop w:val="0"/>
      <w:marBottom w:val="0"/>
      <w:divBdr>
        <w:top w:val="none" w:sz="0" w:space="0" w:color="auto"/>
        <w:left w:val="none" w:sz="0" w:space="0" w:color="auto"/>
        <w:bottom w:val="none" w:sz="0" w:space="0" w:color="auto"/>
        <w:right w:val="none" w:sz="0" w:space="0" w:color="auto"/>
      </w:divBdr>
    </w:div>
    <w:div w:id="530147215">
      <w:bodyDiv w:val="1"/>
      <w:marLeft w:val="0"/>
      <w:marRight w:val="0"/>
      <w:marTop w:val="0"/>
      <w:marBottom w:val="0"/>
      <w:divBdr>
        <w:top w:val="none" w:sz="0" w:space="0" w:color="auto"/>
        <w:left w:val="none" w:sz="0" w:space="0" w:color="auto"/>
        <w:bottom w:val="none" w:sz="0" w:space="0" w:color="auto"/>
        <w:right w:val="none" w:sz="0" w:space="0" w:color="auto"/>
      </w:divBdr>
    </w:div>
    <w:div w:id="532227061">
      <w:bodyDiv w:val="1"/>
      <w:marLeft w:val="0"/>
      <w:marRight w:val="0"/>
      <w:marTop w:val="0"/>
      <w:marBottom w:val="0"/>
      <w:divBdr>
        <w:top w:val="none" w:sz="0" w:space="0" w:color="auto"/>
        <w:left w:val="none" w:sz="0" w:space="0" w:color="auto"/>
        <w:bottom w:val="none" w:sz="0" w:space="0" w:color="auto"/>
        <w:right w:val="none" w:sz="0" w:space="0" w:color="auto"/>
      </w:divBdr>
    </w:div>
    <w:div w:id="538587787">
      <w:bodyDiv w:val="1"/>
      <w:marLeft w:val="0"/>
      <w:marRight w:val="0"/>
      <w:marTop w:val="0"/>
      <w:marBottom w:val="0"/>
      <w:divBdr>
        <w:top w:val="none" w:sz="0" w:space="0" w:color="auto"/>
        <w:left w:val="none" w:sz="0" w:space="0" w:color="auto"/>
        <w:bottom w:val="none" w:sz="0" w:space="0" w:color="auto"/>
        <w:right w:val="none" w:sz="0" w:space="0" w:color="auto"/>
      </w:divBdr>
    </w:div>
    <w:div w:id="539780033">
      <w:bodyDiv w:val="1"/>
      <w:marLeft w:val="0"/>
      <w:marRight w:val="0"/>
      <w:marTop w:val="0"/>
      <w:marBottom w:val="0"/>
      <w:divBdr>
        <w:top w:val="none" w:sz="0" w:space="0" w:color="auto"/>
        <w:left w:val="none" w:sz="0" w:space="0" w:color="auto"/>
        <w:bottom w:val="none" w:sz="0" w:space="0" w:color="auto"/>
        <w:right w:val="none" w:sz="0" w:space="0" w:color="auto"/>
      </w:divBdr>
    </w:div>
    <w:div w:id="540560437">
      <w:bodyDiv w:val="1"/>
      <w:marLeft w:val="0"/>
      <w:marRight w:val="0"/>
      <w:marTop w:val="0"/>
      <w:marBottom w:val="0"/>
      <w:divBdr>
        <w:top w:val="none" w:sz="0" w:space="0" w:color="auto"/>
        <w:left w:val="none" w:sz="0" w:space="0" w:color="auto"/>
        <w:bottom w:val="none" w:sz="0" w:space="0" w:color="auto"/>
        <w:right w:val="none" w:sz="0" w:space="0" w:color="auto"/>
      </w:divBdr>
    </w:div>
    <w:div w:id="546532262">
      <w:bodyDiv w:val="1"/>
      <w:marLeft w:val="0"/>
      <w:marRight w:val="0"/>
      <w:marTop w:val="0"/>
      <w:marBottom w:val="0"/>
      <w:divBdr>
        <w:top w:val="none" w:sz="0" w:space="0" w:color="auto"/>
        <w:left w:val="none" w:sz="0" w:space="0" w:color="auto"/>
        <w:bottom w:val="none" w:sz="0" w:space="0" w:color="auto"/>
        <w:right w:val="none" w:sz="0" w:space="0" w:color="auto"/>
      </w:divBdr>
    </w:div>
    <w:div w:id="552621478">
      <w:bodyDiv w:val="1"/>
      <w:marLeft w:val="0"/>
      <w:marRight w:val="0"/>
      <w:marTop w:val="0"/>
      <w:marBottom w:val="0"/>
      <w:divBdr>
        <w:top w:val="none" w:sz="0" w:space="0" w:color="auto"/>
        <w:left w:val="none" w:sz="0" w:space="0" w:color="auto"/>
        <w:bottom w:val="none" w:sz="0" w:space="0" w:color="auto"/>
        <w:right w:val="none" w:sz="0" w:space="0" w:color="auto"/>
      </w:divBdr>
    </w:div>
    <w:div w:id="581108718">
      <w:bodyDiv w:val="1"/>
      <w:marLeft w:val="0"/>
      <w:marRight w:val="0"/>
      <w:marTop w:val="0"/>
      <w:marBottom w:val="0"/>
      <w:divBdr>
        <w:top w:val="none" w:sz="0" w:space="0" w:color="auto"/>
        <w:left w:val="none" w:sz="0" w:space="0" w:color="auto"/>
        <w:bottom w:val="none" w:sz="0" w:space="0" w:color="auto"/>
        <w:right w:val="none" w:sz="0" w:space="0" w:color="auto"/>
      </w:divBdr>
    </w:div>
    <w:div w:id="592280821">
      <w:bodyDiv w:val="1"/>
      <w:marLeft w:val="0"/>
      <w:marRight w:val="0"/>
      <w:marTop w:val="0"/>
      <w:marBottom w:val="0"/>
      <w:divBdr>
        <w:top w:val="none" w:sz="0" w:space="0" w:color="auto"/>
        <w:left w:val="none" w:sz="0" w:space="0" w:color="auto"/>
        <w:bottom w:val="none" w:sz="0" w:space="0" w:color="auto"/>
        <w:right w:val="none" w:sz="0" w:space="0" w:color="auto"/>
      </w:divBdr>
    </w:div>
    <w:div w:id="598098589">
      <w:bodyDiv w:val="1"/>
      <w:marLeft w:val="0"/>
      <w:marRight w:val="0"/>
      <w:marTop w:val="0"/>
      <w:marBottom w:val="0"/>
      <w:divBdr>
        <w:top w:val="none" w:sz="0" w:space="0" w:color="auto"/>
        <w:left w:val="none" w:sz="0" w:space="0" w:color="auto"/>
        <w:bottom w:val="none" w:sz="0" w:space="0" w:color="auto"/>
        <w:right w:val="none" w:sz="0" w:space="0" w:color="auto"/>
      </w:divBdr>
    </w:div>
    <w:div w:id="606623918">
      <w:bodyDiv w:val="1"/>
      <w:marLeft w:val="0"/>
      <w:marRight w:val="0"/>
      <w:marTop w:val="0"/>
      <w:marBottom w:val="0"/>
      <w:divBdr>
        <w:top w:val="none" w:sz="0" w:space="0" w:color="auto"/>
        <w:left w:val="none" w:sz="0" w:space="0" w:color="auto"/>
        <w:bottom w:val="none" w:sz="0" w:space="0" w:color="auto"/>
        <w:right w:val="none" w:sz="0" w:space="0" w:color="auto"/>
      </w:divBdr>
    </w:div>
    <w:div w:id="622076957">
      <w:bodyDiv w:val="1"/>
      <w:marLeft w:val="0"/>
      <w:marRight w:val="0"/>
      <w:marTop w:val="0"/>
      <w:marBottom w:val="0"/>
      <w:divBdr>
        <w:top w:val="none" w:sz="0" w:space="0" w:color="auto"/>
        <w:left w:val="none" w:sz="0" w:space="0" w:color="auto"/>
        <w:bottom w:val="none" w:sz="0" w:space="0" w:color="auto"/>
        <w:right w:val="none" w:sz="0" w:space="0" w:color="auto"/>
      </w:divBdr>
    </w:div>
    <w:div w:id="638530728">
      <w:bodyDiv w:val="1"/>
      <w:marLeft w:val="0"/>
      <w:marRight w:val="0"/>
      <w:marTop w:val="0"/>
      <w:marBottom w:val="0"/>
      <w:divBdr>
        <w:top w:val="none" w:sz="0" w:space="0" w:color="auto"/>
        <w:left w:val="none" w:sz="0" w:space="0" w:color="auto"/>
        <w:bottom w:val="none" w:sz="0" w:space="0" w:color="auto"/>
        <w:right w:val="none" w:sz="0" w:space="0" w:color="auto"/>
      </w:divBdr>
    </w:div>
    <w:div w:id="645399318">
      <w:bodyDiv w:val="1"/>
      <w:marLeft w:val="0"/>
      <w:marRight w:val="0"/>
      <w:marTop w:val="0"/>
      <w:marBottom w:val="0"/>
      <w:divBdr>
        <w:top w:val="none" w:sz="0" w:space="0" w:color="auto"/>
        <w:left w:val="none" w:sz="0" w:space="0" w:color="auto"/>
        <w:bottom w:val="none" w:sz="0" w:space="0" w:color="auto"/>
        <w:right w:val="none" w:sz="0" w:space="0" w:color="auto"/>
      </w:divBdr>
    </w:div>
    <w:div w:id="650721418">
      <w:bodyDiv w:val="1"/>
      <w:marLeft w:val="0"/>
      <w:marRight w:val="0"/>
      <w:marTop w:val="0"/>
      <w:marBottom w:val="0"/>
      <w:divBdr>
        <w:top w:val="none" w:sz="0" w:space="0" w:color="auto"/>
        <w:left w:val="none" w:sz="0" w:space="0" w:color="auto"/>
        <w:bottom w:val="none" w:sz="0" w:space="0" w:color="auto"/>
        <w:right w:val="none" w:sz="0" w:space="0" w:color="auto"/>
      </w:divBdr>
    </w:div>
    <w:div w:id="664095029">
      <w:bodyDiv w:val="1"/>
      <w:marLeft w:val="0"/>
      <w:marRight w:val="0"/>
      <w:marTop w:val="0"/>
      <w:marBottom w:val="0"/>
      <w:divBdr>
        <w:top w:val="none" w:sz="0" w:space="0" w:color="auto"/>
        <w:left w:val="none" w:sz="0" w:space="0" w:color="auto"/>
        <w:bottom w:val="none" w:sz="0" w:space="0" w:color="auto"/>
        <w:right w:val="none" w:sz="0" w:space="0" w:color="auto"/>
      </w:divBdr>
    </w:div>
    <w:div w:id="668603875">
      <w:bodyDiv w:val="1"/>
      <w:marLeft w:val="0"/>
      <w:marRight w:val="0"/>
      <w:marTop w:val="0"/>
      <w:marBottom w:val="0"/>
      <w:divBdr>
        <w:top w:val="none" w:sz="0" w:space="0" w:color="auto"/>
        <w:left w:val="none" w:sz="0" w:space="0" w:color="auto"/>
        <w:bottom w:val="none" w:sz="0" w:space="0" w:color="auto"/>
        <w:right w:val="none" w:sz="0" w:space="0" w:color="auto"/>
      </w:divBdr>
    </w:div>
    <w:div w:id="675813710">
      <w:bodyDiv w:val="1"/>
      <w:marLeft w:val="0"/>
      <w:marRight w:val="0"/>
      <w:marTop w:val="0"/>
      <w:marBottom w:val="0"/>
      <w:divBdr>
        <w:top w:val="none" w:sz="0" w:space="0" w:color="auto"/>
        <w:left w:val="none" w:sz="0" w:space="0" w:color="auto"/>
        <w:bottom w:val="none" w:sz="0" w:space="0" w:color="auto"/>
        <w:right w:val="none" w:sz="0" w:space="0" w:color="auto"/>
      </w:divBdr>
    </w:div>
    <w:div w:id="679435555">
      <w:bodyDiv w:val="1"/>
      <w:marLeft w:val="0"/>
      <w:marRight w:val="0"/>
      <w:marTop w:val="0"/>
      <w:marBottom w:val="0"/>
      <w:divBdr>
        <w:top w:val="none" w:sz="0" w:space="0" w:color="auto"/>
        <w:left w:val="none" w:sz="0" w:space="0" w:color="auto"/>
        <w:bottom w:val="none" w:sz="0" w:space="0" w:color="auto"/>
        <w:right w:val="none" w:sz="0" w:space="0" w:color="auto"/>
      </w:divBdr>
    </w:div>
    <w:div w:id="681009812">
      <w:bodyDiv w:val="1"/>
      <w:marLeft w:val="0"/>
      <w:marRight w:val="0"/>
      <w:marTop w:val="0"/>
      <w:marBottom w:val="0"/>
      <w:divBdr>
        <w:top w:val="none" w:sz="0" w:space="0" w:color="auto"/>
        <w:left w:val="none" w:sz="0" w:space="0" w:color="auto"/>
        <w:bottom w:val="none" w:sz="0" w:space="0" w:color="auto"/>
        <w:right w:val="none" w:sz="0" w:space="0" w:color="auto"/>
      </w:divBdr>
    </w:div>
    <w:div w:id="681475301">
      <w:bodyDiv w:val="1"/>
      <w:marLeft w:val="0"/>
      <w:marRight w:val="0"/>
      <w:marTop w:val="0"/>
      <w:marBottom w:val="0"/>
      <w:divBdr>
        <w:top w:val="none" w:sz="0" w:space="0" w:color="auto"/>
        <w:left w:val="none" w:sz="0" w:space="0" w:color="auto"/>
        <w:bottom w:val="none" w:sz="0" w:space="0" w:color="auto"/>
        <w:right w:val="none" w:sz="0" w:space="0" w:color="auto"/>
      </w:divBdr>
    </w:div>
    <w:div w:id="681862783">
      <w:bodyDiv w:val="1"/>
      <w:marLeft w:val="0"/>
      <w:marRight w:val="0"/>
      <w:marTop w:val="0"/>
      <w:marBottom w:val="0"/>
      <w:divBdr>
        <w:top w:val="none" w:sz="0" w:space="0" w:color="auto"/>
        <w:left w:val="none" w:sz="0" w:space="0" w:color="auto"/>
        <w:bottom w:val="none" w:sz="0" w:space="0" w:color="auto"/>
        <w:right w:val="none" w:sz="0" w:space="0" w:color="auto"/>
      </w:divBdr>
    </w:div>
    <w:div w:id="686517059">
      <w:bodyDiv w:val="1"/>
      <w:marLeft w:val="0"/>
      <w:marRight w:val="0"/>
      <w:marTop w:val="0"/>
      <w:marBottom w:val="0"/>
      <w:divBdr>
        <w:top w:val="none" w:sz="0" w:space="0" w:color="auto"/>
        <w:left w:val="none" w:sz="0" w:space="0" w:color="auto"/>
        <w:bottom w:val="none" w:sz="0" w:space="0" w:color="auto"/>
        <w:right w:val="none" w:sz="0" w:space="0" w:color="auto"/>
      </w:divBdr>
    </w:div>
    <w:div w:id="693770911">
      <w:bodyDiv w:val="1"/>
      <w:marLeft w:val="0"/>
      <w:marRight w:val="0"/>
      <w:marTop w:val="0"/>
      <w:marBottom w:val="0"/>
      <w:divBdr>
        <w:top w:val="none" w:sz="0" w:space="0" w:color="auto"/>
        <w:left w:val="none" w:sz="0" w:space="0" w:color="auto"/>
        <w:bottom w:val="none" w:sz="0" w:space="0" w:color="auto"/>
        <w:right w:val="none" w:sz="0" w:space="0" w:color="auto"/>
      </w:divBdr>
    </w:div>
    <w:div w:id="694354277">
      <w:bodyDiv w:val="1"/>
      <w:marLeft w:val="0"/>
      <w:marRight w:val="0"/>
      <w:marTop w:val="0"/>
      <w:marBottom w:val="0"/>
      <w:divBdr>
        <w:top w:val="none" w:sz="0" w:space="0" w:color="auto"/>
        <w:left w:val="none" w:sz="0" w:space="0" w:color="auto"/>
        <w:bottom w:val="none" w:sz="0" w:space="0" w:color="auto"/>
        <w:right w:val="none" w:sz="0" w:space="0" w:color="auto"/>
      </w:divBdr>
    </w:div>
    <w:div w:id="701977448">
      <w:bodyDiv w:val="1"/>
      <w:marLeft w:val="0"/>
      <w:marRight w:val="0"/>
      <w:marTop w:val="0"/>
      <w:marBottom w:val="0"/>
      <w:divBdr>
        <w:top w:val="none" w:sz="0" w:space="0" w:color="auto"/>
        <w:left w:val="none" w:sz="0" w:space="0" w:color="auto"/>
        <w:bottom w:val="none" w:sz="0" w:space="0" w:color="auto"/>
        <w:right w:val="none" w:sz="0" w:space="0" w:color="auto"/>
      </w:divBdr>
    </w:div>
    <w:div w:id="703749323">
      <w:bodyDiv w:val="1"/>
      <w:marLeft w:val="0"/>
      <w:marRight w:val="0"/>
      <w:marTop w:val="0"/>
      <w:marBottom w:val="0"/>
      <w:divBdr>
        <w:top w:val="none" w:sz="0" w:space="0" w:color="auto"/>
        <w:left w:val="none" w:sz="0" w:space="0" w:color="auto"/>
        <w:bottom w:val="none" w:sz="0" w:space="0" w:color="auto"/>
        <w:right w:val="none" w:sz="0" w:space="0" w:color="auto"/>
      </w:divBdr>
    </w:div>
    <w:div w:id="710765335">
      <w:bodyDiv w:val="1"/>
      <w:marLeft w:val="0"/>
      <w:marRight w:val="0"/>
      <w:marTop w:val="0"/>
      <w:marBottom w:val="0"/>
      <w:divBdr>
        <w:top w:val="none" w:sz="0" w:space="0" w:color="auto"/>
        <w:left w:val="none" w:sz="0" w:space="0" w:color="auto"/>
        <w:bottom w:val="none" w:sz="0" w:space="0" w:color="auto"/>
        <w:right w:val="none" w:sz="0" w:space="0" w:color="auto"/>
      </w:divBdr>
    </w:div>
    <w:div w:id="711805390">
      <w:bodyDiv w:val="1"/>
      <w:marLeft w:val="0"/>
      <w:marRight w:val="0"/>
      <w:marTop w:val="0"/>
      <w:marBottom w:val="0"/>
      <w:divBdr>
        <w:top w:val="none" w:sz="0" w:space="0" w:color="auto"/>
        <w:left w:val="none" w:sz="0" w:space="0" w:color="auto"/>
        <w:bottom w:val="none" w:sz="0" w:space="0" w:color="auto"/>
        <w:right w:val="none" w:sz="0" w:space="0" w:color="auto"/>
      </w:divBdr>
    </w:div>
    <w:div w:id="722215295">
      <w:bodyDiv w:val="1"/>
      <w:marLeft w:val="0"/>
      <w:marRight w:val="0"/>
      <w:marTop w:val="0"/>
      <w:marBottom w:val="0"/>
      <w:divBdr>
        <w:top w:val="none" w:sz="0" w:space="0" w:color="auto"/>
        <w:left w:val="none" w:sz="0" w:space="0" w:color="auto"/>
        <w:bottom w:val="none" w:sz="0" w:space="0" w:color="auto"/>
        <w:right w:val="none" w:sz="0" w:space="0" w:color="auto"/>
      </w:divBdr>
    </w:div>
    <w:div w:id="724720439">
      <w:bodyDiv w:val="1"/>
      <w:marLeft w:val="0"/>
      <w:marRight w:val="0"/>
      <w:marTop w:val="0"/>
      <w:marBottom w:val="0"/>
      <w:divBdr>
        <w:top w:val="none" w:sz="0" w:space="0" w:color="auto"/>
        <w:left w:val="none" w:sz="0" w:space="0" w:color="auto"/>
        <w:bottom w:val="none" w:sz="0" w:space="0" w:color="auto"/>
        <w:right w:val="none" w:sz="0" w:space="0" w:color="auto"/>
      </w:divBdr>
    </w:div>
    <w:div w:id="726346090">
      <w:bodyDiv w:val="1"/>
      <w:marLeft w:val="0"/>
      <w:marRight w:val="0"/>
      <w:marTop w:val="0"/>
      <w:marBottom w:val="0"/>
      <w:divBdr>
        <w:top w:val="none" w:sz="0" w:space="0" w:color="auto"/>
        <w:left w:val="none" w:sz="0" w:space="0" w:color="auto"/>
        <w:bottom w:val="none" w:sz="0" w:space="0" w:color="auto"/>
        <w:right w:val="none" w:sz="0" w:space="0" w:color="auto"/>
      </w:divBdr>
    </w:div>
    <w:div w:id="729184928">
      <w:bodyDiv w:val="1"/>
      <w:marLeft w:val="0"/>
      <w:marRight w:val="0"/>
      <w:marTop w:val="0"/>
      <w:marBottom w:val="0"/>
      <w:divBdr>
        <w:top w:val="none" w:sz="0" w:space="0" w:color="auto"/>
        <w:left w:val="none" w:sz="0" w:space="0" w:color="auto"/>
        <w:bottom w:val="none" w:sz="0" w:space="0" w:color="auto"/>
        <w:right w:val="none" w:sz="0" w:space="0" w:color="auto"/>
      </w:divBdr>
    </w:div>
    <w:div w:id="734162922">
      <w:bodyDiv w:val="1"/>
      <w:marLeft w:val="0"/>
      <w:marRight w:val="0"/>
      <w:marTop w:val="0"/>
      <w:marBottom w:val="0"/>
      <w:divBdr>
        <w:top w:val="none" w:sz="0" w:space="0" w:color="auto"/>
        <w:left w:val="none" w:sz="0" w:space="0" w:color="auto"/>
        <w:bottom w:val="none" w:sz="0" w:space="0" w:color="auto"/>
        <w:right w:val="none" w:sz="0" w:space="0" w:color="auto"/>
      </w:divBdr>
    </w:div>
    <w:div w:id="738867381">
      <w:bodyDiv w:val="1"/>
      <w:marLeft w:val="0"/>
      <w:marRight w:val="0"/>
      <w:marTop w:val="0"/>
      <w:marBottom w:val="0"/>
      <w:divBdr>
        <w:top w:val="none" w:sz="0" w:space="0" w:color="auto"/>
        <w:left w:val="none" w:sz="0" w:space="0" w:color="auto"/>
        <w:bottom w:val="none" w:sz="0" w:space="0" w:color="auto"/>
        <w:right w:val="none" w:sz="0" w:space="0" w:color="auto"/>
      </w:divBdr>
    </w:div>
    <w:div w:id="739255899">
      <w:bodyDiv w:val="1"/>
      <w:marLeft w:val="0"/>
      <w:marRight w:val="0"/>
      <w:marTop w:val="0"/>
      <w:marBottom w:val="0"/>
      <w:divBdr>
        <w:top w:val="none" w:sz="0" w:space="0" w:color="auto"/>
        <w:left w:val="none" w:sz="0" w:space="0" w:color="auto"/>
        <w:bottom w:val="none" w:sz="0" w:space="0" w:color="auto"/>
        <w:right w:val="none" w:sz="0" w:space="0" w:color="auto"/>
      </w:divBdr>
    </w:div>
    <w:div w:id="741296871">
      <w:bodyDiv w:val="1"/>
      <w:marLeft w:val="0"/>
      <w:marRight w:val="0"/>
      <w:marTop w:val="0"/>
      <w:marBottom w:val="0"/>
      <w:divBdr>
        <w:top w:val="none" w:sz="0" w:space="0" w:color="auto"/>
        <w:left w:val="none" w:sz="0" w:space="0" w:color="auto"/>
        <w:bottom w:val="none" w:sz="0" w:space="0" w:color="auto"/>
        <w:right w:val="none" w:sz="0" w:space="0" w:color="auto"/>
      </w:divBdr>
      <w:divsChild>
        <w:div w:id="1203907817">
          <w:marLeft w:val="0"/>
          <w:marRight w:val="0"/>
          <w:marTop w:val="0"/>
          <w:marBottom w:val="0"/>
          <w:divBdr>
            <w:top w:val="none" w:sz="0" w:space="0" w:color="auto"/>
            <w:left w:val="none" w:sz="0" w:space="0" w:color="auto"/>
            <w:bottom w:val="none" w:sz="0" w:space="0" w:color="auto"/>
            <w:right w:val="none" w:sz="0" w:space="0" w:color="auto"/>
          </w:divBdr>
          <w:divsChild>
            <w:div w:id="149097635">
              <w:marLeft w:val="0"/>
              <w:marRight w:val="0"/>
              <w:marTop w:val="0"/>
              <w:marBottom w:val="0"/>
              <w:divBdr>
                <w:top w:val="none" w:sz="0" w:space="0" w:color="auto"/>
                <w:left w:val="none" w:sz="0" w:space="0" w:color="auto"/>
                <w:bottom w:val="none" w:sz="0" w:space="0" w:color="auto"/>
                <w:right w:val="none" w:sz="0" w:space="0" w:color="auto"/>
              </w:divBdr>
            </w:div>
          </w:divsChild>
        </w:div>
        <w:div w:id="1247615656">
          <w:marLeft w:val="0"/>
          <w:marRight w:val="0"/>
          <w:marTop w:val="0"/>
          <w:marBottom w:val="0"/>
          <w:divBdr>
            <w:top w:val="none" w:sz="0" w:space="0" w:color="auto"/>
            <w:left w:val="none" w:sz="0" w:space="0" w:color="auto"/>
            <w:bottom w:val="none" w:sz="0" w:space="0" w:color="auto"/>
            <w:right w:val="none" w:sz="0" w:space="0" w:color="auto"/>
          </w:divBdr>
          <w:divsChild>
            <w:div w:id="1818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760">
      <w:bodyDiv w:val="1"/>
      <w:marLeft w:val="0"/>
      <w:marRight w:val="0"/>
      <w:marTop w:val="0"/>
      <w:marBottom w:val="0"/>
      <w:divBdr>
        <w:top w:val="none" w:sz="0" w:space="0" w:color="auto"/>
        <w:left w:val="none" w:sz="0" w:space="0" w:color="auto"/>
        <w:bottom w:val="none" w:sz="0" w:space="0" w:color="auto"/>
        <w:right w:val="none" w:sz="0" w:space="0" w:color="auto"/>
      </w:divBdr>
    </w:div>
    <w:div w:id="753013641">
      <w:bodyDiv w:val="1"/>
      <w:marLeft w:val="0"/>
      <w:marRight w:val="0"/>
      <w:marTop w:val="0"/>
      <w:marBottom w:val="0"/>
      <w:divBdr>
        <w:top w:val="none" w:sz="0" w:space="0" w:color="auto"/>
        <w:left w:val="none" w:sz="0" w:space="0" w:color="auto"/>
        <w:bottom w:val="none" w:sz="0" w:space="0" w:color="auto"/>
        <w:right w:val="none" w:sz="0" w:space="0" w:color="auto"/>
      </w:divBdr>
    </w:div>
    <w:div w:id="755370619">
      <w:bodyDiv w:val="1"/>
      <w:marLeft w:val="0"/>
      <w:marRight w:val="0"/>
      <w:marTop w:val="0"/>
      <w:marBottom w:val="0"/>
      <w:divBdr>
        <w:top w:val="none" w:sz="0" w:space="0" w:color="auto"/>
        <w:left w:val="none" w:sz="0" w:space="0" w:color="auto"/>
        <w:bottom w:val="none" w:sz="0" w:space="0" w:color="auto"/>
        <w:right w:val="none" w:sz="0" w:space="0" w:color="auto"/>
      </w:divBdr>
    </w:div>
    <w:div w:id="785347071">
      <w:bodyDiv w:val="1"/>
      <w:marLeft w:val="0"/>
      <w:marRight w:val="0"/>
      <w:marTop w:val="0"/>
      <w:marBottom w:val="0"/>
      <w:divBdr>
        <w:top w:val="none" w:sz="0" w:space="0" w:color="auto"/>
        <w:left w:val="none" w:sz="0" w:space="0" w:color="auto"/>
        <w:bottom w:val="none" w:sz="0" w:space="0" w:color="auto"/>
        <w:right w:val="none" w:sz="0" w:space="0" w:color="auto"/>
      </w:divBdr>
    </w:div>
    <w:div w:id="791629592">
      <w:bodyDiv w:val="1"/>
      <w:marLeft w:val="0"/>
      <w:marRight w:val="0"/>
      <w:marTop w:val="0"/>
      <w:marBottom w:val="0"/>
      <w:divBdr>
        <w:top w:val="none" w:sz="0" w:space="0" w:color="auto"/>
        <w:left w:val="none" w:sz="0" w:space="0" w:color="auto"/>
        <w:bottom w:val="none" w:sz="0" w:space="0" w:color="auto"/>
        <w:right w:val="none" w:sz="0" w:space="0" w:color="auto"/>
      </w:divBdr>
    </w:div>
    <w:div w:id="809248814">
      <w:bodyDiv w:val="1"/>
      <w:marLeft w:val="0"/>
      <w:marRight w:val="0"/>
      <w:marTop w:val="0"/>
      <w:marBottom w:val="0"/>
      <w:divBdr>
        <w:top w:val="none" w:sz="0" w:space="0" w:color="auto"/>
        <w:left w:val="none" w:sz="0" w:space="0" w:color="auto"/>
        <w:bottom w:val="none" w:sz="0" w:space="0" w:color="auto"/>
        <w:right w:val="none" w:sz="0" w:space="0" w:color="auto"/>
      </w:divBdr>
    </w:div>
    <w:div w:id="836962061">
      <w:bodyDiv w:val="1"/>
      <w:marLeft w:val="0"/>
      <w:marRight w:val="0"/>
      <w:marTop w:val="0"/>
      <w:marBottom w:val="0"/>
      <w:divBdr>
        <w:top w:val="none" w:sz="0" w:space="0" w:color="auto"/>
        <w:left w:val="none" w:sz="0" w:space="0" w:color="auto"/>
        <w:bottom w:val="none" w:sz="0" w:space="0" w:color="auto"/>
        <w:right w:val="none" w:sz="0" w:space="0" w:color="auto"/>
      </w:divBdr>
    </w:div>
    <w:div w:id="842819687">
      <w:bodyDiv w:val="1"/>
      <w:marLeft w:val="0"/>
      <w:marRight w:val="0"/>
      <w:marTop w:val="0"/>
      <w:marBottom w:val="0"/>
      <w:divBdr>
        <w:top w:val="none" w:sz="0" w:space="0" w:color="auto"/>
        <w:left w:val="none" w:sz="0" w:space="0" w:color="auto"/>
        <w:bottom w:val="none" w:sz="0" w:space="0" w:color="auto"/>
        <w:right w:val="none" w:sz="0" w:space="0" w:color="auto"/>
      </w:divBdr>
    </w:div>
    <w:div w:id="854878434">
      <w:bodyDiv w:val="1"/>
      <w:marLeft w:val="0"/>
      <w:marRight w:val="0"/>
      <w:marTop w:val="0"/>
      <w:marBottom w:val="0"/>
      <w:divBdr>
        <w:top w:val="none" w:sz="0" w:space="0" w:color="auto"/>
        <w:left w:val="none" w:sz="0" w:space="0" w:color="auto"/>
        <w:bottom w:val="none" w:sz="0" w:space="0" w:color="auto"/>
        <w:right w:val="none" w:sz="0" w:space="0" w:color="auto"/>
      </w:divBdr>
    </w:div>
    <w:div w:id="856428870">
      <w:bodyDiv w:val="1"/>
      <w:marLeft w:val="0"/>
      <w:marRight w:val="0"/>
      <w:marTop w:val="0"/>
      <w:marBottom w:val="0"/>
      <w:divBdr>
        <w:top w:val="none" w:sz="0" w:space="0" w:color="auto"/>
        <w:left w:val="none" w:sz="0" w:space="0" w:color="auto"/>
        <w:bottom w:val="none" w:sz="0" w:space="0" w:color="auto"/>
        <w:right w:val="none" w:sz="0" w:space="0" w:color="auto"/>
      </w:divBdr>
      <w:divsChild>
        <w:div w:id="2124035324">
          <w:marLeft w:val="288"/>
          <w:marRight w:val="0"/>
          <w:marTop w:val="67"/>
          <w:marBottom w:val="0"/>
          <w:divBdr>
            <w:top w:val="none" w:sz="0" w:space="0" w:color="auto"/>
            <w:left w:val="none" w:sz="0" w:space="0" w:color="auto"/>
            <w:bottom w:val="none" w:sz="0" w:space="0" w:color="auto"/>
            <w:right w:val="none" w:sz="0" w:space="0" w:color="auto"/>
          </w:divBdr>
        </w:div>
      </w:divsChild>
    </w:div>
    <w:div w:id="888345650">
      <w:bodyDiv w:val="1"/>
      <w:marLeft w:val="0"/>
      <w:marRight w:val="0"/>
      <w:marTop w:val="0"/>
      <w:marBottom w:val="0"/>
      <w:divBdr>
        <w:top w:val="none" w:sz="0" w:space="0" w:color="auto"/>
        <w:left w:val="none" w:sz="0" w:space="0" w:color="auto"/>
        <w:bottom w:val="none" w:sz="0" w:space="0" w:color="auto"/>
        <w:right w:val="none" w:sz="0" w:space="0" w:color="auto"/>
      </w:divBdr>
    </w:div>
    <w:div w:id="890581513">
      <w:bodyDiv w:val="1"/>
      <w:marLeft w:val="0"/>
      <w:marRight w:val="0"/>
      <w:marTop w:val="0"/>
      <w:marBottom w:val="0"/>
      <w:divBdr>
        <w:top w:val="none" w:sz="0" w:space="0" w:color="auto"/>
        <w:left w:val="none" w:sz="0" w:space="0" w:color="auto"/>
        <w:bottom w:val="none" w:sz="0" w:space="0" w:color="auto"/>
        <w:right w:val="none" w:sz="0" w:space="0" w:color="auto"/>
      </w:divBdr>
    </w:div>
    <w:div w:id="899286563">
      <w:bodyDiv w:val="1"/>
      <w:marLeft w:val="0"/>
      <w:marRight w:val="0"/>
      <w:marTop w:val="0"/>
      <w:marBottom w:val="0"/>
      <w:divBdr>
        <w:top w:val="none" w:sz="0" w:space="0" w:color="auto"/>
        <w:left w:val="none" w:sz="0" w:space="0" w:color="auto"/>
        <w:bottom w:val="none" w:sz="0" w:space="0" w:color="auto"/>
        <w:right w:val="none" w:sz="0" w:space="0" w:color="auto"/>
      </w:divBdr>
    </w:div>
    <w:div w:id="908271328">
      <w:bodyDiv w:val="1"/>
      <w:marLeft w:val="0"/>
      <w:marRight w:val="0"/>
      <w:marTop w:val="0"/>
      <w:marBottom w:val="0"/>
      <w:divBdr>
        <w:top w:val="none" w:sz="0" w:space="0" w:color="auto"/>
        <w:left w:val="none" w:sz="0" w:space="0" w:color="auto"/>
        <w:bottom w:val="none" w:sz="0" w:space="0" w:color="auto"/>
        <w:right w:val="none" w:sz="0" w:space="0" w:color="auto"/>
      </w:divBdr>
    </w:div>
    <w:div w:id="910314669">
      <w:bodyDiv w:val="1"/>
      <w:marLeft w:val="0"/>
      <w:marRight w:val="0"/>
      <w:marTop w:val="0"/>
      <w:marBottom w:val="0"/>
      <w:divBdr>
        <w:top w:val="none" w:sz="0" w:space="0" w:color="auto"/>
        <w:left w:val="none" w:sz="0" w:space="0" w:color="auto"/>
        <w:bottom w:val="none" w:sz="0" w:space="0" w:color="auto"/>
        <w:right w:val="none" w:sz="0" w:space="0" w:color="auto"/>
      </w:divBdr>
    </w:div>
    <w:div w:id="910315094">
      <w:bodyDiv w:val="1"/>
      <w:marLeft w:val="0"/>
      <w:marRight w:val="0"/>
      <w:marTop w:val="0"/>
      <w:marBottom w:val="0"/>
      <w:divBdr>
        <w:top w:val="none" w:sz="0" w:space="0" w:color="auto"/>
        <w:left w:val="none" w:sz="0" w:space="0" w:color="auto"/>
        <w:bottom w:val="none" w:sz="0" w:space="0" w:color="auto"/>
        <w:right w:val="none" w:sz="0" w:space="0" w:color="auto"/>
      </w:divBdr>
    </w:div>
    <w:div w:id="929854541">
      <w:bodyDiv w:val="1"/>
      <w:marLeft w:val="0"/>
      <w:marRight w:val="0"/>
      <w:marTop w:val="0"/>
      <w:marBottom w:val="0"/>
      <w:divBdr>
        <w:top w:val="none" w:sz="0" w:space="0" w:color="auto"/>
        <w:left w:val="none" w:sz="0" w:space="0" w:color="auto"/>
        <w:bottom w:val="none" w:sz="0" w:space="0" w:color="auto"/>
        <w:right w:val="none" w:sz="0" w:space="0" w:color="auto"/>
      </w:divBdr>
    </w:div>
    <w:div w:id="932325529">
      <w:bodyDiv w:val="1"/>
      <w:marLeft w:val="0"/>
      <w:marRight w:val="0"/>
      <w:marTop w:val="0"/>
      <w:marBottom w:val="0"/>
      <w:divBdr>
        <w:top w:val="none" w:sz="0" w:space="0" w:color="auto"/>
        <w:left w:val="none" w:sz="0" w:space="0" w:color="auto"/>
        <w:bottom w:val="none" w:sz="0" w:space="0" w:color="auto"/>
        <w:right w:val="none" w:sz="0" w:space="0" w:color="auto"/>
      </w:divBdr>
    </w:div>
    <w:div w:id="936521847">
      <w:bodyDiv w:val="1"/>
      <w:marLeft w:val="0"/>
      <w:marRight w:val="0"/>
      <w:marTop w:val="0"/>
      <w:marBottom w:val="0"/>
      <w:divBdr>
        <w:top w:val="none" w:sz="0" w:space="0" w:color="auto"/>
        <w:left w:val="none" w:sz="0" w:space="0" w:color="auto"/>
        <w:bottom w:val="none" w:sz="0" w:space="0" w:color="auto"/>
        <w:right w:val="none" w:sz="0" w:space="0" w:color="auto"/>
      </w:divBdr>
    </w:div>
    <w:div w:id="937101658">
      <w:bodyDiv w:val="1"/>
      <w:marLeft w:val="0"/>
      <w:marRight w:val="0"/>
      <w:marTop w:val="0"/>
      <w:marBottom w:val="0"/>
      <w:divBdr>
        <w:top w:val="none" w:sz="0" w:space="0" w:color="auto"/>
        <w:left w:val="none" w:sz="0" w:space="0" w:color="auto"/>
        <w:bottom w:val="none" w:sz="0" w:space="0" w:color="auto"/>
        <w:right w:val="none" w:sz="0" w:space="0" w:color="auto"/>
      </w:divBdr>
    </w:div>
    <w:div w:id="942496119">
      <w:bodyDiv w:val="1"/>
      <w:marLeft w:val="0"/>
      <w:marRight w:val="0"/>
      <w:marTop w:val="0"/>
      <w:marBottom w:val="0"/>
      <w:divBdr>
        <w:top w:val="none" w:sz="0" w:space="0" w:color="auto"/>
        <w:left w:val="none" w:sz="0" w:space="0" w:color="auto"/>
        <w:bottom w:val="none" w:sz="0" w:space="0" w:color="auto"/>
        <w:right w:val="none" w:sz="0" w:space="0" w:color="auto"/>
      </w:divBdr>
    </w:div>
    <w:div w:id="947010237">
      <w:bodyDiv w:val="1"/>
      <w:marLeft w:val="0"/>
      <w:marRight w:val="0"/>
      <w:marTop w:val="0"/>
      <w:marBottom w:val="0"/>
      <w:divBdr>
        <w:top w:val="none" w:sz="0" w:space="0" w:color="auto"/>
        <w:left w:val="none" w:sz="0" w:space="0" w:color="auto"/>
        <w:bottom w:val="none" w:sz="0" w:space="0" w:color="auto"/>
        <w:right w:val="none" w:sz="0" w:space="0" w:color="auto"/>
      </w:divBdr>
    </w:div>
    <w:div w:id="949169328">
      <w:bodyDiv w:val="1"/>
      <w:marLeft w:val="0"/>
      <w:marRight w:val="0"/>
      <w:marTop w:val="0"/>
      <w:marBottom w:val="0"/>
      <w:divBdr>
        <w:top w:val="none" w:sz="0" w:space="0" w:color="auto"/>
        <w:left w:val="none" w:sz="0" w:space="0" w:color="auto"/>
        <w:bottom w:val="none" w:sz="0" w:space="0" w:color="auto"/>
        <w:right w:val="none" w:sz="0" w:space="0" w:color="auto"/>
      </w:divBdr>
    </w:div>
    <w:div w:id="949552456">
      <w:bodyDiv w:val="1"/>
      <w:marLeft w:val="0"/>
      <w:marRight w:val="0"/>
      <w:marTop w:val="0"/>
      <w:marBottom w:val="0"/>
      <w:divBdr>
        <w:top w:val="none" w:sz="0" w:space="0" w:color="auto"/>
        <w:left w:val="none" w:sz="0" w:space="0" w:color="auto"/>
        <w:bottom w:val="none" w:sz="0" w:space="0" w:color="auto"/>
        <w:right w:val="none" w:sz="0" w:space="0" w:color="auto"/>
      </w:divBdr>
    </w:div>
    <w:div w:id="953561564">
      <w:bodyDiv w:val="1"/>
      <w:marLeft w:val="0"/>
      <w:marRight w:val="0"/>
      <w:marTop w:val="0"/>
      <w:marBottom w:val="0"/>
      <w:divBdr>
        <w:top w:val="none" w:sz="0" w:space="0" w:color="auto"/>
        <w:left w:val="none" w:sz="0" w:space="0" w:color="auto"/>
        <w:bottom w:val="none" w:sz="0" w:space="0" w:color="auto"/>
        <w:right w:val="none" w:sz="0" w:space="0" w:color="auto"/>
      </w:divBdr>
    </w:div>
    <w:div w:id="956522872">
      <w:bodyDiv w:val="1"/>
      <w:marLeft w:val="0"/>
      <w:marRight w:val="0"/>
      <w:marTop w:val="0"/>
      <w:marBottom w:val="0"/>
      <w:divBdr>
        <w:top w:val="none" w:sz="0" w:space="0" w:color="auto"/>
        <w:left w:val="none" w:sz="0" w:space="0" w:color="auto"/>
        <w:bottom w:val="none" w:sz="0" w:space="0" w:color="auto"/>
        <w:right w:val="none" w:sz="0" w:space="0" w:color="auto"/>
      </w:divBdr>
    </w:div>
    <w:div w:id="969238917">
      <w:bodyDiv w:val="1"/>
      <w:marLeft w:val="0"/>
      <w:marRight w:val="0"/>
      <w:marTop w:val="0"/>
      <w:marBottom w:val="0"/>
      <w:divBdr>
        <w:top w:val="none" w:sz="0" w:space="0" w:color="auto"/>
        <w:left w:val="none" w:sz="0" w:space="0" w:color="auto"/>
        <w:bottom w:val="none" w:sz="0" w:space="0" w:color="auto"/>
        <w:right w:val="none" w:sz="0" w:space="0" w:color="auto"/>
      </w:divBdr>
    </w:div>
    <w:div w:id="979110929">
      <w:bodyDiv w:val="1"/>
      <w:marLeft w:val="0"/>
      <w:marRight w:val="0"/>
      <w:marTop w:val="0"/>
      <w:marBottom w:val="0"/>
      <w:divBdr>
        <w:top w:val="none" w:sz="0" w:space="0" w:color="auto"/>
        <w:left w:val="none" w:sz="0" w:space="0" w:color="auto"/>
        <w:bottom w:val="none" w:sz="0" w:space="0" w:color="auto"/>
        <w:right w:val="none" w:sz="0" w:space="0" w:color="auto"/>
      </w:divBdr>
    </w:div>
    <w:div w:id="994919658">
      <w:bodyDiv w:val="1"/>
      <w:marLeft w:val="0"/>
      <w:marRight w:val="0"/>
      <w:marTop w:val="0"/>
      <w:marBottom w:val="0"/>
      <w:divBdr>
        <w:top w:val="none" w:sz="0" w:space="0" w:color="auto"/>
        <w:left w:val="none" w:sz="0" w:space="0" w:color="auto"/>
        <w:bottom w:val="none" w:sz="0" w:space="0" w:color="auto"/>
        <w:right w:val="none" w:sz="0" w:space="0" w:color="auto"/>
      </w:divBdr>
    </w:div>
    <w:div w:id="997001044">
      <w:bodyDiv w:val="1"/>
      <w:marLeft w:val="0"/>
      <w:marRight w:val="0"/>
      <w:marTop w:val="0"/>
      <w:marBottom w:val="0"/>
      <w:divBdr>
        <w:top w:val="none" w:sz="0" w:space="0" w:color="auto"/>
        <w:left w:val="none" w:sz="0" w:space="0" w:color="auto"/>
        <w:bottom w:val="none" w:sz="0" w:space="0" w:color="auto"/>
        <w:right w:val="none" w:sz="0" w:space="0" w:color="auto"/>
      </w:divBdr>
    </w:div>
    <w:div w:id="1002273235">
      <w:bodyDiv w:val="1"/>
      <w:marLeft w:val="0"/>
      <w:marRight w:val="0"/>
      <w:marTop w:val="0"/>
      <w:marBottom w:val="0"/>
      <w:divBdr>
        <w:top w:val="none" w:sz="0" w:space="0" w:color="auto"/>
        <w:left w:val="none" w:sz="0" w:space="0" w:color="auto"/>
        <w:bottom w:val="none" w:sz="0" w:space="0" w:color="auto"/>
        <w:right w:val="none" w:sz="0" w:space="0" w:color="auto"/>
      </w:divBdr>
    </w:div>
    <w:div w:id="1002511859">
      <w:bodyDiv w:val="1"/>
      <w:marLeft w:val="0"/>
      <w:marRight w:val="0"/>
      <w:marTop w:val="0"/>
      <w:marBottom w:val="0"/>
      <w:divBdr>
        <w:top w:val="none" w:sz="0" w:space="0" w:color="auto"/>
        <w:left w:val="none" w:sz="0" w:space="0" w:color="auto"/>
        <w:bottom w:val="none" w:sz="0" w:space="0" w:color="auto"/>
        <w:right w:val="none" w:sz="0" w:space="0" w:color="auto"/>
      </w:divBdr>
    </w:div>
    <w:div w:id="1008095852">
      <w:bodyDiv w:val="1"/>
      <w:marLeft w:val="0"/>
      <w:marRight w:val="0"/>
      <w:marTop w:val="0"/>
      <w:marBottom w:val="0"/>
      <w:divBdr>
        <w:top w:val="none" w:sz="0" w:space="0" w:color="auto"/>
        <w:left w:val="none" w:sz="0" w:space="0" w:color="auto"/>
        <w:bottom w:val="none" w:sz="0" w:space="0" w:color="auto"/>
        <w:right w:val="none" w:sz="0" w:space="0" w:color="auto"/>
      </w:divBdr>
    </w:div>
    <w:div w:id="1012487717">
      <w:bodyDiv w:val="1"/>
      <w:marLeft w:val="0"/>
      <w:marRight w:val="0"/>
      <w:marTop w:val="0"/>
      <w:marBottom w:val="0"/>
      <w:divBdr>
        <w:top w:val="none" w:sz="0" w:space="0" w:color="auto"/>
        <w:left w:val="none" w:sz="0" w:space="0" w:color="auto"/>
        <w:bottom w:val="none" w:sz="0" w:space="0" w:color="auto"/>
        <w:right w:val="none" w:sz="0" w:space="0" w:color="auto"/>
      </w:divBdr>
    </w:div>
    <w:div w:id="1015611656">
      <w:bodyDiv w:val="1"/>
      <w:marLeft w:val="0"/>
      <w:marRight w:val="0"/>
      <w:marTop w:val="0"/>
      <w:marBottom w:val="0"/>
      <w:divBdr>
        <w:top w:val="none" w:sz="0" w:space="0" w:color="auto"/>
        <w:left w:val="none" w:sz="0" w:space="0" w:color="auto"/>
        <w:bottom w:val="none" w:sz="0" w:space="0" w:color="auto"/>
        <w:right w:val="none" w:sz="0" w:space="0" w:color="auto"/>
      </w:divBdr>
    </w:div>
    <w:div w:id="1022122048">
      <w:bodyDiv w:val="1"/>
      <w:marLeft w:val="0"/>
      <w:marRight w:val="0"/>
      <w:marTop w:val="0"/>
      <w:marBottom w:val="0"/>
      <w:divBdr>
        <w:top w:val="none" w:sz="0" w:space="0" w:color="auto"/>
        <w:left w:val="none" w:sz="0" w:space="0" w:color="auto"/>
        <w:bottom w:val="none" w:sz="0" w:space="0" w:color="auto"/>
        <w:right w:val="none" w:sz="0" w:space="0" w:color="auto"/>
      </w:divBdr>
    </w:div>
    <w:div w:id="1027219416">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9112452">
      <w:bodyDiv w:val="1"/>
      <w:marLeft w:val="0"/>
      <w:marRight w:val="0"/>
      <w:marTop w:val="0"/>
      <w:marBottom w:val="0"/>
      <w:divBdr>
        <w:top w:val="none" w:sz="0" w:space="0" w:color="auto"/>
        <w:left w:val="none" w:sz="0" w:space="0" w:color="auto"/>
        <w:bottom w:val="none" w:sz="0" w:space="0" w:color="auto"/>
        <w:right w:val="none" w:sz="0" w:space="0" w:color="auto"/>
      </w:divBdr>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73311147">
      <w:bodyDiv w:val="1"/>
      <w:marLeft w:val="0"/>
      <w:marRight w:val="0"/>
      <w:marTop w:val="0"/>
      <w:marBottom w:val="0"/>
      <w:divBdr>
        <w:top w:val="none" w:sz="0" w:space="0" w:color="auto"/>
        <w:left w:val="none" w:sz="0" w:space="0" w:color="auto"/>
        <w:bottom w:val="none" w:sz="0" w:space="0" w:color="auto"/>
        <w:right w:val="none" w:sz="0" w:space="0" w:color="auto"/>
      </w:divBdr>
    </w:div>
    <w:div w:id="1091314641">
      <w:bodyDiv w:val="1"/>
      <w:marLeft w:val="0"/>
      <w:marRight w:val="0"/>
      <w:marTop w:val="0"/>
      <w:marBottom w:val="0"/>
      <w:divBdr>
        <w:top w:val="none" w:sz="0" w:space="0" w:color="auto"/>
        <w:left w:val="none" w:sz="0" w:space="0" w:color="auto"/>
        <w:bottom w:val="none" w:sz="0" w:space="0" w:color="auto"/>
        <w:right w:val="none" w:sz="0" w:space="0" w:color="auto"/>
      </w:divBdr>
    </w:div>
    <w:div w:id="1126041733">
      <w:bodyDiv w:val="1"/>
      <w:marLeft w:val="0"/>
      <w:marRight w:val="0"/>
      <w:marTop w:val="0"/>
      <w:marBottom w:val="0"/>
      <w:divBdr>
        <w:top w:val="none" w:sz="0" w:space="0" w:color="auto"/>
        <w:left w:val="none" w:sz="0" w:space="0" w:color="auto"/>
        <w:bottom w:val="none" w:sz="0" w:space="0" w:color="auto"/>
        <w:right w:val="none" w:sz="0" w:space="0" w:color="auto"/>
      </w:divBdr>
    </w:div>
    <w:div w:id="1126267245">
      <w:bodyDiv w:val="1"/>
      <w:marLeft w:val="0"/>
      <w:marRight w:val="0"/>
      <w:marTop w:val="0"/>
      <w:marBottom w:val="0"/>
      <w:divBdr>
        <w:top w:val="none" w:sz="0" w:space="0" w:color="auto"/>
        <w:left w:val="none" w:sz="0" w:space="0" w:color="auto"/>
        <w:bottom w:val="none" w:sz="0" w:space="0" w:color="auto"/>
        <w:right w:val="none" w:sz="0" w:space="0" w:color="auto"/>
      </w:divBdr>
    </w:div>
    <w:div w:id="1130438699">
      <w:bodyDiv w:val="1"/>
      <w:marLeft w:val="0"/>
      <w:marRight w:val="0"/>
      <w:marTop w:val="0"/>
      <w:marBottom w:val="0"/>
      <w:divBdr>
        <w:top w:val="none" w:sz="0" w:space="0" w:color="auto"/>
        <w:left w:val="none" w:sz="0" w:space="0" w:color="auto"/>
        <w:bottom w:val="none" w:sz="0" w:space="0" w:color="auto"/>
        <w:right w:val="none" w:sz="0" w:space="0" w:color="auto"/>
      </w:divBdr>
    </w:div>
    <w:div w:id="1141119027">
      <w:bodyDiv w:val="1"/>
      <w:marLeft w:val="0"/>
      <w:marRight w:val="0"/>
      <w:marTop w:val="0"/>
      <w:marBottom w:val="0"/>
      <w:divBdr>
        <w:top w:val="none" w:sz="0" w:space="0" w:color="auto"/>
        <w:left w:val="none" w:sz="0" w:space="0" w:color="auto"/>
        <w:bottom w:val="none" w:sz="0" w:space="0" w:color="auto"/>
        <w:right w:val="none" w:sz="0" w:space="0" w:color="auto"/>
      </w:divBdr>
    </w:div>
    <w:div w:id="1150361616">
      <w:bodyDiv w:val="1"/>
      <w:marLeft w:val="0"/>
      <w:marRight w:val="0"/>
      <w:marTop w:val="0"/>
      <w:marBottom w:val="0"/>
      <w:divBdr>
        <w:top w:val="none" w:sz="0" w:space="0" w:color="auto"/>
        <w:left w:val="none" w:sz="0" w:space="0" w:color="auto"/>
        <w:bottom w:val="none" w:sz="0" w:space="0" w:color="auto"/>
        <w:right w:val="none" w:sz="0" w:space="0" w:color="auto"/>
      </w:divBdr>
    </w:div>
    <w:div w:id="1152404091">
      <w:bodyDiv w:val="1"/>
      <w:marLeft w:val="0"/>
      <w:marRight w:val="0"/>
      <w:marTop w:val="0"/>
      <w:marBottom w:val="0"/>
      <w:divBdr>
        <w:top w:val="none" w:sz="0" w:space="0" w:color="auto"/>
        <w:left w:val="none" w:sz="0" w:space="0" w:color="auto"/>
        <w:bottom w:val="none" w:sz="0" w:space="0" w:color="auto"/>
        <w:right w:val="none" w:sz="0" w:space="0" w:color="auto"/>
      </w:divBdr>
    </w:div>
    <w:div w:id="1154954329">
      <w:bodyDiv w:val="1"/>
      <w:marLeft w:val="0"/>
      <w:marRight w:val="0"/>
      <w:marTop w:val="0"/>
      <w:marBottom w:val="0"/>
      <w:divBdr>
        <w:top w:val="none" w:sz="0" w:space="0" w:color="auto"/>
        <w:left w:val="none" w:sz="0" w:space="0" w:color="auto"/>
        <w:bottom w:val="none" w:sz="0" w:space="0" w:color="auto"/>
        <w:right w:val="none" w:sz="0" w:space="0" w:color="auto"/>
      </w:divBdr>
    </w:div>
    <w:div w:id="1155758614">
      <w:bodyDiv w:val="1"/>
      <w:marLeft w:val="0"/>
      <w:marRight w:val="0"/>
      <w:marTop w:val="0"/>
      <w:marBottom w:val="0"/>
      <w:divBdr>
        <w:top w:val="none" w:sz="0" w:space="0" w:color="auto"/>
        <w:left w:val="none" w:sz="0" w:space="0" w:color="auto"/>
        <w:bottom w:val="none" w:sz="0" w:space="0" w:color="auto"/>
        <w:right w:val="none" w:sz="0" w:space="0" w:color="auto"/>
      </w:divBdr>
    </w:div>
    <w:div w:id="1163617325">
      <w:bodyDiv w:val="1"/>
      <w:marLeft w:val="0"/>
      <w:marRight w:val="0"/>
      <w:marTop w:val="0"/>
      <w:marBottom w:val="0"/>
      <w:divBdr>
        <w:top w:val="none" w:sz="0" w:space="0" w:color="auto"/>
        <w:left w:val="none" w:sz="0" w:space="0" w:color="auto"/>
        <w:bottom w:val="none" w:sz="0" w:space="0" w:color="auto"/>
        <w:right w:val="none" w:sz="0" w:space="0" w:color="auto"/>
      </w:divBdr>
    </w:div>
    <w:div w:id="1187139113">
      <w:bodyDiv w:val="1"/>
      <w:marLeft w:val="0"/>
      <w:marRight w:val="0"/>
      <w:marTop w:val="0"/>
      <w:marBottom w:val="0"/>
      <w:divBdr>
        <w:top w:val="none" w:sz="0" w:space="0" w:color="auto"/>
        <w:left w:val="none" w:sz="0" w:space="0" w:color="auto"/>
        <w:bottom w:val="none" w:sz="0" w:space="0" w:color="auto"/>
        <w:right w:val="none" w:sz="0" w:space="0" w:color="auto"/>
      </w:divBdr>
    </w:div>
    <w:div w:id="1191534515">
      <w:bodyDiv w:val="1"/>
      <w:marLeft w:val="0"/>
      <w:marRight w:val="0"/>
      <w:marTop w:val="0"/>
      <w:marBottom w:val="0"/>
      <w:divBdr>
        <w:top w:val="none" w:sz="0" w:space="0" w:color="auto"/>
        <w:left w:val="none" w:sz="0" w:space="0" w:color="auto"/>
        <w:bottom w:val="none" w:sz="0" w:space="0" w:color="auto"/>
        <w:right w:val="none" w:sz="0" w:space="0" w:color="auto"/>
      </w:divBdr>
    </w:div>
    <w:div w:id="1211763276">
      <w:bodyDiv w:val="1"/>
      <w:marLeft w:val="0"/>
      <w:marRight w:val="0"/>
      <w:marTop w:val="0"/>
      <w:marBottom w:val="0"/>
      <w:divBdr>
        <w:top w:val="none" w:sz="0" w:space="0" w:color="auto"/>
        <w:left w:val="none" w:sz="0" w:space="0" w:color="auto"/>
        <w:bottom w:val="none" w:sz="0" w:space="0" w:color="auto"/>
        <w:right w:val="none" w:sz="0" w:space="0" w:color="auto"/>
      </w:divBdr>
    </w:div>
    <w:div w:id="1216311691">
      <w:bodyDiv w:val="1"/>
      <w:marLeft w:val="0"/>
      <w:marRight w:val="0"/>
      <w:marTop w:val="0"/>
      <w:marBottom w:val="0"/>
      <w:divBdr>
        <w:top w:val="none" w:sz="0" w:space="0" w:color="auto"/>
        <w:left w:val="none" w:sz="0" w:space="0" w:color="auto"/>
        <w:bottom w:val="none" w:sz="0" w:space="0" w:color="auto"/>
        <w:right w:val="none" w:sz="0" w:space="0" w:color="auto"/>
      </w:divBdr>
    </w:div>
    <w:div w:id="1236551479">
      <w:bodyDiv w:val="1"/>
      <w:marLeft w:val="0"/>
      <w:marRight w:val="0"/>
      <w:marTop w:val="0"/>
      <w:marBottom w:val="0"/>
      <w:divBdr>
        <w:top w:val="none" w:sz="0" w:space="0" w:color="auto"/>
        <w:left w:val="none" w:sz="0" w:space="0" w:color="auto"/>
        <w:bottom w:val="none" w:sz="0" w:space="0" w:color="auto"/>
        <w:right w:val="none" w:sz="0" w:space="0" w:color="auto"/>
      </w:divBdr>
    </w:div>
    <w:div w:id="1252274140">
      <w:bodyDiv w:val="1"/>
      <w:marLeft w:val="0"/>
      <w:marRight w:val="0"/>
      <w:marTop w:val="0"/>
      <w:marBottom w:val="0"/>
      <w:divBdr>
        <w:top w:val="none" w:sz="0" w:space="0" w:color="auto"/>
        <w:left w:val="none" w:sz="0" w:space="0" w:color="auto"/>
        <w:bottom w:val="none" w:sz="0" w:space="0" w:color="auto"/>
        <w:right w:val="none" w:sz="0" w:space="0" w:color="auto"/>
      </w:divBdr>
    </w:div>
    <w:div w:id="1256936240">
      <w:bodyDiv w:val="1"/>
      <w:marLeft w:val="0"/>
      <w:marRight w:val="0"/>
      <w:marTop w:val="0"/>
      <w:marBottom w:val="0"/>
      <w:divBdr>
        <w:top w:val="none" w:sz="0" w:space="0" w:color="auto"/>
        <w:left w:val="none" w:sz="0" w:space="0" w:color="auto"/>
        <w:bottom w:val="none" w:sz="0" w:space="0" w:color="auto"/>
        <w:right w:val="none" w:sz="0" w:space="0" w:color="auto"/>
      </w:divBdr>
    </w:div>
    <w:div w:id="1257594156">
      <w:bodyDiv w:val="1"/>
      <w:marLeft w:val="0"/>
      <w:marRight w:val="0"/>
      <w:marTop w:val="0"/>
      <w:marBottom w:val="0"/>
      <w:divBdr>
        <w:top w:val="none" w:sz="0" w:space="0" w:color="auto"/>
        <w:left w:val="none" w:sz="0" w:space="0" w:color="auto"/>
        <w:bottom w:val="none" w:sz="0" w:space="0" w:color="auto"/>
        <w:right w:val="none" w:sz="0" w:space="0" w:color="auto"/>
      </w:divBdr>
    </w:div>
    <w:div w:id="1265378468">
      <w:bodyDiv w:val="1"/>
      <w:marLeft w:val="0"/>
      <w:marRight w:val="0"/>
      <w:marTop w:val="0"/>
      <w:marBottom w:val="0"/>
      <w:divBdr>
        <w:top w:val="none" w:sz="0" w:space="0" w:color="auto"/>
        <w:left w:val="none" w:sz="0" w:space="0" w:color="auto"/>
        <w:bottom w:val="none" w:sz="0" w:space="0" w:color="auto"/>
        <w:right w:val="none" w:sz="0" w:space="0" w:color="auto"/>
      </w:divBdr>
    </w:div>
    <w:div w:id="1270965544">
      <w:bodyDiv w:val="1"/>
      <w:marLeft w:val="0"/>
      <w:marRight w:val="0"/>
      <w:marTop w:val="0"/>
      <w:marBottom w:val="0"/>
      <w:divBdr>
        <w:top w:val="none" w:sz="0" w:space="0" w:color="auto"/>
        <w:left w:val="none" w:sz="0" w:space="0" w:color="auto"/>
        <w:bottom w:val="none" w:sz="0" w:space="0" w:color="auto"/>
        <w:right w:val="none" w:sz="0" w:space="0" w:color="auto"/>
      </w:divBdr>
    </w:div>
    <w:div w:id="1278831821">
      <w:bodyDiv w:val="1"/>
      <w:marLeft w:val="0"/>
      <w:marRight w:val="0"/>
      <w:marTop w:val="0"/>
      <w:marBottom w:val="0"/>
      <w:divBdr>
        <w:top w:val="none" w:sz="0" w:space="0" w:color="auto"/>
        <w:left w:val="none" w:sz="0" w:space="0" w:color="auto"/>
        <w:bottom w:val="none" w:sz="0" w:space="0" w:color="auto"/>
        <w:right w:val="none" w:sz="0" w:space="0" w:color="auto"/>
      </w:divBdr>
    </w:div>
    <w:div w:id="1283421653">
      <w:bodyDiv w:val="1"/>
      <w:marLeft w:val="0"/>
      <w:marRight w:val="0"/>
      <w:marTop w:val="0"/>
      <w:marBottom w:val="0"/>
      <w:divBdr>
        <w:top w:val="none" w:sz="0" w:space="0" w:color="auto"/>
        <w:left w:val="none" w:sz="0" w:space="0" w:color="auto"/>
        <w:bottom w:val="none" w:sz="0" w:space="0" w:color="auto"/>
        <w:right w:val="none" w:sz="0" w:space="0" w:color="auto"/>
      </w:divBdr>
    </w:div>
    <w:div w:id="1293554424">
      <w:bodyDiv w:val="1"/>
      <w:marLeft w:val="0"/>
      <w:marRight w:val="0"/>
      <w:marTop w:val="0"/>
      <w:marBottom w:val="0"/>
      <w:divBdr>
        <w:top w:val="none" w:sz="0" w:space="0" w:color="auto"/>
        <w:left w:val="none" w:sz="0" w:space="0" w:color="auto"/>
        <w:bottom w:val="none" w:sz="0" w:space="0" w:color="auto"/>
        <w:right w:val="none" w:sz="0" w:space="0" w:color="auto"/>
      </w:divBdr>
    </w:div>
    <w:div w:id="1294750008">
      <w:bodyDiv w:val="1"/>
      <w:marLeft w:val="0"/>
      <w:marRight w:val="0"/>
      <w:marTop w:val="0"/>
      <w:marBottom w:val="0"/>
      <w:divBdr>
        <w:top w:val="none" w:sz="0" w:space="0" w:color="auto"/>
        <w:left w:val="none" w:sz="0" w:space="0" w:color="auto"/>
        <w:bottom w:val="none" w:sz="0" w:space="0" w:color="auto"/>
        <w:right w:val="none" w:sz="0" w:space="0" w:color="auto"/>
      </w:divBdr>
    </w:div>
    <w:div w:id="1302997288">
      <w:bodyDiv w:val="1"/>
      <w:marLeft w:val="0"/>
      <w:marRight w:val="0"/>
      <w:marTop w:val="0"/>
      <w:marBottom w:val="0"/>
      <w:divBdr>
        <w:top w:val="none" w:sz="0" w:space="0" w:color="auto"/>
        <w:left w:val="none" w:sz="0" w:space="0" w:color="auto"/>
        <w:bottom w:val="none" w:sz="0" w:space="0" w:color="auto"/>
        <w:right w:val="none" w:sz="0" w:space="0" w:color="auto"/>
      </w:divBdr>
    </w:div>
    <w:div w:id="1307736962">
      <w:bodyDiv w:val="1"/>
      <w:marLeft w:val="0"/>
      <w:marRight w:val="0"/>
      <w:marTop w:val="0"/>
      <w:marBottom w:val="0"/>
      <w:divBdr>
        <w:top w:val="none" w:sz="0" w:space="0" w:color="auto"/>
        <w:left w:val="none" w:sz="0" w:space="0" w:color="auto"/>
        <w:bottom w:val="none" w:sz="0" w:space="0" w:color="auto"/>
        <w:right w:val="none" w:sz="0" w:space="0" w:color="auto"/>
      </w:divBdr>
    </w:div>
    <w:div w:id="1313753268">
      <w:bodyDiv w:val="1"/>
      <w:marLeft w:val="0"/>
      <w:marRight w:val="0"/>
      <w:marTop w:val="0"/>
      <w:marBottom w:val="0"/>
      <w:divBdr>
        <w:top w:val="none" w:sz="0" w:space="0" w:color="auto"/>
        <w:left w:val="none" w:sz="0" w:space="0" w:color="auto"/>
        <w:bottom w:val="none" w:sz="0" w:space="0" w:color="auto"/>
        <w:right w:val="none" w:sz="0" w:space="0" w:color="auto"/>
      </w:divBdr>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
    <w:div w:id="1365516041">
      <w:bodyDiv w:val="1"/>
      <w:marLeft w:val="0"/>
      <w:marRight w:val="0"/>
      <w:marTop w:val="0"/>
      <w:marBottom w:val="0"/>
      <w:divBdr>
        <w:top w:val="none" w:sz="0" w:space="0" w:color="auto"/>
        <w:left w:val="none" w:sz="0" w:space="0" w:color="auto"/>
        <w:bottom w:val="none" w:sz="0" w:space="0" w:color="auto"/>
        <w:right w:val="none" w:sz="0" w:space="0" w:color="auto"/>
      </w:divBdr>
    </w:div>
    <w:div w:id="1370255336">
      <w:bodyDiv w:val="1"/>
      <w:marLeft w:val="0"/>
      <w:marRight w:val="0"/>
      <w:marTop w:val="0"/>
      <w:marBottom w:val="0"/>
      <w:divBdr>
        <w:top w:val="none" w:sz="0" w:space="0" w:color="auto"/>
        <w:left w:val="none" w:sz="0" w:space="0" w:color="auto"/>
        <w:bottom w:val="none" w:sz="0" w:space="0" w:color="auto"/>
        <w:right w:val="none" w:sz="0" w:space="0" w:color="auto"/>
      </w:divBdr>
    </w:div>
    <w:div w:id="1378430439">
      <w:bodyDiv w:val="1"/>
      <w:marLeft w:val="0"/>
      <w:marRight w:val="0"/>
      <w:marTop w:val="0"/>
      <w:marBottom w:val="0"/>
      <w:divBdr>
        <w:top w:val="none" w:sz="0" w:space="0" w:color="auto"/>
        <w:left w:val="none" w:sz="0" w:space="0" w:color="auto"/>
        <w:bottom w:val="none" w:sz="0" w:space="0" w:color="auto"/>
        <w:right w:val="none" w:sz="0" w:space="0" w:color="auto"/>
      </w:divBdr>
    </w:div>
    <w:div w:id="1382099040">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0901544">
      <w:bodyDiv w:val="1"/>
      <w:marLeft w:val="0"/>
      <w:marRight w:val="0"/>
      <w:marTop w:val="0"/>
      <w:marBottom w:val="0"/>
      <w:divBdr>
        <w:top w:val="none" w:sz="0" w:space="0" w:color="auto"/>
        <w:left w:val="none" w:sz="0" w:space="0" w:color="auto"/>
        <w:bottom w:val="none" w:sz="0" w:space="0" w:color="auto"/>
        <w:right w:val="none" w:sz="0" w:space="0" w:color="auto"/>
      </w:divBdr>
    </w:div>
    <w:div w:id="1413627677">
      <w:bodyDiv w:val="1"/>
      <w:marLeft w:val="0"/>
      <w:marRight w:val="0"/>
      <w:marTop w:val="0"/>
      <w:marBottom w:val="0"/>
      <w:divBdr>
        <w:top w:val="none" w:sz="0" w:space="0" w:color="auto"/>
        <w:left w:val="none" w:sz="0" w:space="0" w:color="auto"/>
        <w:bottom w:val="none" w:sz="0" w:space="0" w:color="auto"/>
        <w:right w:val="none" w:sz="0" w:space="0" w:color="auto"/>
      </w:divBdr>
    </w:div>
    <w:div w:id="1416318955">
      <w:bodyDiv w:val="1"/>
      <w:marLeft w:val="0"/>
      <w:marRight w:val="0"/>
      <w:marTop w:val="0"/>
      <w:marBottom w:val="0"/>
      <w:divBdr>
        <w:top w:val="none" w:sz="0" w:space="0" w:color="auto"/>
        <w:left w:val="none" w:sz="0" w:space="0" w:color="auto"/>
        <w:bottom w:val="none" w:sz="0" w:space="0" w:color="auto"/>
        <w:right w:val="none" w:sz="0" w:space="0" w:color="auto"/>
      </w:divBdr>
    </w:div>
    <w:div w:id="1425877987">
      <w:bodyDiv w:val="1"/>
      <w:marLeft w:val="0"/>
      <w:marRight w:val="0"/>
      <w:marTop w:val="0"/>
      <w:marBottom w:val="0"/>
      <w:divBdr>
        <w:top w:val="none" w:sz="0" w:space="0" w:color="auto"/>
        <w:left w:val="none" w:sz="0" w:space="0" w:color="auto"/>
        <w:bottom w:val="none" w:sz="0" w:space="0" w:color="auto"/>
        <w:right w:val="none" w:sz="0" w:space="0" w:color="auto"/>
      </w:divBdr>
    </w:div>
    <w:div w:id="1430811746">
      <w:bodyDiv w:val="1"/>
      <w:marLeft w:val="0"/>
      <w:marRight w:val="0"/>
      <w:marTop w:val="0"/>
      <w:marBottom w:val="0"/>
      <w:divBdr>
        <w:top w:val="none" w:sz="0" w:space="0" w:color="auto"/>
        <w:left w:val="none" w:sz="0" w:space="0" w:color="auto"/>
        <w:bottom w:val="none" w:sz="0" w:space="0" w:color="auto"/>
        <w:right w:val="none" w:sz="0" w:space="0" w:color="auto"/>
      </w:divBdr>
    </w:div>
    <w:div w:id="1431124992">
      <w:bodyDiv w:val="1"/>
      <w:marLeft w:val="0"/>
      <w:marRight w:val="0"/>
      <w:marTop w:val="0"/>
      <w:marBottom w:val="0"/>
      <w:divBdr>
        <w:top w:val="none" w:sz="0" w:space="0" w:color="auto"/>
        <w:left w:val="none" w:sz="0" w:space="0" w:color="auto"/>
        <w:bottom w:val="none" w:sz="0" w:space="0" w:color="auto"/>
        <w:right w:val="none" w:sz="0" w:space="0" w:color="auto"/>
      </w:divBdr>
    </w:div>
    <w:div w:id="1432239735">
      <w:bodyDiv w:val="1"/>
      <w:marLeft w:val="0"/>
      <w:marRight w:val="0"/>
      <w:marTop w:val="0"/>
      <w:marBottom w:val="0"/>
      <w:divBdr>
        <w:top w:val="none" w:sz="0" w:space="0" w:color="auto"/>
        <w:left w:val="none" w:sz="0" w:space="0" w:color="auto"/>
        <w:bottom w:val="none" w:sz="0" w:space="0" w:color="auto"/>
        <w:right w:val="none" w:sz="0" w:space="0" w:color="auto"/>
      </w:divBdr>
    </w:div>
    <w:div w:id="1433472023">
      <w:bodyDiv w:val="1"/>
      <w:marLeft w:val="0"/>
      <w:marRight w:val="0"/>
      <w:marTop w:val="0"/>
      <w:marBottom w:val="0"/>
      <w:divBdr>
        <w:top w:val="none" w:sz="0" w:space="0" w:color="auto"/>
        <w:left w:val="none" w:sz="0" w:space="0" w:color="auto"/>
        <w:bottom w:val="none" w:sz="0" w:space="0" w:color="auto"/>
        <w:right w:val="none" w:sz="0" w:space="0" w:color="auto"/>
      </w:divBdr>
    </w:div>
    <w:div w:id="1450465942">
      <w:bodyDiv w:val="1"/>
      <w:marLeft w:val="0"/>
      <w:marRight w:val="0"/>
      <w:marTop w:val="0"/>
      <w:marBottom w:val="0"/>
      <w:divBdr>
        <w:top w:val="none" w:sz="0" w:space="0" w:color="auto"/>
        <w:left w:val="none" w:sz="0" w:space="0" w:color="auto"/>
        <w:bottom w:val="none" w:sz="0" w:space="0" w:color="auto"/>
        <w:right w:val="none" w:sz="0" w:space="0" w:color="auto"/>
      </w:divBdr>
    </w:div>
    <w:div w:id="1457597402">
      <w:bodyDiv w:val="1"/>
      <w:marLeft w:val="0"/>
      <w:marRight w:val="0"/>
      <w:marTop w:val="0"/>
      <w:marBottom w:val="0"/>
      <w:divBdr>
        <w:top w:val="none" w:sz="0" w:space="0" w:color="auto"/>
        <w:left w:val="none" w:sz="0" w:space="0" w:color="auto"/>
        <w:bottom w:val="none" w:sz="0" w:space="0" w:color="auto"/>
        <w:right w:val="none" w:sz="0" w:space="0" w:color="auto"/>
      </w:divBdr>
    </w:div>
    <w:div w:id="1460344385">
      <w:bodyDiv w:val="1"/>
      <w:marLeft w:val="0"/>
      <w:marRight w:val="0"/>
      <w:marTop w:val="0"/>
      <w:marBottom w:val="0"/>
      <w:divBdr>
        <w:top w:val="none" w:sz="0" w:space="0" w:color="auto"/>
        <w:left w:val="none" w:sz="0" w:space="0" w:color="auto"/>
        <w:bottom w:val="none" w:sz="0" w:space="0" w:color="auto"/>
        <w:right w:val="none" w:sz="0" w:space="0" w:color="auto"/>
      </w:divBdr>
    </w:div>
    <w:div w:id="1463377286">
      <w:bodyDiv w:val="1"/>
      <w:marLeft w:val="0"/>
      <w:marRight w:val="0"/>
      <w:marTop w:val="0"/>
      <w:marBottom w:val="0"/>
      <w:divBdr>
        <w:top w:val="none" w:sz="0" w:space="0" w:color="auto"/>
        <w:left w:val="none" w:sz="0" w:space="0" w:color="auto"/>
        <w:bottom w:val="none" w:sz="0" w:space="0" w:color="auto"/>
        <w:right w:val="none" w:sz="0" w:space="0" w:color="auto"/>
      </w:divBdr>
    </w:div>
    <w:div w:id="1475177140">
      <w:bodyDiv w:val="1"/>
      <w:marLeft w:val="0"/>
      <w:marRight w:val="0"/>
      <w:marTop w:val="0"/>
      <w:marBottom w:val="0"/>
      <w:divBdr>
        <w:top w:val="none" w:sz="0" w:space="0" w:color="auto"/>
        <w:left w:val="none" w:sz="0" w:space="0" w:color="auto"/>
        <w:bottom w:val="none" w:sz="0" w:space="0" w:color="auto"/>
        <w:right w:val="none" w:sz="0" w:space="0" w:color="auto"/>
      </w:divBdr>
    </w:div>
    <w:div w:id="1487354992">
      <w:bodyDiv w:val="1"/>
      <w:marLeft w:val="0"/>
      <w:marRight w:val="0"/>
      <w:marTop w:val="0"/>
      <w:marBottom w:val="0"/>
      <w:divBdr>
        <w:top w:val="none" w:sz="0" w:space="0" w:color="auto"/>
        <w:left w:val="none" w:sz="0" w:space="0" w:color="auto"/>
        <w:bottom w:val="none" w:sz="0" w:space="0" w:color="auto"/>
        <w:right w:val="none" w:sz="0" w:space="0" w:color="auto"/>
      </w:divBdr>
    </w:div>
    <w:div w:id="1488786023">
      <w:bodyDiv w:val="1"/>
      <w:marLeft w:val="0"/>
      <w:marRight w:val="0"/>
      <w:marTop w:val="0"/>
      <w:marBottom w:val="0"/>
      <w:divBdr>
        <w:top w:val="none" w:sz="0" w:space="0" w:color="auto"/>
        <w:left w:val="none" w:sz="0" w:space="0" w:color="auto"/>
        <w:bottom w:val="none" w:sz="0" w:space="0" w:color="auto"/>
        <w:right w:val="none" w:sz="0" w:space="0" w:color="auto"/>
      </w:divBdr>
    </w:div>
    <w:div w:id="1489974372">
      <w:bodyDiv w:val="1"/>
      <w:marLeft w:val="0"/>
      <w:marRight w:val="0"/>
      <w:marTop w:val="0"/>
      <w:marBottom w:val="0"/>
      <w:divBdr>
        <w:top w:val="none" w:sz="0" w:space="0" w:color="auto"/>
        <w:left w:val="none" w:sz="0" w:space="0" w:color="auto"/>
        <w:bottom w:val="none" w:sz="0" w:space="0" w:color="auto"/>
        <w:right w:val="none" w:sz="0" w:space="0" w:color="auto"/>
      </w:divBdr>
    </w:div>
    <w:div w:id="1490635694">
      <w:bodyDiv w:val="1"/>
      <w:marLeft w:val="0"/>
      <w:marRight w:val="0"/>
      <w:marTop w:val="0"/>
      <w:marBottom w:val="0"/>
      <w:divBdr>
        <w:top w:val="none" w:sz="0" w:space="0" w:color="auto"/>
        <w:left w:val="none" w:sz="0" w:space="0" w:color="auto"/>
        <w:bottom w:val="none" w:sz="0" w:space="0" w:color="auto"/>
        <w:right w:val="none" w:sz="0" w:space="0" w:color="auto"/>
      </w:divBdr>
    </w:div>
    <w:div w:id="1492600954">
      <w:bodyDiv w:val="1"/>
      <w:marLeft w:val="0"/>
      <w:marRight w:val="0"/>
      <w:marTop w:val="0"/>
      <w:marBottom w:val="0"/>
      <w:divBdr>
        <w:top w:val="none" w:sz="0" w:space="0" w:color="auto"/>
        <w:left w:val="none" w:sz="0" w:space="0" w:color="auto"/>
        <w:bottom w:val="none" w:sz="0" w:space="0" w:color="auto"/>
        <w:right w:val="none" w:sz="0" w:space="0" w:color="auto"/>
      </w:divBdr>
    </w:div>
    <w:div w:id="1509055008">
      <w:bodyDiv w:val="1"/>
      <w:marLeft w:val="0"/>
      <w:marRight w:val="0"/>
      <w:marTop w:val="0"/>
      <w:marBottom w:val="0"/>
      <w:divBdr>
        <w:top w:val="none" w:sz="0" w:space="0" w:color="auto"/>
        <w:left w:val="none" w:sz="0" w:space="0" w:color="auto"/>
        <w:bottom w:val="none" w:sz="0" w:space="0" w:color="auto"/>
        <w:right w:val="none" w:sz="0" w:space="0" w:color="auto"/>
      </w:divBdr>
    </w:div>
    <w:div w:id="1510481266">
      <w:bodyDiv w:val="1"/>
      <w:marLeft w:val="0"/>
      <w:marRight w:val="0"/>
      <w:marTop w:val="0"/>
      <w:marBottom w:val="0"/>
      <w:divBdr>
        <w:top w:val="none" w:sz="0" w:space="0" w:color="auto"/>
        <w:left w:val="none" w:sz="0" w:space="0" w:color="auto"/>
        <w:bottom w:val="none" w:sz="0" w:space="0" w:color="auto"/>
        <w:right w:val="none" w:sz="0" w:space="0" w:color="auto"/>
      </w:divBdr>
    </w:div>
    <w:div w:id="1516848699">
      <w:bodyDiv w:val="1"/>
      <w:marLeft w:val="0"/>
      <w:marRight w:val="0"/>
      <w:marTop w:val="0"/>
      <w:marBottom w:val="0"/>
      <w:divBdr>
        <w:top w:val="none" w:sz="0" w:space="0" w:color="auto"/>
        <w:left w:val="none" w:sz="0" w:space="0" w:color="auto"/>
        <w:bottom w:val="none" w:sz="0" w:space="0" w:color="auto"/>
        <w:right w:val="none" w:sz="0" w:space="0" w:color="auto"/>
      </w:divBdr>
    </w:div>
    <w:div w:id="1533037393">
      <w:bodyDiv w:val="1"/>
      <w:marLeft w:val="0"/>
      <w:marRight w:val="0"/>
      <w:marTop w:val="0"/>
      <w:marBottom w:val="0"/>
      <w:divBdr>
        <w:top w:val="none" w:sz="0" w:space="0" w:color="auto"/>
        <w:left w:val="none" w:sz="0" w:space="0" w:color="auto"/>
        <w:bottom w:val="none" w:sz="0" w:space="0" w:color="auto"/>
        <w:right w:val="none" w:sz="0" w:space="0" w:color="auto"/>
      </w:divBdr>
    </w:div>
    <w:div w:id="1533226580">
      <w:bodyDiv w:val="1"/>
      <w:marLeft w:val="0"/>
      <w:marRight w:val="0"/>
      <w:marTop w:val="0"/>
      <w:marBottom w:val="0"/>
      <w:divBdr>
        <w:top w:val="none" w:sz="0" w:space="0" w:color="auto"/>
        <w:left w:val="none" w:sz="0" w:space="0" w:color="auto"/>
        <w:bottom w:val="none" w:sz="0" w:space="0" w:color="auto"/>
        <w:right w:val="none" w:sz="0" w:space="0" w:color="auto"/>
      </w:divBdr>
    </w:div>
    <w:div w:id="1535733727">
      <w:bodyDiv w:val="1"/>
      <w:marLeft w:val="0"/>
      <w:marRight w:val="0"/>
      <w:marTop w:val="0"/>
      <w:marBottom w:val="0"/>
      <w:divBdr>
        <w:top w:val="none" w:sz="0" w:space="0" w:color="auto"/>
        <w:left w:val="none" w:sz="0" w:space="0" w:color="auto"/>
        <w:bottom w:val="none" w:sz="0" w:space="0" w:color="auto"/>
        <w:right w:val="none" w:sz="0" w:space="0" w:color="auto"/>
      </w:divBdr>
    </w:div>
    <w:div w:id="1547836583">
      <w:bodyDiv w:val="1"/>
      <w:marLeft w:val="0"/>
      <w:marRight w:val="0"/>
      <w:marTop w:val="0"/>
      <w:marBottom w:val="0"/>
      <w:divBdr>
        <w:top w:val="none" w:sz="0" w:space="0" w:color="auto"/>
        <w:left w:val="none" w:sz="0" w:space="0" w:color="auto"/>
        <w:bottom w:val="none" w:sz="0" w:space="0" w:color="auto"/>
        <w:right w:val="none" w:sz="0" w:space="0" w:color="auto"/>
      </w:divBdr>
    </w:div>
    <w:div w:id="1547910162">
      <w:bodyDiv w:val="1"/>
      <w:marLeft w:val="0"/>
      <w:marRight w:val="0"/>
      <w:marTop w:val="0"/>
      <w:marBottom w:val="0"/>
      <w:divBdr>
        <w:top w:val="none" w:sz="0" w:space="0" w:color="auto"/>
        <w:left w:val="none" w:sz="0" w:space="0" w:color="auto"/>
        <w:bottom w:val="none" w:sz="0" w:space="0" w:color="auto"/>
        <w:right w:val="none" w:sz="0" w:space="0" w:color="auto"/>
      </w:divBdr>
    </w:div>
    <w:div w:id="1559901790">
      <w:bodyDiv w:val="1"/>
      <w:marLeft w:val="0"/>
      <w:marRight w:val="0"/>
      <w:marTop w:val="0"/>
      <w:marBottom w:val="0"/>
      <w:divBdr>
        <w:top w:val="none" w:sz="0" w:space="0" w:color="auto"/>
        <w:left w:val="none" w:sz="0" w:space="0" w:color="auto"/>
        <w:bottom w:val="none" w:sz="0" w:space="0" w:color="auto"/>
        <w:right w:val="none" w:sz="0" w:space="0" w:color="auto"/>
      </w:divBdr>
    </w:div>
    <w:div w:id="1564757553">
      <w:bodyDiv w:val="1"/>
      <w:marLeft w:val="0"/>
      <w:marRight w:val="0"/>
      <w:marTop w:val="0"/>
      <w:marBottom w:val="0"/>
      <w:divBdr>
        <w:top w:val="none" w:sz="0" w:space="0" w:color="auto"/>
        <w:left w:val="none" w:sz="0" w:space="0" w:color="auto"/>
        <w:bottom w:val="none" w:sz="0" w:space="0" w:color="auto"/>
        <w:right w:val="none" w:sz="0" w:space="0" w:color="auto"/>
      </w:divBdr>
    </w:div>
    <w:div w:id="1566140421">
      <w:bodyDiv w:val="1"/>
      <w:marLeft w:val="0"/>
      <w:marRight w:val="0"/>
      <w:marTop w:val="0"/>
      <w:marBottom w:val="0"/>
      <w:divBdr>
        <w:top w:val="none" w:sz="0" w:space="0" w:color="auto"/>
        <w:left w:val="none" w:sz="0" w:space="0" w:color="auto"/>
        <w:bottom w:val="none" w:sz="0" w:space="0" w:color="auto"/>
        <w:right w:val="none" w:sz="0" w:space="0" w:color="auto"/>
      </w:divBdr>
    </w:div>
    <w:div w:id="1568224891">
      <w:bodyDiv w:val="1"/>
      <w:marLeft w:val="0"/>
      <w:marRight w:val="0"/>
      <w:marTop w:val="0"/>
      <w:marBottom w:val="0"/>
      <w:divBdr>
        <w:top w:val="none" w:sz="0" w:space="0" w:color="auto"/>
        <w:left w:val="none" w:sz="0" w:space="0" w:color="auto"/>
        <w:bottom w:val="none" w:sz="0" w:space="0" w:color="auto"/>
        <w:right w:val="none" w:sz="0" w:space="0" w:color="auto"/>
      </w:divBdr>
    </w:div>
    <w:div w:id="1571428435">
      <w:bodyDiv w:val="1"/>
      <w:marLeft w:val="0"/>
      <w:marRight w:val="0"/>
      <w:marTop w:val="0"/>
      <w:marBottom w:val="0"/>
      <w:divBdr>
        <w:top w:val="none" w:sz="0" w:space="0" w:color="auto"/>
        <w:left w:val="none" w:sz="0" w:space="0" w:color="auto"/>
        <w:bottom w:val="none" w:sz="0" w:space="0" w:color="auto"/>
        <w:right w:val="none" w:sz="0" w:space="0" w:color="auto"/>
      </w:divBdr>
    </w:div>
    <w:div w:id="1573655800">
      <w:bodyDiv w:val="1"/>
      <w:marLeft w:val="0"/>
      <w:marRight w:val="0"/>
      <w:marTop w:val="0"/>
      <w:marBottom w:val="0"/>
      <w:divBdr>
        <w:top w:val="none" w:sz="0" w:space="0" w:color="auto"/>
        <w:left w:val="none" w:sz="0" w:space="0" w:color="auto"/>
        <w:bottom w:val="none" w:sz="0" w:space="0" w:color="auto"/>
        <w:right w:val="none" w:sz="0" w:space="0" w:color="auto"/>
      </w:divBdr>
    </w:div>
    <w:div w:id="1579316778">
      <w:bodyDiv w:val="1"/>
      <w:marLeft w:val="0"/>
      <w:marRight w:val="0"/>
      <w:marTop w:val="0"/>
      <w:marBottom w:val="0"/>
      <w:divBdr>
        <w:top w:val="none" w:sz="0" w:space="0" w:color="auto"/>
        <w:left w:val="none" w:sz="0" w:space="0" w:color="auto"/>
        <w:bottom w:val="none" w:sz="0" w:space="0" w:color="auto"/>
        <w:right w:val="none" w:sz="0" w:space="0" w:color="auto"/>
      </w:divBdr>
    </w:div>
    <w:div w:id="1585650855">
      <w:bodyDiv w:val="1"/>
      <w:marLeft w:val="0"/>
      <w:marRight w:val="0"/>
      <w:marTop w:val="0"/>
      <w:marBottom w:val="0"/>
      <w:divBdr>
        <w:top w:val="none" w:sz="0" w:space="0" w:color="auto"/>
        <w:left w:val="none" w:sz="0" w:space="0" w:color="auto"/>
        <w:bottom w:val="none" w:sz="0" w:space="0" w:color="auto"/>
        <w:right w:val="none" w:sz="0" w:space="0" w:color="auto"/>
      </w:divBdr>
    </w:div>
    <w:div w:id="1590384582">
      <w:bodyDiv w:val="1"/>
      <w:marLeft w:val="0"/>
      <w:marRight w:val="0"/>
      <w:marTop w:val="0"/>
      <w:marBottom w:val="0"/>
      <w:divBdr>
        <w:top w:val="none" w:sz="0" w:space="0" w:color="auto"/>
        <w:left w:val="none" w:sz="0" w:space="0" w:color="auto"/>
        <w:bottom w:val="none" w:sz="0" w:space="0" w:color="auto"/>
        <w:right w:val="none" w:sz="0" w:space="0" w:color="auto"/>
      </w:divBdr>
    </w:div>
    <w:div w:id="1591573946">
      <w:bodyDiv w:val="1"/>
      <w:marLeft w:val="0"/>
      <w:marRight w:val="0"/>
      <w:marTop w:val="0"/>
      <w:marBottom w:val="0"/>
      <w:divBdr>
        <w:top w:val="none" w:sz="0" w:space="0" w:color="auto"/>
        <w:left w:val="none" w:sz="0" w:space="0" w:color="auto"/>
        <w:bottom w:val="none" w:sz="0" w:space="0" w:color="auto"/>
        <w:right w:val="none" w:sz="0" w:space="0" w:color="auto"/>
      </w:divBdr>
    </w:div>
    <w:div w:id="1597518363">
      <w:bodyDiv w:val="1"/>
      <w:marLeft w:val="0"/>
      <w:marRight w:val="0"/>
      <w:marTop w:val="0"/>
      <w:marBottom w:val="0"/>
      <w:divBdr>
        <w:top w:val="none" w:sz="0" w:space="0" w:color="auto"/>
        <w:left w:val="none" w:sz="0" w:space="0" w:color="auto"/>
        <w:bottom w:val="none" w:sz="0" w:space="0" w:color="auto"/>
        <w:right w:val="none" w:sz="0" w:space="0" w:color="auto"/>
      </w:divBdr>
    </w:div>
    <w:div w:id="1615941374">
      <w:bodyDiv w:val="1"/>
      <w:marLeft w:val="0"/>
      <w:marRight w:val="0"/>
      <w:marTop w:val="0"/>
      <w:marBottom w:val="0"/>
      <w:divBdr>
        <w:top w:val="none" w:sz="0" w:space="0" w:color="auto"/>
        <w:left w:val="none" w:sz="0" w:space="0" w:color="auto"/>
        <w:bottom w:val="none" w:sz="0" w:space="0" w:color="auto"/>
        <w:right w:val="none" w:sz="0" w:space="0" w:color="auto"/>
      </w:divBdr>
    </w:div>
    <w:div w:id="1616130670">
      <w:bodyDiv w:val="1"/>
      <w:marLeft w:val="0"/>
      <w:marRight w:val="0"/>
      <w:marTop w:val="0"/>
      <w:marBottom w:val="0"/>
      <w:divBdr>
        <w:top w:val="none" w:sz="0" w:space="0" w:color="auto"/>
        <w:left w:val="none" w:sz="0" w:space="0" w:color="auto"/>
        <w:bottom w:val="none" w:sz="0" w:space="0" w:color="auto"/>
        <w:right w:val="none" w:sz="0" w:space="0" w:color="auto"/>
      </w:divBdr>
    </w:div>
    <w:div w:id="1620213716">
      <w:bodyDiv w:val="1"/>
      <w:marLeft w:val="0"/>
      <w:marRight w:val="0"/>
      <w:marTop w:val="0"/>
      <w:marBottom w:val="0"/>
      <w:divBdr>
        <w:top w:val="none" w:sz="0" w:space="0" w:color="auto"/>
        <w:left w:val="none" w:sz="0" w:space="0" w:color="auto"/>
        <w:bottom w:val="none" w:sz="0" w:space="0" w:color="auto"/>
        <w:right w:val="none" w:sz="0" w:space="0" w:color="auto"/>
      </w:divBdr>
    </w:div>
    <w:div w:id="1620990278">
      <w:bodyDiv w:val="1"/>
      <w:marLeft w:val="0"/>
      <w:marRight w:val="0"/>
      <w:marTop w:val="0"/>
      <w:marBottom w:val="0"/>
      <w:divBdr>
        <w:top w:val="none" w:sz="0" w:space="0" w:color="auto"/>
        <w:left w:val="none" w:sz="0" w:space="0" w:color="auto"/>
        <w:bottom w:val="none" w:sz="0" w:space="0" w:color="auto"/>
        <w:right w:val="none" w:sz="0" w:space="0" w:color="auto"/>
      </w:divBdr>
    </w:div>
    <w:div w:id="1631549902">
      <w:bodyDiv w:val="1"/>
      <w:marLeft w:val="0"/>
      <w:marRight w:val="0"/>
      <w:marTop w:val="0"/>
      <w:marBottom w:val="0"/>
      <w:divBdr>
        <w:top w:val="none" w:sz="0" w:space="0" w:color="auto"/>
        <w:left w:val="none" w:sz="0" w:space="0" w:color="auto"/>
        <w:bottom w:val="none" w:sz="0" w:space="0" w:color="auto"/>
        <w:right w:val="none" w:sz="0" w:space="0" w:color="auto"/>
      </w:divBdr>
    </w:div>
    <w:div w:id="1632977187">
      <w:bodyDiv w:val="1"/>
      <w:marLeft w:val="0"/>
      <w:marRight w:val="0"/>
      <w:marTop w:val="0"/>
      <w:marBottom w:val="0"/>
      <w:divBdr>
        <w:top w:val="none" w:sz="0" w:space="0" w:color="auto"/>
        <w:left w:val="none" w:sz="0" w:space="0" w:color="auto"/>
        <w:bottom w:val="none" w:sz="0" w:space="0" w:color="auto"/>
        <w:right w:val="none" w:sz="0" w:space="0" w:color="auto"/>
      </w:divBdr>
    </w:div>
    <w:div w:id="1635482664">
      <w:bodyDiv w:val="1"/>
      <w:marLeft w:val="0"/>
      <w:marRight w:val="0"/>
      <w:marTop w:val="0"/>
      <w:marBottom w:val="0"/>
      <w:divBdr>
        <w:top w:val="none" w:sz="0" w:space="0" w:color="auto"/>
        <w:left w:val="none" w:sz="0" w:space="0" w:color="auto"/>
        <w:bottom w:val="none" w:sz="0" w:space="0" w:color="auto"/>
        <w:right w:val="none" w:sz="0" w:space="0" w:color="auto"/>
      </w:divBdr>
    </w:div>
    <w:div w:id="1639607640">
      <w:bodyDiv w:val="1"/>
      <w:marLeft w:val="0"/>
      <w:marRight w:val="0"/>
      <w:marTop w:val="0"/>
      <w:marBottom w:val="0"/>
      <w:divBdr>
        <w:top w:val="none" w:sz="0" w:space="0" w:color="auto"/>
        <w:left w:val="none" w:sz="0" w:space="0" w:color="auto"/>
        <w:bottom w:val="none" w:sz="0" w:space="0" w:color="auto"/>
        <w:right w:val="none" w:sz="0" w:space="0" w:color="auto"/>
      </w:divBdr>
    </w:div>
    <w:div w:id="1639609381">
      <w:bodyDiv w:val="1"/>
      <w:marLeft w:val="0"/>
      <w:marRight w:val="0"/>
      <w:marTop w:val="0"/>
      <w:marBottom w:val="0"/>
      <w:divBdr>
        <w:top w:val="none" w:sz="0" w:space="0" w:color="auto"/>
        <w:left w:val="none" w:sz="0" w:space="0" w:color="auto"/>
        <w:bottom w:val="none" w:sz="0" w:space="0" w:color="auto"/>
        <w:right w:val="none" w:sz="0" w:space="0" w:color="auto"/>
      </w:divBdr>
    </w:div>
    <w:div w:id="1643651764">
      <w:bodyDiv w:val="1"/>
      <w:marLeft w:val="0"/>
      <w:marRight w:val="0"/>
      <w:marTop w:val="0"/>
      <w:marBottom w:val="0"/>
      <w:divBdr>
        <w:top w:val="none" w:sz="0" w:space="0" w:color="auto"/>
        <w:left w:val="none" w:sz="0" w:space="0" w:color="auto"/>
        <w:bottom w:val="none" w:sz="0" w:space="0" w:color="auto"/>
        <w:right w:val="none" w:sz="0" w:space="0" w:color="auto"/>
      </w:divBdr>
    </w:div>
    <w:div w:id="1645158859">
      <w:bodyDiv w:val="1"/>
      <w:marLeft w:val="0"/>
      <w:marRight w:val="0"/>
      <w:marTop w:val="0"/>
      <w:marBottom w:val="0"/>
      <w:divBdr>
        <w:top w:val="none" w:sz="0" w:space="0" w:color="auto"/>
        <w:left w:val="none" w:sz="0" w:space="0" w:color="auto"/>
        <w:bottom w:val="none" w:sz="0" w:space="0" w:color="auto"/>
        <w:right w:val="none" w:sz="0" w:space="0" w:color="auto"/>
      </w:divBdr>
    </w:div>
    <w:div w:id="1649434711">
      <w:bodyDiv w:val="1"/>
      <w:marLeft w:val="0"/>
      <w:marRight w:val="0"/>
      <w:marTop w:val="0"/>
      <w:marBottom w:val="0"/>
      <w:divBdr>
        <w:top w:val="none" w:sz="0" w:space="0" w:color="auto"/>
        <w:left w:val="none" w:sz="0" w:space="0" w:color="auto"/>
        <w:bottom w:val="none" w:sz="0" w:space="0" w:color="auto"/>
        <w:right w:val="none" w:sz="0" w:space="0" w:color="auto"/>
      </w:divBdr>
    </w:div>
    <w:div w:id="1650356460">
      <w:bodyDiv w:val="1"/>
      <w:marLeft w:val="0"/>
      <w:marRight w:val="0"/>
      <w:marTop w:val="0"/>
      <w:marBottom w:val="0"/>
      <w:divBdr>
        <w:top w:val="none" w:sz="0" w:space="0" w:color="auto"/>
        <w:left w:val="none" w:sz="0" w:space="0" w:color="auto"/>
        <w:bottom w:val="none" w:sz="0" w:space="0" w:color="auto"/>
        <w:right w:val="none" w:sz="0" w:space="0" w:color="auto"/>
      </w:divBdr>
    </w:div>
    <w:div w:id="1662079928">
      <w:bodyDiv w:val="1"/>
      <w:marLeft w:val="0"/>
      <w:marRight w:val="0"/>
      <w:marTop w:val="0"/>
      <w:marBottom w:val="0"/>
      <w:divBdr>
        <w:top w:val="none" w:sz="0" w:space="0" w:color="auto"/>
        <w:left w:val="none" w:sz="0" w:space="0" w:color="auto"/>
        <w:bottom w:val="none" w:sz="0" w:space="0" w:color="auto"/>
        <w:right w:val="none" w:sz="0" w:space="0" w:color="auto"/>
      </w:divBdr>
    </w:div>
    <w:div w:id="1665088510">
      <w:bodyDiv w:val="1"/>
      <w:marLeft w:val="0"/>
      <w:marRight w:val="0"/>
      <w:marTop w:val="0"/>
      <w:marBottom w:val="0"/>
      <w:divBdr>
        <w:top w:val="none" w:sz="0" w:space="0" w:color="auto"/>
        <w:left w:val="none" w:sz="0" w:space="0" w:color="auto"/>
        <w:bottom w:val="none" w:sz="0" w:space="0" w:color="auto"/>
        <w:right w:val="none" w:sz="0" w:space="0" w:color="auto"/>
      </w:divBdr>
    </w:div>
    <w:div w:id="1676805833">
      <w:bodyDiv w:val="1"/>
      <w:marLeft w:val="0"/>
      <w:marRight w:val="0"/>
      <w:marTop w:val="0"/>
      <w:marBottom w:val="0"/>
      <w:divBdr>
        <w:top w:val="none" w:sz="0" w:space="0" w:color="auto"/>
        <w:left w:val="none" w:sz="0" w:space="0" w:color="auto"/>
        <w:bottom w:val="none" w:sz="0" w:space="0" w:color="auto"/>
        <w:right w:val="none" w:sz="0" w:space="0" w:color="auto"/>
      </w:divBdr>
    </w:div>
    <w:div w:id="1677616077">
      <w:bodyDiv w:val="1"/>
      <w:marLeft w:val="0"/>
      <w:marRight w:val="0"/>
      <w:marTop w:val="0"/>
      <w:marBottom w:val="0"/>
      <w:divBdr>
        <w:top w:val="none" w:sz="0" w:space="0" w:color="auto"/>
        <w:left w:val="none" w:sz="0" w:space="0" w:color="auto"/>
        <w:bottom w:val="none" w:sz="0" w:space="0" w:color="auto"/>
        <w:right w:val="none" w:sz="0" w:space="0" w:color="auto"/>
      </w:divBdr>
    </w:div>
    <w:div w:id="1678115224">
      <w:bodyDiv w:val="1"/>
      <w:marLeft w:val="0"/>
      <w:marRight w:val="0"/>
      <w:marTop w:val="0"/>
      <w:marBottom w:val="0"/>
      <w:divBdr>
        <w:top w:val="none" w:sz="0" w:space="0" w:color="auto"/>
        <w:left w:val="none" w:sz="0" w:space="0" w:color="auto"/>
        <w:bottom w:val="none" w:sz="0" w:space="0" w:color="auto"/>
        <w:right w:val="none" w:sz="0" w:space="0" w:color="auto"/>
      </w:divBdr>
    </w:div>
    <w:div w:id="1680699166">
      <w:bodyDiv w:val="1"/>
      <w:marLeft w:val="0"/>
      <w:marRight w:val="0"/>
      <w:marTop w:val="0"/>
      <w:marBottom w:val="0"/>
      <w:divBdr>
        <w:top w:val="none" w:sz="0" w:space="0" w:color="auto"/>
        <w:left w:val="none" w:sz="0" w:space="0" w:color="auto"/>
        <w:bottom w:val="none" w:sz="0" w:space="0" w:color="auto"/>
        <w:right w:val="none" w:sz="0" w:space="0" w:color="auto"/>
      </w:divBdr>
    </w:div>
    <w:div w:id="1684940259">
      <w:bodyDiv w:val="1"/>
      <w:marLeft w:val="0"/>
      <w:marRight w:val="0"/>
      <w:marTop w:val="0"/>
      <w:marBottom w:val="0"/>
      <w:divBdr>
        <w:top w:val="none" w:sz="0" w:space="0" w:color="auto"/>
        <w:left w:val="none" w:sz="0" w:space="0" w:color="auto"/>
        <w:bottom w:val="none" w:sz="0" w:space="0" w:color="auto"/>
        <w:right w:val="none" w:sz="0" w:space="0" w:color="auto"/>
      </w:divBdr>
    </w:div>
    <w:div w:id="1685739878">
      <w:bodyDiv w:val="1"/>
      <w:marLeft w:val="0"/>
      <w:marRight w:val="0"/>
      <w:marTop w:val="0"/>
      <w:marBottom w:val="0"/>
      <w:divBdr>
        <w:top w:val="none" w:sz="0" w:space="0" w:color="auto"/>
        <w:left w:val="none" w:sz="0" w:space="0" w:color="auto"/>
        <w:bottom w:val="none" w:sz="0" w:space="0" w:color="auto"/>
        <w:right w:val="none" w:sz="0" w:space="0" w:color="auto"/>
      </w:divBdr>
    </w:div>
    <w:div w:id="1686785550">
      <w:bodyDiv w:val="1"/>
      <w:marLeft w:val="0"/>
      <w:marRight w:val="0"/>
      <w:marTop w:val="0"/>
      <w:marBottom w:val="0"/>
      <w:divBdr>
        <w:top w:val="none" w:sz="0" w:space="0" w:color="auto"/>
        <w:left w:val="none" w:sz="0" w:space="0" w:color="auto"/>
        <w:bottom w:val="none" w:sz="0" w:space="0" w:color="auto"/>
        <w:right w:val="none" w:sz="0" w:space="0" w:color="auto"/>
      </w:divBdr>
    </w:div>
    <w:div w:id="1690836279">
      <w:bodyDiv w:val="1"/>
      <w:marLeft w:val="0"/>
      <w:marRight w:val="0"/>
      <w:marTop w:val="0"/>
      <w:marBottom w:val="0"/>
      <w:divBdr>
        <w:top w:val="none" w:sz="0" w:space="0" w:color="auto"/>
        <w:left w:val="none" w:sz="0" w:space="0" w:color="auto"/>
        <w:bottom w:val="none" w:sz="0" w:space="0" w:color="auto"/>
        <w:right w:val="none" w:sz="0" w:space="0" w:color="auto"/>
      </w:divBdr>
    </w:div>
    <w:div w:id="1697199425">
      <w:bodyDiv w:val="1"/>
      <w:marLeft w:val="0"/>
      <w:marRight w:val="0"/>
      <w:marTop w:val="0"/>
      <w:marBottom w:val="0"/>
      <w:divBdr>
        <w:top w:val="none" w:sz="0" w:space="0" w:color="auto"/>
        <w:left w:val="none" w:sz="0" w:space="0" w:color="auto"/>
        <w:bottom w:val="none" w:sz="0" w:space="0" w:color="auto"/>
        <w:right w:val="none" w:sz="0" w:space="0" w:color="auto"/>
      </w:divBdr>
    </w:div>
    <w:div w:id="1718040454">
      <w:bodyDiv w:val="1"/>
      <w:marLeft w:val="0"/>
      <w:marRight w:val="0"/>
      <w:marTop w:val="0"/>
      <w:marBottom w:val="0"/>
      <w:divBdr>
        <w:top w:val="none" w:sz="0" w:space="0" w:color="auto"/>
        <w:left w:val="none" w:sz="0" w:space="0" w:color="auto"/>
        <w:bottom w:val="none" w:sz="0" w:space="0" w:color="auto"/>
        <w:right w:val="none" w:sz="0" w:space="0" w:color="auto"/>
      </w:divBdr>
    </w:div>
    <w:div w:id="1722557891">
      <w:bodyDiv w:val="1"/>
      <w:marLeft w:val="0"/>
      <w:marRight w:val="0"/>
      <w:marTop w:val="0"/>
      <w:marBottom w:val="0"/>
      <w:divBdr>
        <w:top w:val="none" w:sz="0" w:space="0" w:color="auto"/>
        <w:left w:val="none" w:sz="0" w:space="0" w:color="auto"/>
        <w:bottom w:val="none" w:sz="0" w:space="0" w:color="auto"/>
        <w:right w:val="none" w:sz="0" w:space="0" w:color="auto"/>
      </w:divBdr>
    </w:div>
    <w:div w:id="1726636347">
      <w:bodyDiv w:val="1"/>
      <w:marLeft w:val="0"/>
      <w:marRight w:val="0"/>
      <w:marTop w:val="0"/>
      <w:marBottom w:val="0"/>
      <w:divBdr>
        <w:top w:val="none" w:sz="0" w:space="0" w:color="auto"/>
        <w:left w:val="none" w:sz="0" w:space="0" w:color="auto"/>
        <w:bottom w:val="none" w:sz="0" w:space="0" w:color="auto"/>
        <w:right w:val="none" w:sz="0" w:space="0" w:color="auto"/>
      </w:divBdr>
    </w:div>
    <w:div w:id="1741902128">
      <w:bodyDiv w:val="1"/>
      <w:marLeft w:val="0"/>
      <w:marRight w:val="0"/>
      <w:marTop w:val="0"/>
      <w:marBottom w:val="0"/>
      <w:divBdr>
        <w:top w:val="none" w:sz="0" w:space="0" w:color="auto"/>
        <w:left w:val="none" w:sz="0" w:space="0" w:color="auto"/>
        <w:bottom w:val="none" w:sz="0" w:space="0" w:color="auto"/>
        <w:right w:val="none" w:sz="0" w:space="0" w:color="auto"/>
      </w:divBdr>
    </w:div>
    <w:div w:id="1743328914">
      <w:bodyDiv w:val="1"/>
      <w:marLeft w:val="0"/>
      <w:marRight w:val="0"/>
      <w:marTop w:val="0"/>
      <w:marBottom w:val="0"/>
      <w:divBdr>
        <w:top w:val="none" w:sz="0" w:space="0" w:color="auto"/>
        <w:left w:val="none" w:sz="0" w:space="0" w:color="auto"/>
        <w:bottom w:val="none" w:sz="0" w:space="0" w:color="auto"/>
        <w:right w:val="none" w:sz="0" w:space="0" w:color="auto"/>
      </w:divBdr>
    </w:div>
    <w:div w:id="1755777454">
      <w:bodyDiv w:val="1"/>
      <w:marLeft w:val="0"/>
      <w:marRight w:val="0"/>
      <w:marTop w:val="0"/>
      <w:marBottom w:val="0"/>
      <w:divBdr>
        <w:top w:val="none" w:sz="0" w:space="0" w:color="auto"/>
        <w:left w:val="none" w:sz="0" w:space="0" w:color="auto"/>
        <w:bottom w:val="none" w:sz="0" w:space="0" w:color="auto"/>
        <w:right w:val="none" w:sz="0" w:space="0" w:color="auto"/>
      </w:divBdr>
    </w:div>
    <w:div w:id="1758742423">
      <w:bodyDiv w:val="1"/>
      <w:marLeft w:val="0"/>
      <w:marRight w:val="0"/>
      <w:marTop w:val="0"/>
      <w:marBottom w:val="0"/>
      <w:divBdr>
        <w:top w:val="none" w:sz="0" w:space="0" w:color="auto"/>
        <w:left w:val="none" w:sz="0" w:space="0" w:color="auto"/>
        <w:bottom w:val="none" w:sz="0" w:space="0" w:color="auto"/>
        <w:right w:val="none" w:sz="0" w:space="0" w:color="auto"/>
      </w:divBdr>
    </w:div>
    <w:div w:id="1762992646">
      <w:bodyDiv w:val="1"/>
      <w:marLeft w:val="0"/>
      <w:marRight w:val="0"/>
      <w:marTop w:val="0"/>
      <w:marBottom w:val="0"/>
      <w:divBdr>
        <w:top w:val="none" w:sz="0" w:space="0" w:color="auto"/>
        <w:left w:val="none" w:sz="0" w:space="0" w:color="auto"/>
        <w:bottom w:val="none" w:sz="0" w:space="0" w:color="auto"/>
        <w:right w:val="none" w:sz="0" w:space="0" w:color="auto"/>
      </w:divBdr>
    </w:div>
    <w:div w:id="1767538504">
      <w:bodyDiv w:val="1"/>
      <w:marLeft w:val="0"/>
      <w:marRight w:val="0"/>
      <w:marTop w:val="0"/>
      <w:marBottom w:val="0"/>
      <w:divBdr>
        <w:top w:val="none" w:sz="0" w:space="0" w:color="auto"/>
        <w:left w:val="none" w:sz="0" w:space="0" w:color="auto"/>
        <w:bottom w:val="none" w:sz="0" w:space="0" w:color="auto"/>
        <w:right w:val="none" w:sz="0" w:space="0" w:color="auto"/>
      </w:divBdr>
    </w:div>
    <w:div w:id="1768378527">
      <w:bodyDiv w:val="1"/>
      <w:marLeft w:val="0"/>
      <w:marRight w:val="0"/>
      <w:marTop w:val="0"/>
      <w:marBottom w:val="0"/>
      <w:divBdr>
        <w:top w:val="none" w:sz="0" w:space="0" w:color="auto"/>
        <w:left w:val="none" w:sz="0" w:space="0" w:color="auto"/>
        <w:bottom w:val="none" w:sz="0" w:space="0" w:color="auto"/>
        <w:right w:val="none" w:sz="0" w:space="0" w:color="auto"/>
      </w:divBdr>
    </w:div>
    <w:div w:id="1783956341">
      <w:bodyDiv w:val="1"/>
      <w:marLeft w:val="0"/>
      <w:marRight w:val="0"/>
      <w:marTop w:val="0"/>
      <w:marBottom w:val="0"/>
      <w:divBdr>
        <w:top w:val="none" w:sz="0" w:space="0" w:color="auto"/>
        <w:left w:val="none" w:sz="0" w:space="0" w:color="auto"/>
        <w:bottom w:val="none" w:sz="0" w:space="0" w:color="auto"/>
        <w:right w:val="none" w:sz="0" w:space="0" w:color="auto"/>
      </w:divBdr>
    </w:div>
    <w:div w:id="1806771907">
      <w:bodyDiv w:val="1"/>
      <w:marLeft w:val="0"/>
      <w:marRight w:val="0"/>
      <w:marTop w:val="0"/>
      <w:marBottom w:val="0"/>
      <w:divBdr>
        <w:top w:val="none" w:sz="0" w:space="0" w:color="auto"/>
        <w:left w:val="none" w:sz="0" w:space="0" w:color="auto"/>
        <w:bottom w:val="none" w:sz="0" w:space="0" w:color="auto"/>
        <w:right w:val="none" w:sz="0" w:space="0" w:color="auto"/>
      </w:divBdr>
    </w:div>
    <w:div w:id="1815442215">
      <w:bodyDiv w:val="1"/>
      <w:marLeft w:val="0"/>
      <w:marRight w:val="0"/>
      <w:marTop w:val="0"/>
      <w:marBottom w:val="0"/>
      <w:divBdr>
        <w:top w:val="none" w:sz="0" w:space="0" w:color="auto"/>
        <w:left w:val="none" w:sz="0" w:space="0" w:color="auto"/>
        <w:bottom w:val="none" w:sz="0" w:space="0" w:color="auto"/>
        <w:right w:val="none" w:sz="0" w:space="0" w:color="auto"/>
      </w:divBdr>
    </w:div>
    <w:div w:id="1844281102">
      <w:bodyDiv w:val="1"/>
      <w:marLeft w:val="0"/>
      <w:marRight w:val="0"/>
      <w:marTop w:val="0"/>
      <w:marBottom w:val="0"/>
      <w:divBdr>
        <w:top w:val="none" w:sz="0" w:space="0" w:color="auto"/>
        <w:left w:val="none" w:sz="0" w:space="0" w:color="auto"/>
        <w:bottom w:val="none" w:sz="0" w:space="0" w:color="auto"/>
        <w:right w:val="none" w:sz="0" w:space="0" w:color="auto"/>
      </w:divBdr>
    </w:div>
    <w:div w:id="1853643550">
      <w:bodyDiv w:val="1"/>
      <w:marLeft w:val="0"/>
      <w:marRight w:val="0"/>
      <w:marTop w:val="0"/>
      <w:marBottom w:val="0"/>
      <w:divBdr>
        <w:top w:val="none" w:sz="0" w:space="0" w:color="auto"/>
        <w:left w:val="none" w:sz="0" w:space="0" w:color="auto"/>
        <w:bottom w:val="none" w:sz="0" w:space="0" w:color="auto"/>
        <w:right w:val="none" w:sz="0" w:space="0" w:color="auto"/>
      </w:divBdr>
    </w:div>
    <w:div w:id="1867984492">
      <w:bodyDiv w:val="1"/>
      <w:marLeft w:val="0"/>
      <w:marRight w:val="0"/>
      <w:marTop w:val="0"/>
      <w:marBottom w:val="0"/>
      <w:divBdr>
        <w:top w:val="none" w:sz="0" w:space="0" w:color="auto"/>
        <w:left w:val="none" w:sz="0" w:space="0" w:color="auto"/>
        <w:bottom w:val="none" w:sz="0" w:space="0" w:color="auto"/>
        <w:right w:val="none" w:sz="0" w:space="0" w:color="auto"/>
      </w:divBdr>
    </w:div>
    <w:div w:id="1875385343">
      <w:bodyDiv w:val="1"/>
      <w:marLeft w:val="0"/>
      <w:marRight w:val="0"/>
      <w:marTop w:val="0"/>
      <w:marBottom w:val="0"/>
      <w:divBdr>
        <w:top w:val="none" w:sz="0" w:space="0" w:color="auto"/>
        <w:left w:val="none" w:sz="0" w:space="0" w:color="auto"/>
        <w:bottom w:val="none" w:sz="0" w:space="0" w:color="auto"/>
        <w:right w:val="none" w:sz="0" w:space="0" w:color="auto"/>
      </w:divBdr>
    </w:div>
    <w:div w:id="1876654130">
      <w:bodyDiv w:val="1"/>
      <w:marLeft w:val="0"/>
      <w:marRight w:val="0"/>
      <w:marTop w:val="0"/>
      <w:marBottom w:val="0"/>
      <w:divBdr>
        <w:top w:val="none" w:sz="0" w:space="0" w:color="auto"/>
        <w:left w:val="none" w:sz="0" w:space="0" w:color="auto"/>
        <w:bottom w:val="none" w:sz="0" w:space="0" w:color="auto"/>
        <w:right w:val="none" w:sz="0" w:space="0" w:color="auto"/>
      </w:divBdr>
    </w:div>
    <w:div w:id="1892423001">
      <w:bodyDiv w:val="1"/>
      <w:marLeft w:val="0"/>
      <w:marRight w:val="0"/>
      <w:marTop w:val="0"/>
      <w:marBottom w:val="0"/>
      <w:divBdr>
        <w:top w:val="none" w:sz="0" w:space="0" w:color="auto"/>
        <w:left w:val="none" w:sz="0" w:space="0" w:color="auto"/>
        <w:bottom w:val="none" w:sz="0" w:space="0" w:color="auto"/>
        <w:right w:val="none" w:sz="0" w:space="0" w:color="auto"/>
      </w:divBdr>
    </w:div>
    <w:div w:id="1903055440">
      <w:bodyDiv w:val="1"/>
      <w:marLeft w:val="0"/>
      <w:marRight w:val="0"/>
      <w:marTop w:val="0"/>
      <w:marBottom w:val="0"/>
      <w:divBdr>
        <w:top w:val="none" w:sz="0" w:space="0" w:color="auto"/>
        <w:left w:val="none" w:sz="0" w:space="0" w:color="auto"/>
        <w:bottom w:val="none" w:sz="0" w:space="0" w:color="auto"/>
        <w:right w:val="none" w:sz="0" w:space="0" w:color="auto"/>
      </w:divBdr>
    </w:div>
    <w:div w:id="1932664743">
      <w:bodyDiv w:val="1"/>
      <w:marLeft w:val="0"/>
      <w:marRight w:val="0"/>
      <w:marTop w:val="0"/>
      <w:marBottom w:val="0"/>
      <w:divBdr>
        <w:top w:val="none" w:sz="0" w:space="0" w:color="auto"/>
        <w:left w:val="none" w:sz="0" w:space="0" w:color="auto"/>
        <w:bottom w:val="none" w:sz="0" w:space="0" w:color="auto"/>
        <w:right w:val="none" w:sz="0" w:space="0" w:color="auto"/>
      </w:divBdr>
    </w:div>
    <w:div w:id="1943755082">
      <w:bodyDiv w:val="1"/>
      <w:marLeft w:val="0"/>
      <w:marRight w:val="0"/>
      <w:marTop w:val="0"/>
      <w:marBottom w:val="0"/>
      <w:divBdr>
        <w:top w:val="none" w:sz="0" w:space="0" w:color="auto"/>
        <w:left w:val="none" w:sz="0" w:space="0" w:color="auto"/>
        <w:bottom w:val="none" w:sz="0" w:space="0" w:color="auto"/>
        <w:right w:val="none" w:sz="0" w:space="0" w:color="auto"/>
      </w:divBdr>
    </w:div>
    <w:div w:id="1945071094">
      <w:bodyDiv w:val="1"/>
      <w:marLeft w:val="0"/>
      <w:marRight w:val="0"/>
      <w:marTop w:val="0"/>
      <w:marBottom w:val="0"/>
      <w:divBdr>
        <w:top w:val="none" w:sz="0" w:space="0" w:color="auto"/>
        <w:left w:val="none" w:sz="0" w:space="0" w:color="auto"/>
        <w:bottom w:val="none" w:sz="0" w:space="0" w:color="auto"/>
        <w:right w:val="none" w:sz="0" w:space="0" w:color="auto"/>
      </w:divBdr>
    </w:div>
    <w:div w:id="1950157717">
      <w:bodyDiv w:val="1"/>
      <w:marLeft w:val="0"/>
      <w:marRight w:val="0"/>
      <w:marTop w:val="0"/>
      <w:marBottom w:val="0"/>
      <w:divBdr>
        <w:top w:val="none" w:sz="0" w:space="0" w:color="auto"/>
        <w:left w:val="none" w:sz="0" w:space="0" w:color="auto"/>
        <w:bottom w:val="none" w:sz="0" w:space="0" w:color="auto"/>
        <w:right w:val="none" w:sz="0" w:space="0" w:color="auto"/>
      </w:divBdr>
    </w:div>
    <w:div w:id="1985621382">
      <w:bodyDiv w:val="1"/>
      <w:marLeft w:val="0"/>
      <w:marRight w:val="0"/>
      <w:marTop w:val="0"/>
      <w:marBottom w:val="0"/>
      <w:divBdr>
        <w:top w:val="none" w:sz="0" w:space="0" w:color="auto"/>
        <w:left w:val="none" w:sz="0" w:space="0" w:color="auto"/>
        <w:bottom w:val="none" w:sz="0" w:space="0" w:color="auto"/>
        <w:right w:val="none" w:sz="0" w:space="0" w:color="auto"/>
      </w:divBdr>
    </w:div>
    <w:div w:id="1989939434">
      <w:bodyDiv w:val="1"/>
      <w:marLeft w:val="0"/>
      <w:marRight w:val="0"/>
      <w:marTop w:val="0"/>
      <w:marBottom w:val="0"/>
      <w:divBdr>
        <w:top w:val="none" w:sz="0" w:space="0" w:color="auto"/>
        <w:left w:val="none" w:sz="0" w:space="0" w:color="auto"/>
        <w:bottom w:val="none" w:sz="0" w:space="0" w:color="auto"/>
        <w:right w:val="none" w:sz="0" w:space="0" w:color="auto"/>
      </w:divBdr>
    </w:div>
    <w:div w:id="1990746574">
      <w:bodyDiv w:val="1"/>
      <w:marLeft w:val="0"/>
      <w:marRight w:val="0"/>
      <w:marTop w:val="0"/>
      <w:marBottom w:val="0"/>
      <w:divBdr>
        <w:top w:val="none" w:sz="0" w:space="0" w:color="auto"/>
        <w:left w:val="none" w:sz="0" w:space="0" w:color="auto"/>
        <w:bottom w:val="none" w:sz="0" w:space="0" w:color="auto"/>
        <w:right w:val="none" w:sz="0" w:space="0" w:color="auto"/>
      </w:divBdr>
    </w:div>
    <w:div w:id="2012296961">
      <w:bodyDiv w:val="1"/>
      <w:marLeft w:val="0"/>
      <w:marRight w:val="0"/>
      <w:marTop w:val="0"/>
      <w:marBottom w:val="0"/>
      <w:divBdr>
        <w:top w:val="none" w:sz="0" w:space="0" w:color="auto"/>
        <w:left w:val="none" w:sz="0" w:space="0" w:color="auto"/>
        <w:bottom w:val="none" w:sz="0" w:space="0" w:color="auto"/>
        <w:right w:val="none" w:sz="0" w:space="0" w:color="auto"/>
      </w:divBdr>
    </w:div>
    <w:div w:id="2022730898">
      <w:bodyDiv w:val="1"/>
      <w:marLeft w:val="0"/>
      <w:marRight w:val="0"/>
      <w:marTop w:val="0"/>
      <w:marBottom w:val="0"/>
      <w:divBdr>
        <w:top w:val="none" w:sz="0" w:space="0" w:color="auto"/>
        <w:left w:val="none" w:sz="0" w:space="0" w:color="auto"/>
        <w:bottom w:val="none" w:sz="0" w:space="0" w:color="auto"/>
        <w:right w:val="none" w:sz="0" w:space="0" w:color="auto"/>
      </w:divBdr>
    </w:div>
    <w:div w:id="2031492950">
      <w:bodyDiv w:val="1"/>
      <w:marLeft w:val="0"/>
      <w:marRight w:val="0"/>
      <w:marTop w:val="0"/>
      <w:marBottom w:val="0"/>
      <w:divBdr>
        <w:top w:val="none" w:sz="0" w:space="0" w:color="auto"/>
        <w:left w:val="none" w:sz="0" w:space="0" w:color="auto"/>
        <w:bottom w:val="none" w:sz="0" w:space="0" w:color="auto"/>
        <w:right w:val="none" w:sz="0" w:space="0" w:color="auto"/>
      </w:divBdr>
    </w:div>
    <w:div w:id="2032493340">
      <w:bodyDiv w:val="1"/>
      <w:marLeft w:val="0"/>
      <w:marRight w:val="0"/>
      <w:marTop w:val="0"/>
      <w:marBottom w:val="0"/>
      <w:divBdr>
        <w:top w:val="none" w:sz="0" w:space="0" w:color="auto"/>
        <w:left w:val="none" w:sz="0" w:space="0" w:color="auto"/>
        <w:bottom w:val="none" w:sz="0" w:space="0" w:color="auto"/>
        <w:right w:val="none" w:sz="0" w:space="0" w:color="auto"/>
      </w:divBdr>
    </w:div>
    <w:div w:id="2038966278">
      <w:bodyDiv w:val="1"/>
      <w:marLeft w:val="0"/>
      <w:marRight w:val="0"/>
      <w:marTop w:val="0"/>
      <w:marBottom w:val="0"/>
      <w:divBdr>
        <w:top w:val="none" w:sz="0" w:space="0" w:color="auto"/>
        <w:left w:val="none" w:sz="0" w:space="0" w:color="auto"/>
        <w:bottom w:val="none" w:sz="0" w:space="0" w:color="auto"/>
        <w:right w:val="none" w:sz="0" w:space="0" w:color="auto"/>
      </w:divBdr>
    </w:div>
    <w:div w:id="2042314109">
      <w:bodyDiv w:val="1"/>
      <w:marLeft w:val="0"/>
      <w:marRight w:val="0"/>
      <w:marTop w:val="0"/>
      <w:marBottom w:val="0"/>
      <w:divBdr>
        <w:top w:val="none" w:sz="0" w:space="0" w:color="auto"/>
        <w:left w:val="none" w:sz="0" w:space="0" w:color="auto"/>
        <w:bottom w:val="none" w:sz="0" w:space="0" w:color="auto"/>
        <w:right w:val="none" w:sz="0" w:space="0" w:color="auto"/>
      </w:divBdr>
    </w:div>
    <w:div w:id="2070229484">
      <w:bodyDiv w:val="1"/>
      <w:marLeft w:val="0"/>
      <w:marRight w:val="0"/>
      <w:marTop w:val="0"/>
      <w:marBottom w:val="0"/>
      <w:divBdr>
        <w:top w:val="none" w:sz="0" w:space="0" w:color="auto"/>
        <w:left w:val="none" w:sz="0" w:space="0" w:color="auto"/>
        <w:bottom w:val="none" w:sz="0" w:space="0" w:color="auto"/>
        <w:right w:val="none" w:sz="0" w:space="0" w:color="auto"/>
      </w:divBdr>
    </w:div>
    <w:div w:id="2070374825">
      <w:bodyDiv w:val="1"/>
      <w:marLeft w:val="0"/>
      <w:marRight w:val="0"/>
      <w:marTop w:val="0"/>
      <w:marBottom w:val="0"/>
      <w:divBdr>
        <w:top w:val="none" w:sz="0" w:space="0" w:color="auto"/>
        <w:left w:val="none" w:sz="0" w:space="0" w:color="auto"/>
        <w:bottom w:val="none" w:sz="0" w:space="0" w:color="auto"/>
        <w:right w:val="none" w:sz="0" w:space="0" w:color="auto"/>
      </w:divBdr>
    </w:div>
    <w:div w:id="2081948544">
      <w:bodyDiv w:val="1"/>
      <w:marLeft w:val="0"/>
      <w:marRight w:val="0"/>
      <w:marTop w:val="0"/>
      <w:marBottom w:val="0"/>
      <w:divBdr>
        <w:top w:val="none" w:sz="0" w:space="0" w:color="auto"/>
        <w:left w:val="none" w:sz="0" w:space="0" w:color="auto"/>
        <w:bottom w:val="none" w:sz="0" w:space="0" w:color="auto"/>
        <w:right w:val="none" w:sz="0" w:space="0" w:color="auto"/>
      </w:divBdr>
    </w:div>
    <w:div w:id="2082870565">
      <w:bodyDiv w:val="1"/>
      <w:marLeft w:val="0"/>
      <w:marRight w:val="0"/>
      <w:marTop w:val="0"/>
      <w:marBottom w:val="0"/>
      <w:divBdr>
        <w:top w:val="none" w:sz="0" w:space="0" w:color="auto"/>
        <w:left w:val="none" w:sz="0" w:space="0" w:color="auto"/>
        <w:bottom w:val="none" w:sz="0" w:space="0" w:color="auto"/>
        <w:right w:val="none" w:sz="0" w:space="0" w:color="auto"/>
      </w:divBdr>
    </w:div>
    <w:div w:id="2097969133">
      <w:bodyDiv w:val="1"/>
      <w:marLeft w:val="0"/>
      <w:marRight w:val="0"/>
      <w:marTop w:val="0"/>
      <w:marBottom w:val="0"/>
      <w:divBdr>
        <w:top w:val="none" w:sz="0" w:space="0" w:color="auto"/>
        <w:left w:val="none" w:sz="0" w:space="0" w:color="auto"/>
        <w:bottom w:val="none" w:sz="0" w:space="0" w:color="auto"/>
        <w:right w:val="none" w:sz="0" w:space="0" w:color="auto"/>
      </w:divBdr>
    </w:div>
    <w:div w:id="2106419430">
      <w:bodyDiv w:val="1"/>
      <w:marLeft w:val="0"/>
      <w:marRight w:val="0"/>
      <w:marTop w:val="0"/>
      <w:marBottom w:val="0"/>
      <w:divBdr>
        <w:top w:val="none" w:sz="0" w:space="0" w:color="auto"/>
        <w:left w:val="none" w:sz="0" w:space="0" w:color="auto"/>
        <w:bottom w:val="none" w:sz="0" w:space="0" w:color="auto"/>
        <w:right w:val="none" w:sz="0" w:space="0" w:color="auto"/>
      </w:divBdr>
    </w:div>
    <w:div w:id="2108228555">
      <w:bodyDiv w:val="1"/>
      <w:marLeft w:val="0"/>
      <w:marRight w:val="0"/>
      <w:marTop w:val="0"/>
      <w:marBottom w:val="0"/>
      <w:divBdr>
        <w:top w:val="none" w:sz="0" w:space="0" w:color="auto"/>
        <w:left w:val="none" w:sz="0" w:space="0" w:color="auto"/>
        <w:bottom w:val="none" w:sz="0" w:space="0" w:color="auto"/>
        <w:right w:val="none" w:sz="0" w:space="0" w:color="auto"/>
      </w:divBdr>
    </w:div>
    <w:div w:id="2116249468">
      <w:bodyDiv w:val="1"/>
      <w:marLeft w:val="0"/>
      <w:marRight w:val="0"/>
      <w:marTop w:val="0"/>
      <w:marBottom w:val="0"/>
      <w:divBdr>
        <w:top w:val="none" w:sz="0" w:space="0" w:color="auto"/>
        <w:left w:val="none" w:sz="0" w:space="0" w:color="auto"/>
        <w:bottom w:val="none" w:sz="0" w:space="0" w:color="auto"/>
        <w:right w:val="none" w:sz="0" w:space="0" w:color="auto"/>
      </w:divBdr>
    </w:div>
    <w:div w:id="2124033537">
      <w:bodyDiv w:val="1"/>
      <w:marLeft w:val="0"/>
      <w:marRight w:val="0"/>
      <w:marTop w:val="0"/>
      <w:marBottom w:val="0"/>
      <w:divBdr>
        <w:top w:val="none" w:sz="0" w:space="0" w:color="auto"/>
        <w:left w:val="none" w:sz="0" w:space="0" w:color="auto"/>
        <w:bottom w:val="none" w:sz="0" w:space="0" w:color="auto"/>
        <w:right w:val="none" w:sz="0" w:space="0" w:color="auto"/>
      </w:divBdr>
    </w:div>
    <w:div w:id="21395623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comments" Target="comments.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chart" Target="charts/chart1.xml"/><Relationship Id="rId28" Type="http://schemas.openxmlformats.org/officeDocument/2006/relationships/chart" Target="charts/chart2.xml"/><Relationship Id="rId29" Type="http://schemas.openxmlformats.org/officeDocument/2006/relationships/hyperlink" Target="http://news.gain.org/tagged/even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globalai/GaIn-Index/issues" TargetMode="External"/><Relationship Id="rId31" Type="http://schemas.openxmlformats.org/officeDocument/2006/relationships/hyperlink" Target="https://github.com/globalai/GaIn-Index/blob/master/GAIN-main-code.vb" TargetMode="External"/><Relationship Id="rId32" Type="http://schemas.openxmlformats.org/officeDocument/2006/relationships/image" Target="media/image6.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header" Target="header4.xm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brunosan:Dropbox:GaIn:GAIN%20model:Gain%202012%20update:report:indexwebsi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brunosan:Dropbox:GaIn:GAIN%20model:Gain%20Bruno:report:indexwebs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Page Views</a:t>
            </a:r>
            <a:endParaRPr lang="en-US"/>
          </a:p>
        </c:rich>
      </c:tx>
      <c:layout/>
      <c:overlay val="0"/>
    </c:title>
    <c:autoTitleDeleted val="0"/>
    <c:plotArea>
      <c:layout>
        <c:manualLayout>
          <c:layoutTarget val="inner"/>
          <c:xMode val="edge"/>
          <c:yMode val="edge"/>
          <c:x val="0.135268643748705"/>
          <c:y val="0.213933281901514"/>
          <c:w val="0.415899615785392"/>
          <c:h val="0.66088269989224"/>
        </c:manualLayout>
      </c:layout>
      <c:pieChart>
        <c:varyColors val="1"/>
        <c:ser>
          <c:idx val="0"/>
          <c:order val="0"/>
          <c:dLbls>
            <c:txPr>
              <a:bodyPr/>
              <a:lstStyle/>
              <a:p>
                <a:pPr>
                  <a:defRPr sz="1400"/>
                </a:pPr>
                <a:endParaRPr lang="en-US"/>
              </a:p>
            </c:txPr>
            <c:showLegendKey val="0"/>
            <c:showVal val="0"/>
            <c:showCatName val="0"/>
            <c:showSerName val="0"/>
            <c:showPercent val="1"/>
            <c:showBubbleSize val="0"/>
            <c:showLeaderLines val="1"/>
          </c:dLbls>
          <c:cat>
            <c:strRef>
              <c:f>'Page views'!$A$2:$A$10</c:f>
              <c:strCache>
                <c:ptCount val="9"/>
                <c:pt idx="0">
                  <c:v>/ [Front page]</c:v>
                </c:pt>
                <c:pt idx="1">
                  <c:v>/ranking</c:v>
                </c:pt>
                <c:pt idx="2">
                  <c:v>/matrix</c:v>
                </c:pt>
                <c:pt idx="3">
                  <c:v>/about/methodology</c:v>
                </c:pt>
                <c:pt idx="4">
                  <c:v>/ranking/vulnerability</c:v>
                </c:pt>
                <c:pt idx="5">
                  <c:v>/about</c:v>
                </c:pt>
                <c:pt idx="6">
                  <c:v>/ranking/readiness</c:v>
                </c:pt>
                <c:pt idx="7">
                  <c:v>/about/matrix</c:v>
                </c:pt>
                <c:pt idx="8">
                  <c:v>Rest</c:v>
                </c:pt>
              </c:strCache>
            </c:strRef>
          </c:cat>
          <c:val>
            <c:numRef>
              <c:f>'Page views'!$B$2:$B$10</c:f>
              <c:numCache>
                <c:formatCode>#,##0</c:formatCode>
                <c:ptCount val="9"/>
                <c:pt idx="0">
                  <c:v>34824.0</c:v>
                </c:pt>
                <c:pt idx="1">
                  <c:v>10314.0</c:v>
                </c:pt>
                <c:pt idx="2">
                  <c:v>5636.0</c:v>
                </c:pt>
                <c:pt idx="3">
                  <c:v>4424.0</c:v>
                </c:pt>
                <c:pt idx="4">
                  <c:v>4331.0</c:v>
                </c:pt>
                <c:pt idx="5">
                  <c:v>3376.0</c:v>
                </c:pt>
                <c:pt idx="6">
                  <c:v>2414.0</c:v>
                </c:pt>
                <c:pt idx="7">
                  <c:v>1531.0</c:v>
                </c:pt>
                <c:pt idx="8">
                  <c:v>18614.0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11051974380068"/>
          <c:y val="0.225242192338317"/>
          <c:w val="0.304702772174139"/>
          <c:h val="0.629852693975051"/>
        </c:manualLayout>
      </c:layout>
      <c:overlay val="0"/>
      <c:spPr>
        <a:solidFill>
          <a:schemeClr val="lt1"/>
        </a:solidFill>
        <a:ln w="25400" cap="flat" cmpd="sng" algn="ctr">
          <a:noFill/>
          <a:prstDash val="solid"/>
        </a:ln>
        <a:effectLst/>
      </c:spPr>
      <c:txPr>
        <a:bodyPr/>
        <a:lstStyle/>
        <a:p>
          <a:pPr>
            <a:defRPr sz="1400">
              <a:solidFill>
                <a:schemeClr val="dk1"/>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pPr>
            <a:r>
              <a:rPr lang="en-US" sz="1800"/>
              <a:t>Traffic</a:t>
            </a:r>
            <a:r>
              <a:rPr lang="en-US" sz="1800" baseline="0"/>
              <a:t> sources</a:t>
            </a:r>
            <a:endParaRPr lang="en-US" sz="1800"/>
          </a:p>
        </c:rich>
      </c:tx>
      <c:layout>
        <c:manualLayout>
          <c:xMode val="edge"/>
          <c:yMode val="edge"/>
          <c:x val="0.352934711286089"/>
          <c:y val="0.0"/>
        </c:manualLayout>
      </c:layout>
      <c:overlay val="0"/>
    </c:title>
    <c:autoTitleDeleted val="0"/>
    <c:plotArea>
      <c:layout/>
      <c:pieChart>
        <c:varyColors val="1"/>
        <c:ser>
          <c:idx val="0"/>
          <c:order val="0"/>
          <c:explosion val="1"/>
          <c:dLbls>
            <c:txPr>
              <a:bodyPr/>
              <a:lstStyle/>
              <a:p>
                <a:pPr>
                  <a:defRPr sz="1200"/>
                </a:pPr>
                <a:endParaRPr lang="en-US"/>
              </a:p>
            </c:txPr>
            <c:showLegendKey val="0"/>
            <c:showVal val="0"/>
            <c:showCatName val="0"/>
            <c:showSerName val="0"/>
            <c:showPercent val="1"/>
            <c:showBubbleSize val="0"/>
            <c:showLeaderLines val="1"/>
          </c:dLbls>
          <c:cat>
            <c:strRef>
              <c:f>Sheet2!$A$9:$A$14</c:f>
              <c:strCache>
                <c:ptCount val="6"/>
                <c:pt idx="0">
                  <c:v>Direct traffic</c:v>
                </c:pt>
                <c:pt idx="1">
                  <c:v>Google organic</c:v>
                </c:pt>
                <c:pt idx="2">
                  <c:v>gain.org / globalai.org</c:v>
                </c:pt>
                <c:pt idx="3">
                  <c:v>andrewsullivan.thedailybeast.com</c:v>
                </c:pt>
                <c:pt idx="4">
                  <c:v>developmentseed.org</c:v>
                </c:pt>
                <c:pt idx="5">
                  <c:v>Twitter</c:v>
                </c:pt>
              </c:strCache>
            </c:strRef>
          </c:cat>
          <c:val>
            <c:numRef>
              <c:f>Sheet2!$B$9:$B$14</c:f>
              <c:numCache>
                <c:formatCode>#,##0</c:formatCode>
                <c:ptCount val="6"/>
                <c:pt idx="0">
                  <c:v>9564.0</c:v>
                </c:pt>
                <c:pt idx="1">
                  <c:v>3410.0</c:v>
                </c:pt>
                <c:pt idx="2">
                  <c:v>3431.0</c:v>
                </c:pt>
                <c:pt idx="3">
                  <c:v>2022.0</c:v>
                </c:pt>
                <c:pt idx="4">
                  <c:v>1221.0</c:v>
                </c:pt>
                <c:pt idx="5" formatCode="General">
                  <c:v>902.0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541035469524643"/>
          <c:y val="0.156270579813887"/>
          <c:w val="0.342202454737504"/>
          <c:h val="0.772219836156844"/>
        </c:manualLayout>
      </c:layout>
      <c:overlay val="0"/>
      <c:txPr>
        <a:bodyPr/>
        <a:lstStyle/>
        <a:p>
          <a:pPr>
            <a:defRPr sz="12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C8DFC-C635-3848-A30D-D9AAABB83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17</Pages>
  <Words>5137</Words>
  <Characters>29282</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GAIN</Company>
  <LinksUpToDate>false</LinksUpToDate>
  <CharactersWithSpaces>34351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Cherry</dc:creator>
  <cp:keywords/>
  <cp:lastModifiedBy>Bruno Sanchez-Andrade Nuno</cp:lastModifiedBy>
  <cp:revision>5</cp:revision>
  <cp:lastPrinted>2011-09-28T20:48:00Z</cp:lastPrinted>
  <dcterms:created xsi:type="dcterms:W3CDTF">2012-08-17T14:17:00Z</dcterms:created>
  <dcterms:modified xsi:type="dcterms:W3CDTF">2012-08-17T21:29:00Z</dcterms:modified>
</cp:coreProperties>
</file>